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0418" w14:textId="77777777" w:rsidR="0092263B" w:rsidRPr="00A058C3" w:rsidRDefault="0092263B" w:rsidP="003742DC">
      <w:pPr>
        <w:pStyle w:val="a7"/>
        <w:rPr>
          <w:rStyle w:val="a9"/>
        </w:rPr>
      </w:pPr>
      <w:r w:rsidRPr="00A058C3">
        <w:rPr>
          <w:rStyle w:val="a9"/>
        </w:rPr>
        <w:t>Dealistic</w:t>
      </w:r>
    </w:p>
    <w:p w14:paraId="6B3A06ED" w14:textId="77777777" w:rsidR="0092263B" w:rsidRPr="00A058C3" w:rsidRDefault="007F1BB9" w:rsidP="003742DC">
      <w:pPr>
        <w:pStyle w:val="a8"/>
        <w:rPr>
          <w:rStyle w:val="a9"/>
        </w:rPr>
      </w:pPr>
      <w:r>
        <w:rPr>
          <w:rStyle w:val="a9"/>
          <w:rFonts w:hint="eastAsia"/>
        </w:rPr>
        <w:t>D</w:t>
      </w:r>
      <w:r>
        <w:rPr>
          <w:rStyle w:val="a9"/>
        </w:rPr>
        <w:t xml:space="preserve">esign </w:t>
      </w:r>
      <w:r w:rsidR="0092263B" w:rsidRPr="00A058C3">
        <w:rPr>
          <w:rStyle w:val="a9"/>
        </w:rPr>
        <w:t>Specification</w:t>
      </w:r>
    </w:p>
    <w:p w14:paraId="2C2895D4" w14:textId="77777777" w:rsidR="003742DC" w:rsidRDefault="003742DC" w:rsidP="0092263B">
      <w:pPr>
        <w:jc w:val="center"/>
      </w:pPr>
    </w:p>
    <w:p w14:paraId="2C08B6DD" w14:textId="77777777" w:rsidR="006E787A" w:rsidRDefault="006E787A" w:rsidP="0092263B">
      <w:pPr>
        <w:jc w:val="center"/>
      </w:pPr>
    </w:p>
    <w:p w14:paraId="655C15BF" w14:textId="77777777" w:rsidR="003742DC" w:rsidRDefault="00671033" w:rsidP="006E787A">
      <w:pPr>
        <w:jc w:val="center"/>
      </w:pPr>
      <w:r w:rsidRPr="00671033">
        <w:rPr>
          <w:noProof/>
        </w:rPr>
        <w:drawing>
          <wp:inline distT="0" distB="0" distL="0" distR="0" wp14:anchorId="7C2733D6" wp14:editId="06FC9833">
            <wp:extent cx="3065417" cy="3067766"/>
            <wp:effectExtent l="0" t="0" r="0" b="0"/>
            <wp:docPr id="4" name="그림 3">
              <a:extLst xmlns:a="http://schemas.openxmlformats.org/drawingml/2006/main">
                <a:ext uri="{FF2B5EF4-FFF2-40B4-BE49-F238E27FC236}">
                  <a16:creationId xmlns:a16="http://schemas.microsoft.com/office/drawing/2014/main" id="{D84DAB98-6955-4C8A-B809-78826A1F33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84DAB98-6955-4C8A-B809-78826A1F33FB}"/>
                        </a:ext>
                      </a:extLst>
                    </pic:cNvPr>
                    <pic:cNvPicPr>
                      <a:picLocks noChangeAspect="1"/>
                    </pic:cNvPicPr>
                  </pic:nvPicPr>
                  <pic:blipFill rotWithShape="1">
                    <a:blip r:embed="rId8">
                      <a:extLst>
                        <a:ext uri="{28A0092B-C50C-407E-A947-70E740481C1C}">
                          <a14:useLocalDpi xmlns:a14="http://schemas.microsoft.com/office/drawing/2010/main" val="0"/>
                        </a:ext>
                      </a:extLst>
                    </a:blip>
                    <a:srcRect l="13565" t="11690" r="9562" b="11570"/>
                    <a:stretch/>
                  </pic:blipFill>
                  <pic:spPr>
                    <a:xfrm>
                      <a:off x="0" y="0"/>
                      <a:ext cx="3065417" cy="3067766"/>
                    </a:xfrm>
                    <a:prstGeom prst="rect">
                      <a:avLst/>
                    </a:prstGeom>
                  </pic:spPr>
                </pic:pic>
              </a:graphicData>
            </a:graphic>
          </wp:inline>
        </w:drawing>
      </w:r>
    </w:p>
    <w:p w14:paraId="18BB3BF2" w14:textId="77777777" w:rsidR="006E787A" w:rsidRDefault="006E787A" w:rsidP="0092263B">
      <w:pPr>
        <w:jc w:val="center"/>
      </w:pPr>
    </w:p>
    <w:p w14:paraId="61F77A8B" w14:textId="77777777" w:rsidR="006E787A" w:rsidRDefault="006E787A" w:rsidP="0092263B">
      <w:pPr>
        <w:jc w:val="center"/>
      </w:pPr>
    </w:p>
    <w:p w14:paraId="6E251935" w14:textId="77777777" w:rsidR="006E787A" w:rsidRDefault="006E787A" w:rsidP="0092263B">
      <w:pPr>
        <w:jc w:val="center"/>
      </w:pPr>
    </w:p>
    <w:tbl>
      <w:tblPr>
        <w:tblStyle w:val="4-5"/>
        <w:tblW w:w="0" w:type="auto"/>
        <w:tblLook w:val="04A0" w:firstRow="1" w:lastRow="0" w:firstColumn="1" w:lastColumn="0" w:noHBand="0" w:noVBand="1"/>
      </w:tblPr>
      <w:tblGrid>
        <w:gridCol w:w="4508"/>
        <w:gridCol w:w="4508"/>
      </w:tblGrid>
      <w:tr w:rsidR="003742DC" w14:paraId="7B093056" w14:textId="77777777" w:rsidTr="006E7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4509FB" w14:textId="77777777" w:rsidR="003742DC" w:rsidRDefault="0092263B" w:rsidP="00671033">
            <w:pPr>
              <w:jc w:val="center"/>
            </w:pPr>
            <w:r>
              <w:br w:type="page"/>
            </w:r>
            <w:r w:rsidR="00671033">
              <w:t>Student Number</w:t>
            </w:r>
          </w:p>
        </w:tc>
        <w:tc>
          <w:tcPr>
            <w:tcW w:w="4508" w:type="dxa"/>
          </w:tcPr>
          <w:p w14:paraId="139CA240" w14:textId="77777777" w:rsidR="003742DC" w:rsidRDefault="00671033" w:rsidP="00671033">
            <w:pPr>
              <w:jc w:val="center"/>
              <w:cnfStyle w:val="100000000000" w:firstRow="1" w:lastRow="0" w:firstColumn="0" w:lastColumn="0" w:oddVBand="0" w:evenVBand="0" w:oddHBand="0" w:evenHBand="0" w:firstRowFirstColumn="0" w:firstRowLastColumn="0" w:lastRowFirstColumn="0" w:lastRowLastColumn="0"/>
            </w:pPr>
            <w:r>
              <w:rPr>
                <w:rFonts w:hint="eastAsia"/>
              </w:rPr>
              <w:t>N</w:t>
            </w:r>
            <w:r>
              <w:t>ame</w:t>
            </w:r>
          </w:p>
        </w:tc>
      </w:tr>
      <w:tr w:rsidR="003742DC" w14:paraId="5E91B288"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905133" w14:textId="77777777" w:rsidR="003742DC" w:rsidRDefault="00671033" w:rsidP="00671033">
            <w:pPr>
              <w:jc w:val="center"/>
            </w:pPr>
            <w:r>
              <w:t>2014312794</w:t>
            </w:r>
          </w:p>
        </w:tc>
        <w:tc>
          <w:tcPr>
            <w:tcW w:w="4508" w:type="dxa"/>
          </w:tcPr>
          <w:p w14:paraId="7D87D20A" w14:textId="77777777" w:rsidR="003742DC" w:rsidRDefault="00671033" w:rsidP="00671033">
            <w:pPr>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김준현 </w:t>
            </w:r>
            <w:r>
              <w:t>(Junhyun Kim)</w:t>
            </w:r>
          </w:p>
        </w:tc>
      </w:tr>
      <w:tr w:rsidR="003742DC" w14:paraId="7661EDB7"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67AF0A3" w14:textId="77777777" w:rsidR="003742DC" w:rsidRDefault="003742DC" w:rsidP="00671033">
            <w:pPr>
              <w:jc w:val="center"/>
            </w:pPr>
          </w:p>
        </w:tc>
        <w:tc>
          <w:tcPr>
            <w:tcW w:w="4508" w:type="dxa"/>
          </w:tcPr>
          <w:p w14:paraId="056E5FE8"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3742DC" w14:paraId="3A062E1C"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98CA7" w14:textId="77777777" w:rsidR="003742DC" w:rsidRDefault="003742DC" w:rsidP="00671033">
            <w:pPr>
              <w:jc w:val="center"/>
            </w:pPr>
          </w:p>
        </w:tc>
        <w:tc>
          <w:tcPr>
            <w:tcW w:w="4508" w:type="dxa"/>
          </w:tcPr>
          <w:p w14:paraId="0BC5B039" w14:textId="77777777" w:rsidR="003742DC" w:rsidRDefault="003742DC" w:rsidP="00671033">
            <w:pPr>
              <w:jc w:val="center"/>
              <w:cnfStyle w:val="000000100000" w:firstRow="0" w:lastRow="0" w:firstColumn="0" w:lastColumn="0" w:oddVBand="0" w:evenVBand="0" w:oddHBand="1" w:evenHBand="0" w:firstRowFirstColumn="0" w:firstRowLastColumn="0" w:lastRowFirstColumn="0" w:lastRowLastColumn="0"/>
            </w:pPr>
          </w:p>
        </w:tc>
      </w:tr>
      <w:tr w:rsidR="003742DC" w14:paraId="0DD18A52" w14:textId="77777777" w:rsidTr="006E787A">
        <w:tc>
          <w:tcPr>
            <w:cnfStyle w:val="001000000000" w:firstRow="0" w:lastRow="0" w:firstColumn="1" w:lastColumn="0" w:oddVBand="0" w:evenVBand="0" w:oddHBand="0" w:evenHBand="0" w:firstRowFirstColumn="0" w:firstRowLastColumn="0" w:lastRowFirstColumn="0" w:lastRowLastColumn="0"/>
            <w:tcW w:w="4508" w:type="dxa"/>
          </w:tcPr>
          <w:p w14:paraId="1A23B2E1" w14:textId="77777777" w:rsidR="003742DC" w:rsidRDefault="003742DC" w:rsidP="00671033">
            <w:pPr>
              <w:jc w:val="center"/>
            </w:pPr>
          </w:p>
        </w:tc>
        <w:tc>
          <w:tcPr>
            <w:tcW w:w="4508" w:type="dxa"/>
          </w:tcPr>
          <w:p w14:paraId="669218E2" w14:textId="77777777" w:rsidR="003742DC" w:rsidRDefault="003742DC" w:rsidP="00671033">
            <w:pPr>
              <w:jc w:val="center"/>
              <w:cnfStyle w:val="000000000000" w:firstRow="0" w:lastRow="0" w:firstColumn="0" w:lastColumn="0" w:oddVBand="0" w:evenVBand="0" w:oddHBand="0" w:evenHBand="0" w:firstRowFirstColumn="0" w:firstRowLastColumn="0" w:lastRowFirstColumn="0" w:lastRowLastColumn="0"/>
            </w:pPr>
          </w:p>
        </w:tc>
      </w:tr>
      <w:tr w:rsidR="00671033" w14:paraId="5349FAAE" w14:textId="77777777" w:rsidTr="006E7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B414B3" w14:textId="77777777" w:rsidR="00671033" w:rsidRDefault="00671033" w:rsidP="00671033">
            <w:pPr>
              <w:jc w:val="center"/>
            </w:pPr>
          </w:p>
        </w:tc>
        <w:tc>
          <w:tcPr>
            <w:tcW w:w="4508" w:type="dxa"/>
          </w:tcPr>
          <w:p w14:paraId="298AF79D" w14:textId="77777777" w:rsidR="00671033" w:rsidRDefault="00671033" w:rsidP="00671033">
            <w:pPr>
              <w:jc w:val="center"/>
              <w:cnfStyle w:val="000000100000" w:firstRow="0" w:lastRow="0" w:firstColumn="0" w:lastColumn="0" w:oddVBand="0" w:evenVBand="0" w:oddHBand="1" w:evenHBand="0" w:firstRowFirstColumn="0" w:firstRowLastColumn="0" w:lastRowFirstColumn="0" w:lastRowLastColumn="0"/>
            </w:pPr>
          </w:p>
        </w:tc>
      </w:tr>
    </w:tbl>
    <w:p w14:paraId="5822CB56" w14:textId="77777777" w:rsidR="003742DC" w:rsidRDefault="003742DC">
      <w:r>
        <w:br w:type="page"/>
      </w:r>
    </w:p>
    <w:sdt>
      <w:sdtPr>
        <w:rPr>
          <w:rFonts w:asciiTheme="minorHAnsi" w:eastAsiaTheme="minorEastAsia" w:hAnsiTheme="minorHAnsi" w:cstheme="minorBidi"/>
          <w:color w:val="auto"/>
          <w:kern w:val="2"/>
          <w:sz w:val="20"/>
          <w:szCs w:val="22"/>
          <w:lang w:val="ko-KR"/>
        </w:rPr>
        <w:id w:val="1475868581"/>
        <w:docPartObj>
          <w:docPartGallery w:val="Table of Contents"/>
          <w:docPartUnique/>
        </w:docPartObj>
      </w:sdtPr>
      <w:sdtEndPr>
        <w:rPr>
          <w:b/>
          <w:bCs/>
          <w:kern w:val="0"/>
          <w:sz w:val="21"/>
          <w:szCs w:val="21"/>
        </w:rPr>
      </w:sdtEndPr>
      <w:sdtContent>
        <w:p w14:paraId="49DF922F" w14:textId="77777777" w:rsidR="00FF17A4" w:rsidRDefault="000F039C">
          <w:pPr>
            <w:pStyle w:val="TOC"/>
          </w:pPr>
          <w:proofErr w:type="spellStart"/>
          <w:r>
            <w:rPr>
              <w:lang w:val="ko-KR"/>
            </w:rPr>
            <w:t>Content</w:t>
          </w:r>
          <w:r w:rsidR="00E348B3">
            <w:rPr>
              <w:lang w:val="ko-KR"/>
            </w:rPr>
            <w:t>s</w:t>
          </w:r>
          <w:proofErr w:type="spellEnd"/>
        </w:p>
        <w:p w14:paraId="1B03DCAB" w14:textId="6F8D1E4C" w:rsidR="00EC6347" w:rsidRDefault="00AD34CE" w:rsidP="00EC6347">
          <w:pPr>
            <w:pStyle w:val="10"/>
            <w:rPr>
              <w:noProof/>
              <w:kern w:val="2"/>
              <w:sz w:val="20"/>
              <w:szCs w:val="22"/>
            </w:rPr>
          </w:pPr>
          <w:r>
            <w:fldChar w:fldCharType="begin"/>
          </w:r>
          <w:r>
            <w:instrText xml:space="preserve"> TOC \o "1-4" \h \z \u </w:instrText>
          </w:r>
          <w:r>
            <w:fldChar w:fldCharType="separate"/>
          </w:r>
          <w:hyperlink w:anchor="_Toc9315820" w:history="1">
            <w:r w:rsidR="00EC6347" w:rsidRPr="00245FAD">
              <w:rPr>
                <w:rStyle w:val="a3"/>
                <w:noProof/>
              </w:rPr>
              <w:t>Preface</w:t>
            </w:r>
            <w:r w:rsidR="00EC6347">
              <w:rPr>
                <w:noProof/>
                <w:webHidden/>
              </w:rPr>
              <w:tab/>
            </w:r>
            <w:r w:rsidR="00EC6347">
              <w:rPr>
                <w:noProof/>
                <w:webHidden/>
              </w:rPr>
              <w:fldChar w:fldCharType="begin"/>
            </w:r>
            <w:r w:rsidR="00EC6347">
              <w:rPr>
                <w:noProof/>
                <w:webHidden/>
              </w:rPr>
              <w:instrText xml:space="preserve"> PAGEREF _Toc9315820 \h </w:instrText>
            </w:r>
            <w:r w:rsidR="00EC6347">
              <w:rPr>
                <w:noProof/>
                <w:webHidden/>
              </w:rPr>
            </w:r>
            <w:r w:rsidR="00EC6347">
              <w:rPr>
                <w:noProof/>
                <w:webHidden/>
              </w:rPr>
              <w:fldChar w:fldCharType="separate"/>
            </w:r>
            <w:r w:rsidR="00EC6347">
              <w:rPr>
                <w:noProof/>
                <w:webHidden/>
              </w:rPr>
              <w:t>7</w:t>
            </w:r>
            <w:r w:rsidR="00EC6347">
              <w:rPr>
                <w:noProof/>
                <w:webHidden/>
              </w:rPr>
              <w:fldChar w:fldCharType="end"/>
            </w:r>
          </w:hyperlink>
        </w:p>
        <w:p w14:paraId="7E355ADE" w14:textId="68956954" w:rsidR="00EC6347" w:rsidRDefault="00EC6347">
          <w:pPr>
            <w:pStyle w:val="20"/>
            <w:tabs>
              <w:tab w:val="right" w:leader="dot" w:pos="9016"/>
            </w:tabs>
            <w:ind w:left="420"/>
            <w:rPr>
              <w:noProof/>
              <w:kern w:val="2"/>
              <w:sz w:val="20"/>
              <w:szCs w:val="22"/>
            </w:rPr>
          </w:pPr>
          <w:hyperlink w:anchor="_Toc9315821" w:history="1">
            <w:r w:rsidRPr="00245FAD">
              <w:rPr>
                <w:rStyle w:val="a3"/>
                <w:noProof/>
              </w:rPr>
              <w:t>Objectives</w:t>
            </w:r>
            <w:r>
              <w:rPr>
                <w:noProof/>
                <w:webHidden/>
              </w:rPr>
              <w:tab/>
            </w:r>
            <w:r>
              <w:rPr>
                <w:noProof/>
                <w:webHidden/>
              </w:rPr>
              <w:fldChar w:fldCharType="begin"/>
            </w:r>
            <w:r>
              <w:rPr>
                <w:noProof/>
                <w:webHidden/>
              </w:rPr>
              <w:instrText xml:space="preserve"> PAGEREF _Toc9315821 \h </w:instrText>
            </w:r>
            <w:r>
              <w:rPr>
                <w:noProof/>
                <w:webHidden/>
              </w:rPr>
            </w:r>
            <w:r>
              <w:rPr>
                <w:noProof/>
                <w:webHidden/>
              </w:rPr>
              <w:fldChar w:fldCharType="separate"/>
            </w:r>
            <w:r>
              <w:rPr>
                <w:noProof/>
                <w:webHidden/>
              </w:rPr>
              <w:t>7</w:t>
            </w:r>
            <w:r>
              <w:rPr>
                <w:noProof/>
                <w:webHidden/>
              </w:rPr>
              <w:fldChar w:fldCharType="end"/>
            </w:r>
          </w:hyperlink>
        </w:p>
        <w:p w14:paraId="5FEBF32D" w14:textId="6DE8C355" w:rsidR="00EC6347" w:rsidRDefault="00EC6347">
          <w:pPr>
            <w:pStyle w:val="20"/>
            <w:tabs>
              <w:tab w:val="right" w:leader="dot" w:pos="9016"/>
            </w:tabs>
            <w:ind w:left="420"/>
            <w:rPr>
              <w:noProof/>
              <w:kern w:val="2"/>
              <w:sz w:val="20"/>
              <w:szCs w:val="22"/>
            </w:rPr>
          </w:pPr>
          <w:hyperlink w:anchor="_Toc9315822" w:history="1">
            <w:r w:rsidRPr="00245FAD">
              <w:rPr>
                <w:rStyle w:val="a3"/>
                <w:noProof/>
              </w:rPr>
              <w:t>Readership</w:t>
            </w:r>
            <w:r>
              <w:rPr>
                <w:noProof/>
                <w:webHidden/>
              </w:rPr>
              <w:tab/>
            </w:r>
            <w:r>
              <w:rPr>
                <w:noProof/>
                <w:webHidden/>
              </w:rPr>
              <w:fldChar w:fldCharType="begin"/>
            </w:r>
            <w:r>
              <w:rPr>
                <w:noProof/>
                <w:webHidden/>
              </w:rPr>
              <w:instrText xml:space="preserve"> PAGEREF _Toc9315822 \h </w:instrText>
            </w:r>
            <w:r>
              <w:rPr>
                <w:noProof/>
                <w:webHidden/>
              </w:rPr>
            </w:r>
            <w:r>
              <w:rPr>
                <w:noProof/>
                <w:webHidden/>
              </w:rPr>
              <w:fldChar w:fldCharType="separate"/>
            </w:r>
            <w:r>
              <w:rPr>
                <w:noProof/>
                <w:webHidden/>
              </w:rPr>
              <w:t>7</w:t>
            </w:r>
            <w:r>
              <w:rPr>
                <w:noProof/>
                <w:webHidden/>
              </w:rPr>
              <w:fldChar w:fldCharType="end"/>
            </w:r>
          </w:hyperlink>
        </w:p>
        <w:p w14:paraId="79DD015A" w14:textId="414BA44E" w:rsidR="00EC6347" w:rsidRDefault="00EC6347">
          <w:pPr>
            <w:pStyle w:val="20"/>
            <w:tabs>
              <w:tab w:val="right" w:leader="dot" w:pos="9016"/>
            </w:tabs>
            <w:ind w:left="420"/>
            <w:rPr>
              <w:noProof/>
              <w:kern w:val="2"/>
              <w:sz w:val="20"/>
              <w:szCs w:val="22"/>
            </w:rPr>
          </w:pPr>
          <w:hyperlink w:anchor="_Toc9315823" w:history="1">
            <w:r w:rsidRPr="00245FAD">
              <w:rPr>
                <w:rStyle w:val="a3"/>
                <w:noProof/>
              </w:rPr>
              <w:t>Document Structure</w:t>
            </w:r>
            <w:r>
              <w:rPr>
                <w:noProof/>
                <w:webHidden/>
              </w:rPr>
              <w:tab/>
            </w:r>
            <w:r>
              <w:rPr>
                <w:noProof/>
                <w:webHidden/>
              </w:rPr>
              <w:fldChar w:fldCharType="begin"/>
            </w:r>
            <w:r>
              <w:rPr>
                <w:noProof/>
                <w:webHidden/>
              </w:rPr>
              <w:instrText xml:space="preserve"> PAGEREF _Toc9315823 \h </w:instrText>
            </w:r>
            <w:r>
              <w:rPr>
                <w:noProof/>
                <w:webHidden/>
              </w:rPr>
            </w:r>
            <w:r>
              <w:rPr>
                <w:noProof/>
                <w:webHidden/>
              </w:rPr>
              <w:fldChar w:fldCharType="separate"/>
            </w:r>
            <w:r>
              <w:rPr>
                <w:noProof/>
                <w:webHidden/>
              </w:rPr>
              <w:t>7</w:t>
            </w:r>
            <w:r>
              <w:rPr>
                <w:noProof/>
                <w:webHidden/>
              </w:rPr>
              <w:fldChar w:fldCharType="end"/>
            </w:r>
          </w:hyperlink>
        </w:p>
        <w:p w14:paraId="2E89CB23" w14:textId="09B4ADFA" w:rsidR="00EC6347" w:rsidRDefault="00EC6347" w:rsidP="00EC6347">
          <w:pPr>
            <w:pStyle w:val="10"/>
            <w:rPr>
              <w:noProof/>
              <w:kern w:val="2"/>
              <w:sz w:val="20"/>
              <w:szCs w:val="22"/>
            </w:rPr>
          </w:pPr>
          <w:hyperlink w:anchor="_Toc9315824" w:history="1">
            <w:r w:rsidRPr="00245FAD">
              <w:rPr>
                <w:rStyle w:val="a3"/>
                <w:noProof/>
              </w:rPr>
              <w:t>Introduction</w:t>
            </w:r>
            <w:r>
              <w:rPr>
                <w:noProof/>
                <w:webHidden/>
              </w:rPr>
              <w:tab/>
            </w:r>
            <w:r>
              <w:rPr>
                <w:noProof/>
                <w:webHidden/>
              </w:rPr>
              <w:fldChar w:fldCharType="begin"/>
            </w:r>
            <w:r>
              <w:rPr>
                <w:noProof/>
                <w:webHidden/>
              </w:rPr>
              <w:instrText xml:space="preserve"> PAGEREF _Toc9315824 \h </w:instrText>
            </w:r>
            <w:r>
              <w:rPr>
                <w:noProof/>
                <w:webHidden/>
              </w:rPr>
            </w:r>
            <w:r>
              <w:rPr>
                <w:noProof/>
                <w:webHidden/>
              </w:rPr>
              <w:fldChar w:fldCharType="separate"/>
            </w:r>
            <w:r>
              <w:rPr>
                <w:noProof/>
                <w:webHidden/>
              </w:rPr>
              <w:t>8</w:t>
            </w:r>
            <w:r>
              <w:rPr>
                <w:noProof/>
                <w:webHidden/>
              </w:rPr>
              <w:fldChar w:fldCharType="end"/>
            </w:r>
          </w:hyperlink>
        </w:p>
        <w:p w14:paraId="7742D7DA" w14:textId="0DE6FA19" w:rsidR="00EC6347" w:rsidRDefault="00EC6347">
          <w:pPr>
            <w:pStyle w:val="20"/>
            <w:tabs>
              <w:tab w:val="right" w:leader="dot" w:pos="9016"/>
            </w:tabs>
            <w:ind w:left="420"/>
            <w:rPr>
              <w:noProof/>
              <w:kern w:val="2"/>
              <w:sz w:val="20"/>
              <w:szCs w:val="22"/>
            </w:rPr>
          </w:pPr>
          <w:hyperlink w:anchor="_Toc9315825" w:history="1">
            <w:r w:rsidRPr="00245FAD">
              <w:rPr>
                <w:rStyle w:val="a3"/>
                <w:noProof/>
              </w:rPr>
              <w:t>Objectives</w:t>
            </w:r>
            <w:r>
              <w:rPr>
                <w:noProof/>
                <w:webHidden/>
              </w:rPr>
              <w:tab/>
            </w:r>
            <w:r>
              <w:rPr>
                <w:noProof/>
                <w:webHidden/>
              </w:rPr>
              <w:fldChar w:fldCharType="begin"/>
            </w:r>
            <w:r>
              <w:rPr>
                <w:noProof/>
                <w:webHidden/>
              </w:rPr>
              <w:instrText xml:space="preserve"> PAGEREF _Toc9315825 \h </w:instrText>
            </w:r>
            <w:r>
              <w:rPr>
                <w:noProof/>
                <w:webHidden/>
              </w:rPr>
            </w:r>
            <w:r>
              <w:rPr>
                <w:noProof/>
                <w:webHidden/>
              </w:rPr>
              <w:fldChar w:fldCharType="separate"/>
            </w:r>
            <w:r>
              <w:rPr>
                <w:noProof/>
                <w:webHidden/>
              </w:rPr>
              <w:t>8</w:t>
            </w:r>
            <w:r>
              <w:rPr>
                <w:noProof/>
                <w:webHidden/>
              </w:rPr>
              <w:fldChar w:fldCharType="end"/>
            </w:r>
          </w:hyperlink>
        </w:p>
        <w:p w14:paraId="5A5FB3BD" w14:textId="028756C1" w:rsidR="00EC6347" w:rsidRDefault="00EC6347">
          <w:pPr>
            <w:pStyle w:val="20"/>
            <w:tabs>
              <w:tab w:val="right" w:leader="dot" w:pos="9016"/>
            </w:tabs>
            <w:ind w:left="420"/>
            <w:rPr>
              <w:noProof/>
              <w:kern w:val="2"/>
              <w:sz w:val="20"/>
              <w:szCs w:val="22"/>
            </w:rPr>
          </w:pPr>
          <w:hyperlink w:anchor="_Toc9315826" w:history="1">
            <w:r w:rsidRPr="00245FAD">
              <w:rPr>
                <w:rStyle w:val="a3"/>
                <w:noProof/>
              </w:rPr>
              <w:t>Applied Diagram</w:t>
            </w:r>
            <w:r>
              <w:rPr>
                <w:noProof/>
                <w:webHidden/>
              </w:rPr>
              <w:tab/>
            </w:r>
            <w:r>
              <w:rPr>
                <w:noProof/>
                <w:webHidden/>
              </w:rPr>
              <w:fldChar w:fldCharType="begin"/>
            </w:r>
            <w:r>
              <w:rPr>
                <w:noProof/>
                <w:webHidden/>
              </w:rPr>
              <w:instrText xml:space="preserve"> PAGEREF _Toc9315826 \h </w:instrText>
            </w:r>
            <w:r>
              <w:rPr>
                <w:noProof/>
                <w:webHidden/>
              </w:rPr>
            </w:r>
            <w:r>
              <w:rPr>
                <w:noProof/>
                <w:webHidden/>
              </w:rPr>
              <w:fldChar w:fldCharType="separate"/>
            </w:r>
            <w:r>
              <w:rPr>
                <w:noProof/>
                <w:webHidden/>
              </w:rPr>
              <w:t>8</w:t>
            </w:r>
            <w:r>
              <w:rPr>
                <w:noProof/>
                <w:webHidden/>
              </w:rPr>
              <w:fldChar w:fldCharType="end"/>
            </w:r>
          </w:hyperlink>
        </w:p>
        <w:p w14:paraId="247F4915" w14:textId="4918C887" w:rsidR="00EC6347" w:rsidRDefault="00EC6347">
          <w:pPr>
            <w:pStyle w:val="30"/>
            <w:tabs>
              <w:tab w:val="right" w:leader="dot" w:pos="9016"/>
            </w:tabs>
            <w:ind w:left="840"/>
            <w:rPr>
              <w:noProof/>
              <w:kern w:val="2"/>
              <w:sz w:val="20"/>
              <w:szCs w:val="22"/>
            </w:rPr>
          </w:pPr>
          <w:hyperlink w:anchor="_Toc9315827" w:history="1">
            <w:r w:rsidRPr="00245FAD">
              <w:rPr>
                <w:rStyle w:val="a3"/>
                <w:noProof/>
              </w:rPr>
              <w:t>UML</w:t>
            </w:r>
            <w:r>
              <w:rPr>
                <w:noProof/>
                <w:webHidden/>
              </w:rPr>
              <w:tab/>
            </w:r>
            <w:r>
              <w:rPr>
                <w:noProof/>
                <w:webHidden/>
              </w:rPr>
              <w:fldChar w:fldCharType="begin"/>
            </w:r>
            <w:r>
              <w:rPr>
                <w:noProof/>
                <w:webHidden/>
              </w:rPr>
              <w:instrText xml:space="preserve"> PAGEREF _Toc9315827 \h </w:instrText>
            </w:r>
            <w:r>
              <w:rPr>
                <w:noProof/>
                <w:webHidden/>
              </w:rPr>
            </w:r>
            <w:r>
              <w:rPr>
                <w:noProof/>
                <w:webHidden/>
              </w:rPr>
              <w:fldChar w:fldCharType="separate"/>
            </w:r>
            <w:r>
              <w:rPr>
                <w:noProof/>
                <w:webHidden/>
              </w:rPr>
              <w:t>8</w:t>
            </w:r>
            <w:r>
              <w:rPr>
                <w:noProof/>
                <w:webHidden/>
              </w:rPr>
              <w:fldChar w:fldCharType="end"/>
            </w:r>
          </w:hyperlink>
        </w:p>
        <w:p w14:paraId="422361ED" w14:textId="34F35588" w:rsidR="00EC6347" w:rsidRDefault="00EC6347">
          <w:pPr>
            <w:pStyle w:val="30"/>
            <w:tabs>
              <w:tab w:val="right" w:leader="dot" w:pos="9016"/>
            </w:tabs>
            <w:ind w:left="840"/>
            <w:rPr>
              <w:noProof/>
              <w:kern w:val="2"/>
              <w:sz w:val="20"/>
              <w:szCs w:val="22"/>
            </w:rPr>
          </w:pPr>
          <w:hyperlink w:anchor="_Toc9315828" w:history="1">
            <w:r w:rsidRPr="00245FAD">
              <w:rPr>
                <w:rStyle w:val="a3"/>
                <w:noProof/>
              </w:rPr>
              <w:t>Package Diagram</w:t>
            </w:r>
            <w:r>
              <w:rPr>
                <w:noProof/>
                <w:webHidden/>
              </w:rPr>
              <w:tab/>
            </w:r>
            <w:r>
              <w:rPr>
                <w:noProof/>
                <w:webHidden/>
              </w:rPr>
              <w:fldChar w:fldCharType="begin"/>
            </w:r>
            <w:r>
              <w:rPr>
                <w:noProof/>
                <w:webHidden/>
              </w:rPr>
              <w:instrText xml:space="preserve"> PAGEREF _Toc9315828 \h </w:instrText>
            </w:r>
            <w:r>
              <w:rPr>
                <w:noProof/>
                <w:webHidden/>
              </w:rPr>
            </w:r>
            <w:r>
              <w:rPr>
                <w:noProof/>
                <w:webHidden/>
              </w:rPr>
              <w:fldChar w:fldCharType="separate"/>
            </w:r>
            <w:r>
              <w:rPr>
                <w:noProof/>
                <w:webHidden/>
              </w:rPr>
              <w:t>8</w:t>
            </w:r>
            <w:r>
              <w:rPr>
                <w:noProof/>
                <w:webHidden/>
              </w:rPr>
              <w:fldChar w:fldCharType="end"/>
            </w:r>
          </w:hyperlink>
        </w:p>
        <w:p w14:paraId="62709CE2" w14:textId="1672B61A" w:rsidR="00EC6347" w:rsidRDefault="00EC6347">
          <w:pPr>
            <w:pStyle w:val="30"/>
            <w:tabs>
              <w:tab w:val="right" w:leader="dot" w:pos="9016"/>
            </w:tabs>
            <w:ind w:left="840"/>
            <w:rPr>
              <w:noProof/>
              <w:kern w:val="2"/>
              <w:sz w:val="20"/>
              <w:szCs w:val="22"/>
            </w:rPr>
          </w:pPr>
          <w:hyperlink w:anchor="_Toc9315829" w:history="1">
            <w:r w:rsidRPr="00245FAD">
              <w:rPr>
                <w:rStyle w:val="a3"/>
                <w:noProof/>
              </w:rPr>
              <w:t>Deployment Diagram</w:t>
            </w:r>
            <w:r>
              <w:rPr>
                <w:noProof/>
                <w:webHidden/>
              </w:rPr>
              <w:tab/>
            </w:r>
            <w:r>
              <w:rPr>
                <w:noProof/>
                <w:webHidden/>
              </w:rPr>
              <w:fldChar w:fldCharType="begin"/>
            </w:r>
            <w:r>
              <w:rPr>
                <w:noProof/>
                <w:webHidden/>
              </w:rPr>
              <w:instrText xml:space="preserve"> PAGEREF _Toc9315829 \h </w:instrText>
            </w:r>
            <w:r>
              <w:rPr>
                <w:noProof/>
                <w:webHidden/>
              </w:rPr>
            </w:r>
            <w:r>
              <w:rPr>
                <w:noProof/>
                <w:webHidden/>
              </w:rPr>
              <w:fldChar w:fldCharType="separate"/>
            </w:r>
            <w:r>
              <w:rPr>
                <w:noProof/>
                <w:webHidden/>
              </w:rPr>
              <w:t>9</w:t>
            </w:r>
            <w:r>
              <w:rPr>
                <w:noProof/>
                <w:webHidden/>
              </w:rPr>
              <w:fldChar w:fldCharType="end"/>
            </w:r>
          </w:hyperlink>
        </w:p>
        <w:p w14:paraId="153F7780" w14:textId="18FCB4DC" w:rsidR="00EC6347" w:rsidRDefault="00EC6347">
          <w:pPr>
            <w:pStyle w:val="30"/>
            <w:tabs>
              <w:tab w:val="right" w:leader="dot" w:pos="9016"/>
            </w:tabs>
            <w:ind w:left="840"/>
            <w:rPr>
              <w:noProof/>
              <w:kern w:val="2"/>
              <w:sz w:val="20"/>
              <w:szCs w:val="22"/>
            </w:rPr>
          </w:pPr>
          <w:hyperlink w:anchor="_Toc9315830" w:history="1">
            <w:r w:rsidRPr="00245FAD">
              <w:rPr>
                <w:rStyle w:val="a3"/>
                <w:noProof/>
              </w:rPr>
              <w:t>Class Diagram</w:t>
            </w:r>
            <w:r>
              <w:rPr>
                <w:noProof/>
                <w:webHidden/>
              </w:rPr>
              <w:tab/>
            </w:r>
            <w:r>
              <w:rPr>
                <w:noProof/>
                <w:webHidden/>
              </w:rPr>
              <w:fldChar w:fldCharType="begin"/>
            </w:r>
            <w:r>
              <w:rPr>
                <w:noProof/>
                <w:webHidden/>
              </w:rPr>
              <w:instrText xml:space="preserve"> PAGEREF _Toc9315830 \h </w:instrText>
            </w:r>
            <w:r>
              <w:rPr>
                <w:noProof/>
                <w:webHidden/>
              </w:rPr>
            </w:r>
            <w:r>
              <w:rPr>
                <w:noProof/>
                <w:webHidden/>
              </w:rPr>
              <w:fldChar w:fldCharType="separate"/>
            </w:r>
            <w:r>
              <w:rPr>
                <w:noProof/>
                <w:webHidden/>
              </w:rPr>
              <w:t>9</w:t>
            </w:r>
            <w:r>
              <w:rPr>
                <w:noProof/>
                <w:webHidden/>
              </w:rPr>
              <w:fldChar w:fldCharType="end"/>
            </w:r>
          </w:hyperlink>
        </w:p>
        <w:p w14:paraId="3ED82478" w14:textId="06787923" w:rsidR="00EC6347" w:rsidRDefault="00EC6347">
          <w:pPr>
            <w:pStyle w:val="30"/>
            <w:tabs>
              <w:tab w:val="right" w:leader="dot" w:pos="9016"/>
            </w:tabs>
            <w:ind w:left="840"/>
            <w:rPr>
              <w:noProof/>
              <w:kern w:val="2"/>
              <w:sz w:val="20"/>
              <w:szCs w:val="22"/>
            </w:rPr>
          </w:pPr>
          <w:hyperlink w:anchor="_Toc9315831" w:history="1">
            <w:r w:rsidRPr="00245FAD">
              <w:rPr>
                <w:rStyle w:val="a3"/>
                <w:noProof/>
              </w:rPr>
              <w:t>State Diagram</w:t>
            </w:r>
            <w:r>
              <w:rPr>
                <w:noProof/>
                <w:webHidden/>
              </w:rPr>
              <w:tab/>
            </w:r>
            <w:r>
              <w:rPr>
                <w:noProof/>
                <w:webHidden/>
              </w:rPr>
              <w:fldChar w:fldCharType="begin"/>
            </w:r>
            <w:r>
              <w:rPr>
                <w:noProof/>
                <w:webHidden/>
              </w:rPr>
              <w:instrText xml:space="preserve"> PAGEREF _Toc9315831 \h </w:instrText>
            </w:r>
            <w:r>
              <w:rPr>
                <w:noProof/>
                <w:webHidden/>
              </w:rPr>
            </w:r>
            <w:r>
              <w:rPr>
                <w:noProof/>
                <w:webHidden/>
              </w:rPr>
              <w:fldChar w:fldCharType="separate"/>
            </w:r>
            <w:r>
              <w:rPr>
                <w:noProof/>
                <w:webHidden/>
              </w:rPr>
              <w:t>9</w:t>
            </w:r>
            <w:r>
              <w:rPr>
                <w:noProof/>
                <w:webHidden/>
              </w:rPr>
              <w:fldChar w:fldCharType="end"/>
            </w:r>
          </w:hyperlink>
        </w:p>
        <w:p w14:paraId="04FBE790" w14:textId="10ECB7D3" w:rsidR="00EC6347" w:rsidRDefault="00EC6347">
          <w:pPr>
            <w:pStyle w:val="30"/>
            <w:tabs>
              <w:tab w:val="right" w:leader="dot" w:pos="9016"/>
            </w:tabs>
            <w:ind w:left="840"/>
            <w:rPr>
              <w:noProof/>
              <w:kern w:val="2"/>
              <w:sz w:val="20"/>
              <w:szCs w:val="22"/>
            </w:rPr>
          </w:pPr>
          <w:hyperlink w:anchor="_Toc9315832" w:history="1">
            <w:r w:rsidRPr="00245FAD">
              <w:rPr>
                <w:rStyle w:val="a3"/>
                <w:noProof/>
              </w:rPr>
              <w:t>Sequence Diagram</w:t>
            </w:r>
            <w:r>
              <w:rPr>
                <w:noProof/>
                <w:webHidden/>
              </w:rPr>
              <w:tab/>
            </w:r>
            <w:r>
              <w:rPr>
                <w:noProof/>
                <w:webHidden/>
              </w:rPr>
              <w:fldChar w:fldCharType="begin"/>
            </w:r>
            <w:r>
              <w:rPr>
                <w:noProof/>
                <w:webHidden/>
              </w:rPr>
              <w:instrText xml:space="preserve"> PAGEREF _Toc9315832 \h </w:instrText>
            </w:r>
            <w:r>
              <w:rPr>
                <w:noProof/>
                <w:webHidden/>
              </w:rPr>
            </w:r>
            <w:r>
              <w:rPr>
                <w:noProof/>
                <w:webHidden/>
              </w:rPr>
              <w:fldChar w:fldCharType="separate"/>
            </w:r>
            <w:r>
              <w:rPr>
                <w:noProof/>
                <w:webHidden/>
              </w:rPr>
              <w:t>10</w:t>
            </w:r>
            <w:r>
              <w:rPr>
                <w:noProof/>
                <w:webHidden/>
              </w:rPr>
              <w:fldChar w:fldCharType="end"/>
            </w:r>
          </w:hyperlink>
        </w:p>
        <w:p w14:paraId="4EEF3C3B" w14:textId="55C7D1CD" w:rsidR="00EC6347" w:rsidRDefault="00EC6347">
          <w:pPr>
            <w:pStyle w:val="30"/>
            <w:tabs>
              <w:tab w:val="right" w:leader="dot" w:pos="9016"/>
            </w:tabs>
            <w:ind w:left="840"/>
            <w:rPr>
              <w:noProof/>
              <w:kern w:val="2"/>
              <w:sz w:val="20"/>
              <w:szCs w:val="22"/>
            </w:rPr>
          </w:pPr>
          <w:hyperlink w:anchor="_Toc9315833" w:history="1">
            <w:r w:rsidRPr="00245FAD">
              <w:rPr>
                <w:rStyle w:val="a3"/>
                <w:noProof/>
              </w:rPr>
              <w:t>ER Diagram</w:t>
            </w:r>
            <w:r>
              <w:rPr>
                <w:noProof/>
                <w:webHidden/>
              </w:rPr>
              <w:tab/>
            </w:r>
            <w:r>
              <w:rPr>
                <w:noProof/>
                <w:webHidden/>
              </w:rPr>
              <w:fldChar w:fldCharType="begin"/>
            </w:r>
            <w:r>
              <w:rPr>
                <w:noProof/>
                <w:webHidden/>
              </w:rPr>
              <w:instrText xml:space="preserve"> PAGEREF _Toc9315833 \h </w:instrText>
            </w:r>
            <w:r>
              <w:rPr>
                <w:noProof/>
                <w:webHidden/>
              </w:rPr>
            </w:r>
            <w:r>
              <w:rPr>
                <w:noProof/>
                <w:webHidden/>
              </w:rPr>
              <w:fldChar w:fldCharType="separate"/>
            </w:r>
            <w:r>
              <w:rPr>
                <w:noProof/>
                <w:webHidden/>
              </w:rPr>
              <w:t>11</w:t>
            </w:r>
            <w:r>
              <w:rPr>
                <w:noProof/>
                <w:webHidden/>
              </w:rPr>
              <w:fldChar w:fldCharType="end"/>
            </w:r>
          </w:hyperlink>
        </w:p>
        <w:p w14:paraId="4AE670C2" w14:textId="4FBC8D10" w:rsidR="00EC6347" w:rsidRDefault="00EC6347">
          <w:pPr>
            <w:pStyle w:val="20"/>
            <w:tabs>
              <w:tab w:val="right" w:leader="dot" w:pos="9016"/>
            </w:tabs>
            <w:ind w:left="420"/>
            <w:rPr>
              <w:noProof/>
              <w:kern w:val="2"/>
              <w:sz w:val="20"/>
              <w:szCs w:val="22"/>
            </w:rPr>
          </w:pPr>
          <w:hyperlink w:anchor="_Toc9315834" w:history="1">
            <w:r w:rsidRPr="00245FAD">
              <w:rPr>
                <w:rStyle w:val="a3"/>
                <w:noProof/>
              </w:rPr>
              <w:t>Applied Tool</w:t>
            </w:r>
            <w:r>
              <w:rPr>
                <w:noProof/>
                <w:webHidden/>
              </w:rPr>
              <w:tab/>
            </w:r>
            <w:r>
              <w:rPr>
                <w:noProof/>
                <w:webHidden/>
              </w:rPr>
              <w:fldChar w:fldCharType="begin"/>
            </w:r>
            <w:r>
              <w:rPr>
                <w:noProof/>
                <w:webHidden/>
              </w:rPr>
              <w:instrText xml:space="preserve"> PAGEREF _Toc9315834 \h </w:instrText>
            </w:r>
            <w:r>
              <w:rPr>
                <w:noProof/>
                <w:webHidden/>
              </w:rPr>
            </w:r>
            <w:r>
              <w:rPr>
                <w:noProof/>
                <w:webHidden/>
              </w:rPr>
              <w:fldChar w:fldCharType="separate"/>
            </w:r>
            <w:r>
              <w:rPr>
                <w:noProof/>
                <w:webHidden/>
              </w:rPr>
              <w:t>11</w:t>
            </w:r>
            <w:r>
              <w:rPr>
                <w:noProof/>
                <w:webHidden/>
              </w:rPr>
              <w:fldChar w:fldCharType="end"/>
            </w:r>
          </w:hyperlink>
        </w:p>
        <w:p w14:paraId="0580ADB4" w14:textId="06716182" w:rsidR="00EC6347" w:rsidRDefault="00EC6347">
          <w:pPr>
            <w:pStyle w:val="30"/>
            <w:tabs>
              <w:tab w:val="right" w:leader="dot" w:pos="9016"/>
            </w:tabs>
            <w:ind w:left="840"/>
            <w:rPr>
              <w:noProof/>
              <w:kern w:val="2"/>
              <w:sz w:val="20"/>
              <w:szCs w:val="22"/>
            </w:rPr>
          </w:pPr>
          <w:hyperlink w:anchor="_Toc9315835" w:history="1">
            <w:r w:rsidRPr="00245FAD">
              <w:rPr>
                <w:rStyle w:val="a3"/>
                <w:noProof/>
              </w:rPr>
              <w:t>Draw.io</w:t>
            </w:r>
            <w:r>
              <w:rPr>
                <w:noProof/>
                <w:webHidden/>
              </w:rPr>
              <w:tab/>
            </w:r>
            <w:r>
              <w:rPr>
                <w:noProof/>
                <w:webHidden/>
              </w:rPr>
              <w:fldChar w:fldCharType="begin"/>
            </w:r>
            <w:r>
              <w:rPr>
                <w:noProof/>
                <w:webHidden/>
              </w:rPr>
              <w:instrText xml:space="preserve"> PAGEREF _Toc9315835 \h </w:instrText>
            </w:r>
            <w:r>
              <w:rPr>
                <w:noProof/>
                <w:webHidden/>
              </w:rPr>
            </w:r>
            <w:r>
              <w:rPr>
                <w:noProof/>
                <w:webHidden/>
              </w:rPr>
              <w:fldChar w:fldCharType="separate"/>
            </w:r>
            <w:r>
              <w:rPr>
                <w:noProof/>
                <w:webHidden/>
              </w:rPr>
              <w:t>11</w:t>
            </w:r>
            <w:r>
              <w:rPr>
                <w:noProof/>
                <w:webHidden/>
              </w:rPr>
              <w:fldChar w:fldCharType="end"/>
            </w:r>
          </w:hyperlink>
        </w:p>
        <w:p w14:paraId="34948318" w14:textId="67146B16" w:rsidR="00EC6347" w:rsidRDefault="00EC6347">
          <w:pPr>
            <w:pStyle w:val="30"/>
            <w:tabs>
              <w:tab w:val="right" w:leader="dot" w:pos="9016"/>
            </w:tabs>
            <w:ind w:left="840"/>
            <w:rPr>
              <w:noProof/>
              <w:kern w:val="2"/>
              <w:sz w:val="20"/>
              <w:szCs w:val="22"/>
            </w:rPr>
          </w:pPr>
          <w:hyperlink w:anchor="_Toc9315836" w:history="1">
            <w:r w:rsidRPr="00245FAD">
              <w:rPr>
                <w:rStyle w:val="a3"/>
                <w:noProof/>
              </w:rPr>
              <w:t>PowerPoint</w:t>
            </w:r>
            <w:r>
              <w:rPr>
                <w:noProof/>
                <w:webHidden/>
              </w:rPr>
              <w:tab/>
            </w:r>
            <w:r>
              <w:rPr>
                <w:noProof/>
                <w:webHidden/>
              </w:rPr>
              <w:fldChar w:fldCharType="begin"/>
            </w:r>
            <w:r>
              <w:rPr>
                <w:noProof/>
                <w:webHidden/>
              </w:rPr>
              <w:instrText xml:space="preserve"> PAGEREF _Toc9315836 \h </w:instrText>
            </w:r>
            <w:r>
              <w:rPr>
                <w:noProof/>
                <w:webHidden/>
              </w:rPr>
            </w:r>
            <w:r>
              <w:rPr>
                <w:noProof/>
                <w:webHidden/>
              </w:rPr>
              <w:fldChar w:fldCharType="separate"/>
            </w:r>
            <w:r>
              <w:rPr>
                <w:noProof/>
                <w:webHidden/>
              </w:rPr>
              <w:t>12</w:t>
            </w:r>
            <w:r>
              <w:rPr>
                <w:noProof/>
                <w:webHidden/>
              </w:rPr>
              <w:fldChar w:fldCharType="end"/>
            </w:r>
          </w:hyperlink>
        </w:p>
        <w:p w14:paraId="40760C1B" w14:textId="2D9008C6" w:rsidR="00EC6347" w:rsidRDefault="00EC6347">
          <w:pPr>
            <w:pStyle w:val="30"/>
            <w:tabs>
              <w:tab w:val="right" w:leader="dot" w:pos="9016"/>
            </w:tabs>
            <w:ind w:left="840"/>
            <w:rPr>
              <w:noProof/>
              <w:kern w:val="2"/>
              <w:sz w:val="20"/>
              <w:szCs w:val="22"/>
            </w:rPr>
          </w:pPr>
          <w:hyperlink w:anchor="_Toc9315837" w:history="1">
            <w:r w:rsidRPr="00245FAD">
              <w:rPr>
                <w:rStyle w:val="a3"/>
                <w:noProof/>
              </w:rPr>
              <w:t>ERDPlus</w:t>
            </w:r>
            <w:r>
              <w:rPr>
                <w:noProof/>
                <w:webHidden/>
              </w:rPr>
              <w:tab/>
            </w:r>
            <w:r>
              <w:rPr>
                <w:noProof/>
                <w:webHidden/>
              </w:rPr>
              <w:fldChar w:fldCharType="begin"/>
            </w:r>
            <w:r>
              <w:rPr>
                <w:noProof/>
                <w:webHidden/>
              </w:rPr>
              <w:instrText xml:space="preserve"> PAGEREF _Toc9315837 \h </w:instrText>
            </w:r>
            <w:r>
              <w:rPr>
                <w:noProof/>
                <w:webHidden/>
              </w:rPr>
            </w:r>
            <w:r>
              <w:rPr>
                <w:noProof/>
                <w:webHidden/>
              </w:rPr>
              <w:fldChar w:fldCharType="separate"/>
            </w:r>
            <w:r>
              <w:rPr>
                <w:noProof/>
                <w:webHidden/>
              </w:rPr>
              <w:t>12</w:t>
            </w:r>
            <w:r>
              <w:rPr>
                <w:noProof/>
                <w:webHidden/>
              </w:rPr>
              <w:fldChar w:fldCharType="end"/>
            </w:r>
          </w:hyperlink>
        </w:p>
        <w:p w14:paraId="0BBB403A" w14:textId="6A32E145" w:rsidR="00EC6347" w:rsidRDefault="00EC6347">
          <w:pPr>
            <w:pStyle w:val="20"/>
            <w:tabs>
              <w:tab w:val="right" w:leader="dot" w:pos="9016"/>
            </w:tabs>
            <w:ind w:left="420"/>
            <w:rPr>
              <w:noProof/>
              <w:kern w:val="2"/>
              <w:sz w:val="20"/>
              <w:szCs w:val="22"/>
            </w:rPr>
          </w:pPr>
          <w:hyperlink w:anchor="_Toc9315838" w:history="1">
            <w:r w:rsidRPr="00245FAD">
              <w:rPr>
                <w:rStyle w:val="a3"/>
                <w:noProof/>
              </w:rPr>
              <w:t>Project Scope</w:t>
            </w:r>
            <w:r>
              <w:rPr>
                <w:noProof/>
                <w:webHidden/>
              </w:rPr>
              <w:tab/>
            </w:r>
            <w:r>
              <w:rPr>
                <w:noProof/>
                <w:webHidden/>
              </w:rPr>
              <w:fldChar w:fldCharType="begin"/>
            </w:r>
            <w:r>
              <w:rPr>
                <w:noProof/>
                <w:webHidden/>
              </w:rPr>
              <w:instrText xml:space="preserve"> PAGEREF _Toc9315838 \h </w:instrText>
            </w:r>
            <w:r>
              <w:rPr>
                <w:noProof/>
                <w:webHidden/>
              </w:rPr>
            </w:r>
            <w:r>
              <w:rPr>
                <w:noProof/>
                <w:webHidden/>
              </w:rPr>
              <w:fldChar w:fldCharType="separate"/>
            </w:r>
            <w:r>
              <w:rPr>
                <w:noProof/>
                <w:webHidden/>
              </w:rPr>
              <w:t>12</w:t>
            </w:r>
            <w:r>
              <w:rPr>
                <w:noProof/>
                <w:webHidden/>
              </w:rPr>
              <w:fldChar w:fldCharType="end"/>
            </w:r>
          </w:hyperlink>
        </w:p>
        <w:p w14:paraId="299BB16F" w14:textId="1B3B09FC" w:rsidR="00EC6347" w:rsidRDefault="00EC6347" w:rsidP="00EC6347">
          <w:pPr>
            <w:pStyle w:val="10"/>
            <w:rPr>
              <w:noProof/>
              <w:kern w:val="2"/>
              <w:sz w:val="20"/>
              <w:szCs w:val="22"/>
            </w:rPr>
          </w:pPr>
          <w:hyperlink w:anchor="_Toc9315839" w:history="1">
            <w:r w:rsidRPr="00245FAD">
              <w:rPr>
                <w:rStyle w:val="a3"/>
                <w:noProof/>
              </w:rPr>
              <w:t>System Architecture – Overall</w:t>
            </w:r>
            <w:r>
              <w:rPr>
                <w:noProof/>
                <w:webHidden/>
              </w:rPr>
              <w:tab/>
            </w:r>
            <w:r>
              <w:rPr>
                <w:noProof/>
                <w:webHidden/>
              </w:rPr>
              <w:fldChar w:fldCharType="begin"/>
            </w:r>
            <w:r>
              <w:rPr>
                <w:noProof/>
                <w:webHidden/>
              </w:rPr>
              <w:instrText xml:space="preserve"> PAGEREF _Toc9315839 \h </w:instrText>
            </w:r>
            <w:r>
              <w:rPr>
                <w:noProof/>
                <w:webHidden/>
              </w:rPr>
            </w:r>
            <w:r>
              <w:rPr>
                <w:noProof/>
                <w:webHidden/>
              </w:rPr>
              <w:fldChar w:fldCharType="separate"/>
            </w:r>
            <w:r>
              <w:rPr>
                <w:noProof/>
                <w:webHidden/>
              </w:rPr>
              <w:t>13</w:t>
            </w:r>
            <w:r>
              <w:rPr>
                <w:noProof/>
                <w:webHidden/>
              </w:rPr>
              <w:fldChar w:fldCharType="end"/>
            </w:r>
          </w:hyperlink>
        </w:p>
        <w:p w14:paraId="54F2CA49" w14:textId="3F1FC482" w:rsidR="00EC6347" w:rsidRDefault="00EC6347">
          <w:pPr>
            <w:pStyle w:val="20"/>
            <w:tabs>
              <w:tab w:val="right" w:leader="dot" w:pos="9016"/>
            </w:tabs>
            <w:ind w:left="420"/>
            <w:rPr>
              <w:noProof/>
              <w:kern w:val="2"/>
              <w:sz w:val="20"/>
              <w:szCs w:val="22"/>
            </w:rPr>
          </w:pPr>
          <w:hyperlink w:anchor="_Toc9315840" w:history="1">
            <w:r w:rsidRPr="00245FAD">
              <w:rPr>
                <w:rStyle w:val="a3"/>
                <w:noProof/>
              </w:rPr>
              <w:t>Objectives</w:t>
            </w:r>
            <w:r>
              <w:rPr>
                <w:noProof/>
                <w:webHidden/>
              </w:rPr>
              <w:tab/>
            </w:r>
            <w:r>
              <w:rPr>
                <w:noProof/>
                <w:webHidden/>
              </w:rPr>
              <w:fldChar w:fldCharType="begin"/>
            </w:r>
            <w:r>
              <w:rPr>
                <w:noProof/>
                <w:webHidden/>
              </w:rPr>
              <w:instrText xml:space="preserve"> PAGEREF _Toc9315840 \h </w:instrText>
            </w:r>
            <w:r>
              <w:rPr>
                <w:noProof/>
                <w:webHidden/>
              </w:rPr>
            </w:r>
            <w:r>
              <w:rPr>
                <w:noProof/>
                <w:webHidden/>
              </w:rPr>
              <w:fldChar w:fldCharType="separate"/>
            </w:r>
            <w:r>
              <w:rPr>
                <w:noProof/>
                <w:webHidden/>
              </w:rPr>
              <w:t>13</w:t>
            </w:r>
            <w:r>
              <w:rPr>
                <w:noProof/>
                <w:webHidden/>
              </w:rPr>
              <w:fldChar w:fldCharType="end"/>
            </w:r>
          </w:hyperlink>
        </w:p>
        <w:p w14:paraId="01473FFE" w14:textId="34E1305F" w:rsidR="00EC6347" w:rsidRDefault="00EC6347">
          <w:pPr>
            <w:pStyle w:val="20"/>
            <w:tabs>
              <w:tab w:val="right" w:leader="dot" w:pos="9016"/>
            </w:tabs>
            <w:ind w:left="420"/>
            <w:rPr>
              <w:noProof/>
              <w:kern w:val="2"/>
              <w:sz w:val="20"/>
              <w:szCs w:val="22"/>
            </w:rPr>
          </w:pPr>
          <w:hyperlink w:anchor="_Toc9315841" w:history="1">
            <w:r w:rsidRPr="00245FAD">
              <w:rPr>
                <w:rStyle w:val="a3"/>
                <w:noProof/>
              </w:rPr>
              <w:t>System Organization</w:t>
            </w:r>
            <w:r>
              <w:rPr>
                <w:noProof/>
                <w:webHidden/>
              </w:rPr>
              <w:tab/>
            </w:r>
            <w:r>
              <w:rPr>
                <w:noProof/>
                <w:webHidden/>
              </w:rPr>
              <w:fldChar w:fldCharType="begin"/>
            </w:r>
            <w:r>
              <w:rPr>
                <w:noProof/>
                <w:webHidden/>
              </w:rPr>
              <w:instrText xml:space="preserve"> PAGEREF _Toc9315841 \h </w:instrText>
            </w:r>
            <w:r>
              <w:rPr>
                <w:noProof/>
                <w:webHidden/>
              </w:rPr>
            </w:r>
            <w:r>
              <w:rPr>
                <w:noProof/>
                <w:webHidden/>
              </w:rPr>
              <w:fldChar w:fldCharType="separate"/>
            </w:r>
            <w:r>
              <w:rPr>
                <w:noProof/>
                <w:webHidden/>
              </w:rPr>
              <w:t>13</w:t>
            </w:r>
            <w:r>
              <w:rPr>
                <w:noProof/>
                <w:webHidden/>
              </w:rPr>
              <w:fldChar w:fldCharType="end"/>
            </w:r>
          </w:hyperlink>
        </w:p>
        <w:p w14:paraId="256EB536" w14:textId="7919204D" w:rsidR="00EC6347" w:rsidRDefault="00EC6347">
          <w:pPr>
            <w:pStyle w:val="20"/>
            <w:tabs>
              <w:tab w:val="right" w:leader="dot" w:pos="9016"/>
            </w:tabs>
            <w:ind w:left="420"/>
            <w:rPr>
              <w:noProof/>
              <w:kern w:val="2"/>
              <w:sz w:val="20"/>
              <w:szCs w:val="22"/>
            </w:rPr>
          </w:pPr>
          <w:hyperlink w:anchor="_Toc9315842" w:history="1">
            <w:r w:rsidRPr="00245FAD">
              <w:rPr>
                <w:rStyle w:val="a3"/>
                <w:noProof/>
              </w:rPr>
              <w:t>Package Diagram</w:t>
            </w:r>
            <w:r>
              <w:rPr>
                <w:noProof/>
                <w:webHidden/>
              </w:rPr>
              <w:tab/>
            </w:r>
            <w:r>
              <w:rPr>
                <w:noProof/>
                <w:webHidden/>
              </w:rPr>
              <w:fldChar w:fldCharType="begin"/>
            </w:r>
            <w:r>
              <w:rPr>
                <w:noProof/>
                <w:webHidden/>
              </w:rPr>
              <w:instrText xml:space="preserve"> PAGEREF _Toc9315842 \h </w:instrText>
            </w:r>
            <w:r>
              <w:rPr>
                <w:noProof/>
                <w:webHidden/>
              </w:rPr>
            </w:r>
            <w:r>
              <w:rPr>
                <w:noProof/>
                <w:webHidden/>
              </w:rPr>
              <w:fldChar w:fldCharType="separate"/>
            </w:r>
            <w:r>
              <w:rPr>
                <w:noProof/>
                <w:webHidden/>
              </w:rPr>
              <w:t>13</w:t>
            </w:r>
            <w:r>
              <w:rPr>
                <w:noProof/>
                <w:webHidden/>
              </w:rPr>
              <w:fldChar w:fldCharType="end"/>
            </w:r>
          </w:hyperlink>
        </w:p>
        <w:p w14:paraId="232AAC77" w14:textId="51782319" w:rsidR="00EC6347" w:rsidRDefault="00EC6347">
          <w:pPr>
            <w:pStyle w:val="20"/>
            <w:tabs>
              <w:tab w:val="right" w:leader="dot" w:pos="9016"/>
            </w:tabs>
            <w:ind w:left="420"/>
            <w:rPr>
              <w:noProof/>
              <w:kern w:val="2"/>
              <w:sz w:val="20"/>
              <w:szCs w:val="22"/>
            </w:rPr>
          </w:pPr>
          <w:hyperlink w:anchor="_Toc9315843" w:history="1">
            <w:r w:rsidRPr="00245FAD">
              <w:rPr>
                <w:rStyle w:val="a3"/>
                <w:noProof/>
              </w:rPr>
              <w:t>Deployment Diagram</w:t>
            </w:r>
            <w:r>
              <w:rPr>
                <w:noProof/>
                <w:webHidden/>
              </w:rPr>
              <w:tab/>
            </w:r>
            <w:r>
              <w:rPr>
                <w:noProof/>
                <w:webHidden/>
              </w:rPr>
              <w:fldChar w:fldCharType="begin"/>
            </w:r>
            <w:r>
              <w:rPr>
                <w:noProof/>
                <w:webHidden/>
              </w:rPr>
              <w:instrText xml:space="preserve"> PAGEREF _Toc9315843 \h </w:instrText>
            </w:r>
            <w:r>
              <w:rPr>
                <w:noProof/>
                <w:webHidden/>
              </w:rPr>
            </w:r>
            <w:r>
              <w:rPr>
                <w:noProof/>
                <w:webHidden/>
              </w:rPr>
              <w:fldChar w:fldCharType="separate"/>
            </w:r>
            <w:r>
              <w:rPr>
                <w:noProof/>
                <w:webHidden/>
              </w:rPr>
              <w:t>13</w:t>
            </w:r>
            <w:r>
              <w:rPr>
                <w:noProof/>
                <w:webHidden/>
              </w:rPr>
              <w:fldChar w:fldCharType="end"/>
            </w:r>
          </w:hyperlink>
        </w:p>
        <w:p w14:paraId="37271A06" w14:textId="12149254" w:rsidR="00EC6347" w:rsidRDefault="00EC6347" w:rsidP="00EC6347">
          <w:pPr>
            <w:pStyle w:val="10"/>
            <w:rPr>
              <w:noProof/>
              <w:kern w:val="2"/>
              <w:sz w:val="20"/>
              <w:szCs w:val="22"/>
            </w:rPr>
          </w:pPr>
          <w:hyperlink w:anchor="_Toc9315844" w:history="1">
            <w:r w:rsidRPr="00245FAD">
              <w:rPr>
                <w:rStyle w:val="a3"/>
                <w:noProof/>
              </w:rPr>
              <w:t>System Architecture – Frontend</w:t>
            </w:r>
            <w:r>
              <w:rPr>
                <w:noProof/>
                <w:webHidden/>
              </w:rPr>
              <w:tab/>
            </w:r>
            <w:r>
              <w:rPr>
                <w:noProof/>
                <w:webHidden/>
              </w:rPr>
              <w:fldChar w:fldCharType="begin"/>
            </w:r>
            <w:r>
              <w:rPr>
                <w:noProof/>
                <w:webHidden/>
              </w:rPr>
              <w:instrText xml:space="preserve"> PAGEREF _Toc9315844 \h </w:instrText>
            </w:r>
            <w:r>
              <w:rPr>
                <w:noProof/>
                <w:webHidden/>
              </w:rPr>
            </w:r>
            <w:r>
              <w:rPr>
                <w:noProof/>
                <w:webHidden/>
              </w:rPr>
              <w:fldChar w:fldCharType="separate"/>
            </w:r>
            <w:r>
              <w:rPr>
                <w:noProof/>
                <w:webHidden/>
              </w:rPr>
              <w:t>14</w:t>
            </w:r>
            <w:r>
              <w:rPr>
                <w:noProof/>
                <w:webHidden/>
              </w:rPr>
              <w:fldChar w:fldCharType="end"/>
            </w:r>
          </w:hyperlink>
        </w:p>
        <w:p w14:paraId="721E30A1" w14:textId="2567C6DB" w:rsidR="00EC6347" w:rsidRDefault="00EC6347">
          <w:pPr>
            <w:pStyle w:val="20"/>
            <w:tabs>
              <w:tab w:val="right" w:leader="dot" w:pos="9016"/>
            </w:tabs>
            <w:ind w:left="420"/>
            <w:rPr>
              <w:noProof/>
              <w:kern w:val="2"/>
              <w:sz w:val="20"/>
              <w:szCs w:val="22"/>
            </w:rPr>
          </w:pPr>
          <w:hyperlink w:anchor="_Toc9315845" w:history="1">
            <w:r w:rsidRPr="00245FAD">
              <w:rPr>
                <w:rStyle w:val="a3"/>
                <w:noProof/>
              </w:rPr>
              <w:t>Overall Architecture</w:t>
            </w:r>
            <w:r>
              <w:rPr>
                <w:noProof/>
                <w:webHidden/>
              </w:rPr>
              <w:tab/>
            </w:r>
            <w:r>
              <w:rPr>
                <w:noProof/>
                <w:webHidden/>
              </w:rPr>
              <w:fldChar w:fldCharType="begin"/>
            </w:r>
            <w:r>
              <w:rPr>
                <w:noProof/>
                <w:webHidden/>
              </w:rPr>
              <w:instrText xml:space="preserve"> PAGEREF _Toc9315845 \h </w:instrText>
            </w:r>
            <w:r>
              <w:rPr>
                <w:noProof/>
                <w:webHidden/>
              </w:rPr>
            </w:r>
            <w:r>
              <w:rPr>
                <w:noProof/>
                <w:webHidden/>
              </w:rPr>
              <w:fldChar w:fldCharType="separate"/>
            </w:r>
            <w:r>
              <w:rPr>
                <w:noProof/>
                <w:webHidden/>
              </w:rPr>
              <w:t>14</w:t>
            </w:r>
            <w:r>
              <w:rPr>
                <w:noProof/>
                <w:webHidden/>
              </w:rPr>
              <w:fldChar w:fldCharType="end"/>
            </w:r>
          </w:hyperlink>
        </w:p>
        <w:p w14:paraId="0B3C8DEC" w14:textId="7C011E66" w:rsidR="00EC6347" w:rsidRDefault="00EC6347">
          <w:pPr>
            <w:pStyle w:val="20"/>
            <w:tabs>
              <w:tab w:val="right" w:leader="dot" w:pos="9016"/>
            </w:tabs>
            <w:ind w:left="420"/>
            <w:rPr>
              <w:noProof/>
              <w:kern w:val="2"/>
              <w:sz w:val="20"/>
              <w:szCs w:val="22"/>
            </w:rPr>
          </w:pPr>
          <w:hyperlink w:anchor="_Toc9315846" w:history="1">
            <w:r w:rsidRPr="00245FAD">
              <w:rPr>
                <w:rStyle w:val="a3"/>
                <w:noProof/>
              </w:rPr>
              <w:t>Subcomponents</w:t>
            </w:r>
            <w:r>
              <w:rPr>
                <w:noProof/>
                <w:webHidden/>
              </w:rPr>
              <w:tab/>
            </w:r>
            <w:r>
              <w:rPr>
                <w:noProof/>
                <w:webHidden/>
              </w:rPr>
              <w:fldChar w:fldCharType="begin"/>
            </w:r>
            <w:r>
              <w:rPr>
                <w:noProof/>
                <w:webHidden/>
              </w:rPr>
              <w:instrText xml:space="preserve"> PAGEREF _Toc9315846 \h </w:instrText>
            </w:r>
            <w:r>
              <w:rPr>
                <w:noProof/>
                <w:webHidden/>
              </w:rPr>
            </w:r>
            <w:r>
              <w:rPr>
                <w:noProof/>
                <w:webHidden/>
              </w:rPr>
              <w:fldChar w:fldCharType="separate"/>
            </w:r>
            <w:r>
              <w:rPr>
                <w:noProof/>
                <w:webHidden/>
              </w:rPr>
              <w:t>14</w:t>
            </w:r>
            <w:r>
              <w:rPr>
                <w:noProof/>
                <w:webHidden/>
              </w:rPr>
              <w:fldChar w:fldCharType="end"/>
            </w:r>
          </w:hyperlink>
        </w:p>
        <w:p w14:paraId="2D1D4CE9" w14:textId="34E47893" w:rsidR="00EC6347" w:rsidRDefault="00EC6347">
          <w:pPr>
            <w:pStyle w:val="30"/>
            <w:tabs>
              <w:tab w:val="right" w:leader="dot" w:pos="9016"/>
            </w:tabs>
            <w:ind w:left="840"/>
            <w:rPr>
              <w:noProof/>
              <w:kern w:val="2"/>
              <w:sz w:val="20"/>
              <w:szCs w:val="22"/>
            </w:rPr>
          </w:pPr>
          <w:hyperlink w:anchor="_Toc9315847" w:history="1">
            <w:r w:rsidRPr="00245FAD">
              <w:rPr>
                <w:rStyle w:val="a3"/>
                <w:noProof/>
              </w:rPr>
              <w:t>Ranking</w:t>
            </w:r>
            <w:r>
              <w:rPr>
                <w:noProof/>
                <w:webHidden/>
              </w:rPr>
              <w:tab/>
            </w:r>
            <w:r>
              <w:rPr>
                <w:noProof/>
                <w:webHidden/>
              </w:rPr>
              <w:fldChar w:fldCharType="begin"/>
            </w:r>
            <w:r>
              <w:rPr>
                <w:noProof/>
                <w:webHidden/>
              </w:rPr>
              <w:instrText xml:space="preserve"> PAGEREF _Toc9315847 \h </w:instrText>
            </w:r>
            <w:r>
              <w:rPr>
                <w:noProof/>
                <w:webHidden/>
              </w:rPr>
            </w:r>
            <w:r>
              <w:rPr>
                <w:noProof/>
                <w:webHidden/>
              </w:rPr>
              <w:fldChar w:fldCharType="separate"/>
            </w:r>
            <w:r>
              <w:rPr>
                <w:noProof/>
                <w:webHidden/>
              </w:rPr>
              <w:t>14</w:t>
            </w:r>
            <w:r>
              <w:rPr>
                <w:noProof/>
                <w:webHidden/>
              </w:rPr>
              <w:fldChar w:fldCharType="end"/>
            </w:r>
          </w:hyperlink>
        </w:p>
        <w:p w14:paraId="581C46A2" w14:textId="118CFF7F" w:rsidR="00EC6347" w:rsidRDefault="00EC6347">
          <w:pPr>
            <w:pStyle w:val="30"/>
            <w:tabs>
              <w:tab w:val="right" w:leader="dot" w:pos="9016"/>
            </w:tabs>
            <w:ind w:left="840"/>
            <w:rPr>
              <w:noProof/>
              <w:kern w:val="2"/>
              <w:sz w:val="20"/>
              <w:szCs w:val="22"/>
            </w:rPr>
          </w:pPr>
          <w:hyperlink w:anchor="_Toc9315848" w:history="1">
            <w:r w:rsidRPr="00245FAD">
              <w:rPr>
                <w:rStyle w:val="a3"/>
                <w:noProof/>
              </w:rPr>
              <w:t>Item Detail</w:t>
            </w:r>
            <w:r>
              <w:rPr>
                <w:noProof/>
                <w:webHidden/>
              </w:rPr>
              <w:tab/>
            </w:r>
            <w:r>
              <w:rPr>
                <w:noProof/>
                <w:webHidden/>
              </w:rPr>
              <w:fldChar w:fldCharType="begin"/>
            </w:r>
            <w:r>
              <w:rPr>
                <w:noProof/>
                <w:webHidden/>
              </w:rPr>
              <w:instrText xml:space="preserve"> PAGEREF _Toc9315848 \h </w:instrText>
            </w:r>
            <w:r>
              <w:rPr>
                <w:noProof/>
                <w:webHidden/>
              </w:rPr>
            </w:r>
            <w:r>
              <w:rPr>
                <w:noProof/>
                <w:webHidden/>
              </w:rPr>
              <w:fldChar w:fldCharType="separate"/>
            </w:r>
            <w:r>
              <w:rPr>
                <w:noProof/>
                <w:webHidden/>
              </w:rPr>
              <w:t>16</w:t>
            </w:r>
            <w:r>
              <w:rPr>
                <w:noProof/>
                <w:webHidden/>
              </w:rPr>
              <w:fldChar w:fldCharType="end"/>
            </w:r>
          </w:hyperlink>
        </w:p>
        <w:p w14:paraId="4FCE9356" w14:textId="7CFFB3A2" w:rsidR="00EC6347" w:rsidRDefault="00EC6347">
          <w:pPr>
            <w:pStyle w:val="30"/>
            <w:tabs>
              <w:tab w:val="right" w:leader="dot" w:pos="9016"/>
            </w:tabs>
            <w:ind w:left="840"/>
            <w:rPr>
              <w:noProof/>
              <w:kern w:val="2"/>
              <w:sz w:val="20"/>
              <w:szCs w:val="22"/>
            </w:rPr>
          </w:pPr>
          <w:hyperlink w:anchor="_Toc9315849" w:history="1">
            <w:r w:rsidRPr="00245FAD">
              <w:rPr>
                <w:rStyle w:val="a3"/>
                <w:noProof/>
              </w:rPr>
              <w:t>Recommendation</w:t>
            </w:r>
            <w:r>
              <w:rPr>
                <w:noProof/>
                <w:webHidden/>
              </w:rPr>
              <w:tab/>
            </w:r>
            <w:r>
              <w:rPr>
                <w:noProof/>
                <w:webHidden/>
              </w:rPr>
              <w:fldChar w:fldCharType="begin"/>
            </w:r>
            <w:r>
              <w:rPr>
                <w:noProof/>
                <w:webHidden/>
              </w:rPr>
              <w:instrText xml:space="preserve"> PAGEREF _Toc9315849 \h </w:instrText>
            </w:r>
            <w:r>
              <w:rPr>
                <w:noProof/>
                <w:webHidden/>
              </w:rPr>
            </w:r>
            <w:r>
              <w:rPr>
                <w:noProof/>
                <w:webHidden/>
              </w:rPr>
              <w:fldChar w:fldCharType="separate"/>
            </w:r>
            <w:r>
              <w:rPr>
                <w:noProof/>
                <w:webHidden/>
              </w:rPr>
              <w:t>18</w:t>
            </w:r>
            <w:r>
              <w:rPr>
                <w:noProof/>
                <w:webHidden/>
              </w:rPr>
              <w:fldChar w:fldCharType="end"/>
            </w:r>
          </w:hyperlink>
        </w:p>
        <w:p w14:paraId="42F725F4" w14:textId="3A7D8496" w:rsidR="00EC6347" w:rsidRDefault="00EC6347">
          <w:pPr>
            <w:pStyle w:val="30"/>
            <w:tabs>
              <w:tab w:val="right" w:leader="dot" w:pos="9016"/>
            </w:tabs>
            <w:ind w:left="840"/>
            <w:rPr>
              <w:noProof/>
              <w:kern w:val="2"/>
              <w:sz w:val="20"/>
              <w:szCs w:val="22"/>
            </w:rPr>
          </w:pPr>
          <w:hyperlink w:anchor="_Toc9315850" w:history="1">
            <w:r w:rsidRPr="00245FAD">
              <w:rPr>
                <w:rStyle w:val="a3"/>
                <w:noProof/>
              </w:rPr>
              <w:t>Mypage</w:t>
            </w:r>
            <w:r>
              <w:rPr>
                <w:noProof/>
                <w:webHidden/>
              </w:rPr>
              <w:tab/>
            </w:r>
            <w:r>
              <w:rPr>
                <w:noProof/>
                <w:webHidden/>
              </w:rPr>
              <w:fldChar w:fldCharType="begin"/>
            </w:r>
            <w:r>
              <w:rPr>
                <w:noProof/>
                <w:webHidden/>
              </w:rPr>
              <w:instrText xml:space="preserve"> PAGEREF _Toc9315850 \h </w:instrText>
            </w:r>
            <w:r>
              <w:rPr>
                <w:noProof/>
                <w:webHidden/>
              </w:rPr>
            </w:r>
            <w:r>
              <w:rPr>
                <w:noProof/>
                <w:webHidden/>
              </w:rPr>
              <w:fldChar w:fldCharType="separate"/>
            </w:r>
            <w:r>
              <w:rPr>
                <w:noProof/>
                <w:webHidden/>
              </w:rPr>
              <w:t>19</w:t>
            </w:r>
            <w:r>
              <w:rPr>
                <w:noProof/>
                <w:webHidden/>
              </w:rPr>
              <w:fldChar w:fldCharType="end"/>
            </w:r>
          </w:hyperlink>
        </w:p>
        <w:p w14:paraId="1E77E812" w14:textId="3A9C006B" w:rsidR="00EC6347" w:rsidRDefault="00EC6347">
          <w:pPr>
            <w:pStyle w:val="30"/>
            <w:tabs>
              <w:tab w:val="right" w:leader="dot" w:pos="9016"/>
            </w:tabs>
            <w:ind w:left="840"/>
            <w:rPr>
              <w:noProof/>
              <w:kern w:val="2"/>
              <w:sz w:val="20"/>
              <w:szCs w:val="22"/>
            </w:rPr>
          </w:pPr>
          <w:hyperlink w:anchor="_Toc9315851" w:history="1">
            <w:r w:rsidRPr="00245FAD">
              <w:rPr>
                <w:rStyle w:val="a3"/>
                <w:noProof/>
              </w:rPr>
              <w:t>Search</w:t>
            </w:r>
            <w:r>
              <w:rPr>
                <w:noProof/>
                <w:webHidden/>
              </w:rPr>
              <w:tab/>
            </w:r>
            <w:r>
              <w:rPr>
                <w:noProof/>
                <w:webHidden/>
              </w:rPr>
              <w:fldChar w:fldCharType="begin"/>
            </w:r>
            <w:r>
              <w:rPr>
                <w:noProof/>
                <w:webHidden/>
              </w:rPr>
              <w:instrText xml:space="preserve"> PAGEREF _Toc9315851 \h </w:instrText>
            </w:r>
            <w:r>
              <w:rPr>
                <w:noProof/>
                <w:webHidden/>
              </w:rPr>
            </w:r>
            <w:r>
              <w:rPr>
                <w:noProof/>
                <w:webHidden/>
              </w:rPr>
              <w:fldChar w:fldCharType="separate"/>
            </w:r>
            <w:r>
              <w:rPr>
                <w:noProof/>
                <w:webHidden/>
              </w:rPr>
              <w:t>21</w:t>
            </w:r>
            <w:r>
              <w:rPr>
                <w:noProof/>
                <w:webHidden/>
              </w:rPr>
              <w:fldChar w:fldCharType="end"/>
            </w:r>
          </w:hyperlink>
        </w:p>
        <w:p w14:paraId="790EB9A0" w14:textId="3532A2C8" w:rsidR="00EC6347" w:rsidRDefault="00EC6347" w:rsidP="00EC6347">
          <w:pPr>
            <w:pStyle w:val="10"/>
            <w:rPr>
              <w:noProof/>
              <w:kern w:val="2"/>
              <w:sz w:val="20"/>
              <w:szCs w:val="22"/>
            </w:rPr>
          </w:pPr>
          <w:hyperlink w:anchor="_Toc9315852" w:history="1">
            <w:r w:rsidRPr="00245FAD">
              <w:rPr>
                <w:rStyle w:val="a3"/>
                <w:noProof/>
              </w:rPr>
              <w:t>System Architecture – Backend</w:t>
            </w:r>
            <w:r>
              <w:rPr>
                <w:noProof/>
                <w:webHidden/>
              </w:rPr>
              <w:tab/>
            </w:r>
            <w:r>
              <w:rPr>
                <w:noProof/>
                <w:webHidden/>
              </w:rPr>
              <w:fldChar w:fldCharType="begin"/>
            </w:r>
            <w:r>
              <w:rPr>
                <w:noProof/>
                <w:webHidden/>
              </w:rPr>
              <w:instrText xml:space="preserve"> PAGEREF _Toc9315852 \h </w:instrText>
            </w:r>
            <w:r>
              <w:rPr>
                <w:noProof/>
                <w:webHidden/>
              </w:rPr>
            </w:r>
            <w:r>
              <w:rPr>
                <w:noProof/>
                <w:webHidden/>
              </w:rPr>
              <w:fldChar w:fldCharType="separate"/>
            </w:r>
            <w:r>
              <w:rPr>
                <w:noProof/>
                <w:webHidden/>
              </w:rPr>
              <w:t>23</w:t>
            </w:r>
            <w:r>
              <w:rPr>
                <w:noProof/>
                <w:webHidden/>
              </w:rPr>
              <w:fldChar w:fldCharType="end"/>
            </w:r>
          </w:hyperlink>
        </w:p>
        <w:p w14:paraId="44F42D14" w14:textId="2CA446C3" w:rsidR="00EC6347" w:rsidRDefault="00EC6347">
          <w:pPr>
            <w:pStyle w:val="20"/>
            <w:tabs>
              <w:tab w:val="right" w:leader="dot" w:pos="9016"/>
            </w:tabs>
            <w:ind w:left="420"/>
            <w:rPr>
              <w:noProof/>
              <w:kern w:val="2"/>
              <w:sz w:val="20"/>
              <w:szCs w:val="22"/>
            </w:rPr>
          </w:pPr>
          <w:hyperlink w:anchor="_Toc9315853" w:history="1">
            <w:r w:rsidRPr="00245FAD">
              <w:rPr>
                <w:rStyle w:val="a3"/>
                <w:noProof/>
              </w:rPr>
              <w:t>Objectives</w:t>
            </w:r>
            <w:r>
              <w:rPr>
                <w:noProof/>
                <w:webHidden/>
              </w:rPr>
              <w:tab/>
            </w:r>
            <w:r>
              <w:rPr>
                <w:noProof/>
                <w:webHidden/>
              </w:rPr>
              <w:fldChar w:fldCharType="begin"/>
            </w:r>
            <w:r>
              <w:rPr>
                <w:noProof/>
                <w:webHidden/>
              </w:rPr>
              <w:instrText xml:space="preserve"> PAGEREF _Toc9315853 \h </w:instrText>
            </w:r>
            <w:r>
              <w:rPr>
                <w:noProof/>
                <w:webHidden/>
              </w:rPr>
            </w:r>
            <w:r>
              <w:rPr>
                <w:noProof/>
                <w:webHidden/>
              </w:rPr>
              <w:fldChar w:fldCharType="separate"/>
            </w:r>
            <w:r>
              <w:rPr>
                <w:noProof/>
                <w:webHidden/>
              </w:rPr>
              <w:t>23</w:t>
            </w:r>
            <w:r>
              <w:rPr>
                <w:noProof/>
                <w:webHidden/>
              </w:rPr>
              <w:fldChar w:fldCharType="end"/>
            </w:r>
          </w:hyperlink>
        </w:p>
        <w:p w14:paraId="66723F24" w14:textId="3DD7FF8D" w:rsidR="00EC6347" w:rsidRDefault="00EC6347">
          <w:pPr>
            <w:pStyle w:val="20"/>
            <w:tabs>
              <w:tab w:val="right" w:leader="dot" w:pos="9016"/>
            </w:tabs>
            <w:ind w:left="420"/>
            <w:rPr>
              <w:noProof/>
              <w:kern w:val="2"/>
              <w:sz w:val="20"/>
              <w:szCs w:val="22"/>
            </w:rPr>
          </w:pPr>
          <w:hyperlink w:anchor="_Toc9315854" w:history="1">
            <w:r w:rsidRPr="00245FAD">
              <w:rPr>
                <w:rStyle w:val="a3"/>
                <w:noProof/>
              </w:rPr>
              <w:t>Overall Architecture</w:t>
            </w:r>
            <w:r>
              <w:rPr>
                <w:noProof/>
                <w:webHidden/>
              </w:rPr>
              <w:tab/>
            </w:r>
            <w:r>
              <w:rPr>
                <w:noProof/>
                <w:webHidden/>
              </w:rPr>
              <w:fldChar w:fldCharType="begin"/>
            </w:r>
            <w:r>
              <w:rPr>
                <w:noProof/>
                <w:webHidden/>
              </w:rPr>
              <w:instrText xml:space="preserve"> PAGEREF _Toc9315854 \h </w:instrText>
            </w:r>
            <w:r>
              <w:rPr>
                <w:noProof/>
                <w:webHidden/>
              </w:rPr>
            </w:r>
            <w:r>
              <w:rPr>
                <w:noProof/>
                <w:webHidden/>
              </w:rPr>
              <w:fldChar w:fldCharType="separate"/>
            </w:r>
            <w:r>
              <w:rPr>
                <w:noProof/>
                <w:webHidden/>
              </w:rPr>
              <w:t>23</w:t>
            </w:r>
            <w:r>
              <w:rPr>
                <w:noProof/>
                <w:webHidden/>
              </w:rPr>
              <w:fldChar w:fldCharType="end"/>
            </w:r>
          </w:hyperlink>
        </w:p>
        <w:p w14:paraId="47ED30FA" w14:textId="737B0A14" w:rsidR="00EC6347" w:rsidRDefault="00EC6347">
          <w:pPr>
            <w:pStyle w:val="20"/>
            <w:tabs>
              <w:tab w:val="right" w:leader="dot" w:pos="9016"/>
            </w:tabs>
            <w:ind w:left="420"/>
            <w:rPr>
              <w:noProof/>
              <w:kern w:val="2"/>
              <w:sz w:val="20"/>
              <w:szCs w:val="22"/>
            </w:rPr>
          </w:pPr>
          <w:hyperlink w:anchor="_Toc9315855" w:history="1">
            <w:r w:rsidRPr="00245FAD">
              <w:rPr>
                <w:rStyle w:val="a3"/>
                <w:noProof/>
              </w:rPr>
              <w:t>Subcomponents</w:t>
            </w:r>
            <w:r>
              <w:rPr>
                <w:noProof/>
                <w:webHidden/>
              </w:rPr>
              <w:tab/>
            </w:r>
            <w:r>
              <w:rPr>
                <w:noProof/>
                <w:webHidden/>
              </w:rPr>
              <w:fldChar w:fldCharType="begin"/>
            </w:r>
            <w:r>
              <w:rPr>
                <w:noProof/>
                <w:webHidden/>
              </w:rPr>
              <w:instrText xml:space="preserve"> PAGEREF _Toc9315855 \h </w:instrText>
            </w:r>
            <w:r>
              <w:rPr>
                <w:noProof/>
                <w:webHidden/>
              </w:rPr>
            </w:r>
            <w:r>
              <w:rPr>
                <w:noProof/>
                <w:webHidden/>
              </w:rPr>
              <w:fldChar w:fldCharType="separate"/>
            </w:r>
            <w:r>
              <w:rPr>
                <w:noProof/>
                <w:webHidden/>
              </w:rPr>
              <w:t>23</w:t>
            </w:r>
            <w:r>
              <w:rPr>
                <w:noProof/>
                <w:webHidden/>
              </w:rPr>
              <w:fldChar w:fldCharType="end"/>
            </w:r>
          </w:hyperlink>
        </w:p>
        <w:p w14:paraId="717CCC0C" w14:textId="1E47D5DE" w:rsidR="00EC6347" w:rsidRDefault="00EC6347">
          <w:pPr>
            <w:pStyle w:val="30"/>
            <w:tabs>
              <w:tab w:val="right" w:leader="dot" w:pos="9016"/>
            </w:tabs>
            <w:ind w:left="840"/>
            <w:rPr>
              <w:noProof/>
              <w:kern w:val="2"/>
              <w:sz w:val="20"/>
              <w:szCs w:val="22"/>
            </w:rPr>
          </w:pPr>
          <w:hyperlink w:anchor="_Toc9315856" w:history="1">
            <w:r w:rsidRPr="00245FAD">
              <w:rPr>
                <w:rStyle w:val="a3"/>
                <w:noProof/>
              </w:rPr>
              <w:t>Backend Application</w:t>
            </w:r>
            <w:r>
              <w:rPr>
                <w:noProof/>
                <w:webHidden/>
              </w:rPr>
              <w:tab/>
            </w:r>
            <w:r>
              <w:rPr>
                <w:noProof/>
                <w:webHidden/>
              </w:rPr>
              <w:fldChar w:fldCharType="begin"/>
            </w:r>
            <w:r>
              <w:rPr>
                <w:noProof/>
                <w:webHidden/>
              </w:rPr>
              <w:instrText xml:space="preserve"> PAGEREF _Toc9315856 \h </w:instrText>
            </w:r>
            <w:r>
              <w:rPr>
                <w:noProof/>
                <w:webHidden/>
              </w:rPr>
            </w:r>
            <w:r>
              <w:rPr>
                <w:noProof/>
                <w:webHidden/>
              </w:rPr>
              <w:fldChar w:fldCharType="separate"/>
            </w:r>
            <w:r>
              <w:rPr>
                <w:noProof/>
                <w:webHidden/>
              </w:rPr>
              <w:t>23</w:t>
            </w:r>
            <w:r>
              <w:rPr>
                <w:noProof/>
                <w:webHidden/>
              </w:rPr>
              <w:fldChar w:fldCharType="end"/>
            </w:r>
          </w:hyperlink>
        </w:p>
        <w:p w14:paraId="5BACD168" w14:textId="1374504A" w:rsidR="00EC6347" w:rsidRDefault="00EC6347">
          <w:pPr>
            <w:pStyle w:val="30"/>
            <w:tabs>
              <w:tab w:val="right" w:leader="dot" w:pos="9016"/>
            </w:tabs>
            <w:ind w:left="840"/>
            <w:rPr>
              <w:noProof/>
              <w:kern w:val="2"/>
              <w:sz w:val="20"/>
              <w:szCs w:val="22"/>
            </w:rPr>
          </w:pPr>
          <w:hyperlink w:anchor="_Toc9315857" w:history="1">
            <w:r w:rsidRPr="00245FAD">
              <w:rPr>
                <w:rStyle w:val="a3"/>
                <w:noProof/>
              </w:rPr>
              <w:t>Review Analyzing System</w:t>
            </w:r>
            <w:r>
              <w:rPr>
                <w:noProof/>
                <w:webHidden/>
              </w:rPr>
              <w:tab/>
            </w:r>
            <w:r>
              <w:rPr>
                <w:noProof/>
                <w:webHidden/>
              </w:rPr>
              <w:fldChar w:fldCharType="begin"/>
            </w:r>
            <w:r>
              <w:rPr>
                <w:noProof/>
                <w:webHidden/>
              </w:rPr>
              <w:instrText xml:space="preserve"> PAGEREF _Toc9315857 \h </w:instrText>
            </w:r>
            <w:r>
              <w:rPr>
                <w:noProof/>
                <w:webHidden/>
              </w:rPr>
            </w:r>
            <w:r>
              <w:rPr>
                <w:noProof/>
                <w:webHidden/>
              </w:rPr>
              <w:fldChar w:fldCharType="separate"/>
            </w:r>
            <w:r>
              <w:rPr>
                <w:noProof/>
                <w:webHidden/>
              </w:rPr>
              <w:t>23</w:t>
            </w:r>
            <w:r>
              <w:rPr>
                <w:noProof/>
                <w:webHidden/>
              </w:rPr>
              <w:fldChar w:fldCharType="end"/>
            </w:r>
          </w:hyperlink>
        </w:p>
        <w:p w14:paraId="0FEA7619" w14:textId="7CFBBCE5" w:rsidR="00EC6347" w:rsidRDefault="00EC6347">
          <w:pPr>
            <w:pStyle w:val="30"/>
            <w:tabs>
              <w:tab w:val="right" w:leader="dot" w:pos="9016"/>
            </w:tabs>
            <w:ind w:left="840"/>
            <w:rPr>
              <w:noProof/>
              <w:kern w:val="2"/>
              <w:sz w:val="20"/>
              <w:szCs w:val="22"/>
            </w:rPr>
          </w:pPr>
          <w:hyperlink w:anchor="_Toc9315858" w:history="1">
            <w:r w:rsidRPr="00245FAD">
              <w:rPr>
                <w:rStyle w:val="a3"/>
                <w:noProof/>
              </w:rPr>
              <w:t>Review Crawling System (Review Collecting System)</w:t>
            </w:r>
            <w:r>
              <w:rPr>
                <w:noProof/>
                <w:webHidden/>
              </w:rPr>
              <w:tab/>
            </w:r>
            <w:r>
              <w:rPr>
                <w:noProof/>
                <w:webHidden/>
              </w:rPr>
              <w:fldChar w:fldCharType="begin"/>
            </w:r>
            <w:r>
              <w:rPr>
                <w:noProof/>
                <w:webHidden/>
              </w:rPr>
              <w:instrText xml:space="preserve"> PAGEREF _Toc9315858 \h </w:instrText>
            </w:r>
            <w:r>
              <w:rPr>
                <w:noProof/>
                <w:webHidden/>
              </w:rPr>
            </w:r>
            <w:r>
              <w:rPr>
                <w:noProof/>
                <w:webHidden/>
              </w:rPr>
              <w:fldChar w:fldCharType="separate"/>
            </w:r>
            <w:r>
              <w:rPr>
                <w:noProof/>
                <w:webHidden/>
              </w:rPr>
              <w:t>24</w:t>
            </w:r>
            <w:r>
              <w:rPr>
                <w:noProof/>
                <w:webHidden/>
              </w:rPr>
              <w:fldChar w:fldCharType="end"/>
            </w:r>
          </w:hyperlink>
        </w:p>
        <w:p w14:paraId="30C16577" w14:textId="221996AF" w:rsidR="00EC6347" w:rsidRDefault="00EC6347">
          <w:pPr>
            <w:pStyle w:val="30"/>
            <w:tabs>
              <w:tab w:val="right" w:leader="dot" w:pos="9016"/>
            </w:tabs>
            <w:ind w:left="840"/>
            <w:rPr>
              <w:noProof/>
              <w:kern w:val="2"/>
              <w:sz w:val="20"/>
              <w:szCs w:val="22"/>
            </w:rPr>
          </w:pPr>
          <w:hyperlink w:anchor="_Toc9315859" w:history="1">
            <w:r w:rsidRPr="00245FAD">
              <w:rPr>
                <w:rStyle w:val="a3"/>
                <w:noProof/>
              </w:rPr>
              <w:t>Item Ranking System</w:t>
            </w:r>
            <w:r>
              <w:rPr>
                <w:noProof/>
                <w:webHidden/>
              </w:rPr>
              <w:tab/>
            </w:r>
            <w:r>
              <w:rPr>
                <w:noProof/>
                <w:webHidden/>
              </w:rPr>
              <w:fldChar w:fldCharType="begin"/>
            </w:r>
            <w:r>
              <w:rPr>
                <w:noProof/>
                <w:webHidden/>
              </w:rPr>
              <w:instrText xml:space="preserve"> PAGEREF _Toc9315859 \h </w:instrText>
            </w:r>
            <w:r>
              <w:rPr>
                <w:noProof/>
                <w:webHidden/>
              </w:rPr>
            </w:r>
            <w:r>
              <w:rPr>
                <w:noProof/>
                <w:webHidden/>
              </w:rPr>
              <w:fldChar w:fldCharType="separate"/>
            </w:r>
            <w:r>
              <w:rPr>
                <w:noProof/>
                <w:webHidden/>
              </w:rPr>
              <w:t>25</w:t>
            </w:r>
            <w:r>
              <w:rPr>
                <w:noProof/>
                <w:webHidden/>
              </w:rPr>
              <w:fldChar w:fldCharType="end"/>
            </w:r>
          </w:hyperlink>
        </w:p>
        <w:p w14:paraId="065E4B8B" w14:textId="3B481036" w:rsidR="00EC6347" w:rsidRDefault="00EC6347" w:rsidP="00EC6347">
          <w:pPr>
            <w:pStyle w:val="10"/>
            <w:rPr>
              <w:noProof/>
              <w:kern w:val="2"/>
              <w:sz w:val="20"/>
              <w:szCs w:val="22"/>
            </w:rPr>
          </w:pPr>
          <w:hyperlink w:anchor="_Toc9315860" w:history="1">
            <w:r w:rsidRPr="00245FAD">
              <w:rPr>
                <w:rStyle w:val="a3"/>
                <w:noProof/>
              </w:rPr>
              <w:t>Protocol Design</w:t>
            </w:r>
            <w:r>
              <w:rPr>
                <w:noProof/>
                <w:webHidden/>
              </w:rPr>
              <w:tab/>
            </w:r>
            <w:r>
              <w:rPr>
                <w:noProof/>
                <w:webHidden/>
              </w:rPr>
              <w:fldChar w:fldCharType="begin"/>
            </w:r>
            <w:r>
              <w:rPr>
                <w:noProof/>
                <w:webHidden/>
              </w:rPr>
              <w:instrText xml:space="preserve"> PAGEREF _Toc9315860 \h </w:instrText>
            </w:r>
            <w:r>
              <w:rPr>
                <w:noProof/>
                <w:webHidden/>
              </w:rPr>
            </w:r>
            <w:r>
              <w:rPr>
                <w:noProof/>
                <w:webHidden/>
              </w:rPr>
              <w:fldChar w:fldCharType="separate"/>
            </w:r>
            <w:r>
              <w:rPr>
                <w:noProof/>
                <w:webHidden/>
              </w:rPr>
              <w:t>26</w:t>
            </w:r>
            <w:r>
              <w:rPr>
                <w:noProof/>
                <w:webHidden/>
              </w:rPr>
              <w:fldChar w:fldCharType="end"/>
            </w:r>
          </w:hyperlink>
        </w:p>
        <w:p w14:paraId="6A84C7A5" w14:textId="498C08EF" w:rsidR="00EC6347" w:rsidRDefault="00EC6347">
          <w:pPr>
            <w:pStyle w:val="20"/>
            <w:tabs>
              <w:tab w:val="right" w:leader="dot" w:pos="9016"/>
            </w:tabs>
            <w:ind w:left="420"/>
            <w:rPr>
              <w:noProof/>
              <w:kern w:val="2"/>
              <w:sz w:val="20"/>
              <w:szCs w:val="22"/>
            </w:rPr>
          </w:pPr>
          <w:hyperlink w:anchor="_Toc9315861" w:history="1">
            <w:r w:rsidRPr="00245FAD">
              <w:rPr>
                <w:rStyle w:val="a3"/>
                <w:noProof/>
              </w:rPr>
              <w:t>Objectives</w:t>
            </w:r>
            <w:r>
              <w:rPr>
                <w:noProof/>
                <w:webHidden/>
              </w:rPr>
              <w:tab/>
            </w:r>
            <w:r>
              <w:rPr>
                <w:noProof/>
                <w:webHidden/>
              </w:rPr>
              <w:fldChar w:fldCharType="begin"/>
            </w:r>
            <w:r>
              <w:rPr>
                <w:noProof/>
                <w:webHidden/>
              </w:rPr>
              <w:instrText xml:space="preserve"> PAGEREF _Toc9315861 \h </w:instrText>
            </w:r>
            <w:r>
              <w:rPr>
                <w:noProof/>
                <w:webHidden/>
              </w:rPr>
            </w:r>
            <w:r>
              <w:rPr>
                <w:noProof/>
                <w:webHidden/>
              </w:rPr>
              <w:fldChar w:fldCharType="separate"/>
            </w:r>
            <w:r>
              <w:rPr>
                <w:noProof/>
                <w:webHidden/>
              </w:rPr>
              <w:t>26</w:t>
            </w:r>
            <w:r>
              <w:rPr>
                <w:noProof/>
                <w:webHidden/>
              </w:rPr>
              <w:fldChar w:fldCharType="end"/>
            </w:r>
          </w:hyperlink>
        </w:p>
        <w:p w14:paraId="02EBEEF8" w14:textId="085281B2" w:rsidR="00EC6347" w:rsidRDefault="00EC6347">
          <w:pPr>
            <w:pStyle w:val="20"/>
            <w:tabs>
              <w:tab w:val="right" w:leader="dot" w:pos="9016"/>
            </w:tabs>
            <w:ind w:left="420"/>
            <w:rPr>
              <w:noProof/>
              <w:kern w:val="2"/>
              <w:sz w:val="20"/>
              <w:szCs w:val="22"/>
            </w:rPr>
          </w:pPr>
          <w:hyperlink w:anchor="_Toc9315862" w:history="1">
            <w:r w:rsidRPr="00245FAD">
              <w:rPr>
                <w:rStyle w:val="a3"/>
                <w:noProof/>
              </w:rPr>
              <w:t>REST Protocol</w:t>
            </w:r>
            <w:r>
              <w:rPr>
                <w:noProof/>
                <w:webHidden/>
              </w:rPr>
              <w:tab/>
            </w:r>
            <w:r>
              <w:rPr>
                <w:noProof/>
                <w:webHidden/>
              </w:rPr>
              <w:fldChar w:fldCharType="begin"/>
            </w:r>
            <w:r>
              <w:rPr>
                <w:noProof/>
                <w:webHidden/>
              </w:rPr>
              <w:instrText xml:space="preserve"> PAGEREF _Toc9315862 \h </w:instrText>
            </w:r>
            <w:r>
              <w:rPr>
                <w:noProof/>
                <w:webHidden/>
              </w:rPr>
            </w:r>
            <w:r>
              <w:rPr>
                <w:noProof/>
                <w:webHidden/>
              </w:rPr>
              <w:fldChar w:fldCharType="separate"/>
            </w:r>
            <w:r>
              <w:rPr>
                <w:noProof/>
                <w:webHidden/>
              </w:rPr>
              <w:t>26</w:t>
            </w:r>
            <w:r>
              <w:rPr>
                <w:noProof/>
                <w:webHidden/>
              </w:rPr>
              <w:fldChar w:fldCharType="end"/>
            </w:r>
          </w:hyperlink>
        </w:p>
        <w:p w14:paraId="303B5465" w14:textId="0CE55F61" w:rsidR="00EC6347" w:rsidRDefault="00EC6347">
          <w:pPr>
            <w:pStyle w:val="20"/>
            <w:tabs>
              <w:tab w:val="right" w:leader="dot" w:pos="9016"/>
            </w:tabs>
            <w:ind w:left="420"/>
            <w:rPr>
              <w:noProof/>
              <w:kern w:val="2"/>
              <w:sz w:val="20"/>
              <w:szCs w:val="22"/>
            </w:rPr>
          </w:pPr>
          <w:hyperlink w:anchor="_Toc9315863" w:history="1">
            <w:r w:rsidRPr="00245FAD">
              <w:rPr>
                <w:rStyle w:val="a3"/>
                <w:noProof/>
              </w:rPr>
              <w:t>JSON</w:t>
            </w:r>
            <w:r>
              <w:rPr>
                <w:noProof/>
                <w:webHidden/>
              </w:rPr>
              <w:tab/>
            </w:r>
            <w:r>
              <w:rPr>
                <w:noProof/>
                <w:webHidden/>
              </w:rPr>
              <w:fldChar w:fldCharType="begin"/>
            </w:r>
            <w:r>
              <w:rPr>
                <w:noProof/>
                <w:webHidden/>
              </w:rPr>
              <w:instrText xml:space="preserve"> PAGEREF _Toc9315863 \h </w:instrText>
            </w:r>
            <w:r>
              <w:rPr>
                <w:noProof/>
                <w:webHidden/>
              </w:rPr>
            </w:r>
            <w:r>
              <w:rPr>
                <w:noProof/>
                <w:webHidden/>
              </w:rPr>
              <w:fldChar w:fldCharType="separate"/>
            </w:r>
            <w:r>
              <w:rPr>
                <w:noProof/>
                <w:webHidden/>
              </w:rPr>
              <w:t>26</w:t>
            </w:r>
            <w:r>
              <w:rPr>
                <w:noProof/>
                <w:webHidden/>
              </w:rPr>
              <w:fldChar w:fldCharType="end"/>
            </w:r>
          </w:hyperlink>
        </w:p>
        <w:p w14:paraId="6F21784A" w14:textId="32C75B2E" w:rsidR="00EC6347" w:rsidRDefault="00EC6347">
          <w:pPr>
            <w:pStyle w:val="20"/>
            <w:tabs>
              <w:tab w:val="right" w:leader="dot" w:pos="9016"/>
            </w:tabs>
            <w:ind w:left="420"/>
            <w:rPr>
              <w:noProof/>
              <w:kern w:val="2"/>
              <w:sz w:val="20"/>
              <w:szCs w:val="22"/>
            </w:rPr>
          </w:pPr>
          <w:hyperlink w:anchor="_Toc9315864" w:history="1">
            <w:r w:rsidRPr="00245FAD">
              <w:rPr>
                <w:rStyle w:val="a3"/>
                <w:noProof/>
              </w:rPr>
              <w:t>Details</w:t>
            </w:r>
            <w:r>
              <w:rPr>
                <w:noProof/>
                <w:webHidden/>
              </w:rPr>
              <w:tab/>
            </w:r>
            <w:r>
              <w:rPr>
                <w:noProof/>
                <w:webHidden/>
              </w:rPr>
              <w:fldChar w:fldCharType="begin"/>
            </w:r>
            <w:r>
              <w:rPr>
                <w:noProof/>
                <w:webHidden/>
              </w:rPr>
              <w:instrText xml:space="preserve"> PAGEREF _Toc9315864 \h </w:instrText>
            </w:r>
            <w:r>
              <w:rPr>
                <w:noProof/>
                <w:webHidden/>
              </w:rPr>
            </w:r>
            <w:r>
              <w:rPr>
                <w:noProof/>
                <w:webHidden/>
              </w:rPr>
              <w:fldChar w:fldCharType="separate"/>
            </w:r>
            <w:r>
              <w:rPr>
                <w:noProof/>
                <w:webHidden/>
              </w:rPr>
              <w:t>26</w:t>
            </w:r>
            <w:r>
              <w:rPr>
                <w:noProof/>
                <w:webHidden/>
              </w:rPr>
              <w:fldChar w:fldCharType="end"/>
            </w:r>
          </w:hyperlink>
        </w:p>
        <w:p w14:paraId="7210984E" w14:textId="11595F6E" w:rsidR="00EC6347" w:rsidRDefault="00EC6347" w:rsidP="00EC6347">
          <w:pPr>
            <w:pStyle w:val="10"/>
            <w:rPr>
              <w:noProof/>
              <w:kern w:val="2"/>
              <w:sz w:val="20"/>
              <w:szCs w:val="22"/>
            </w:rPr>
          </w:pPr>
          <w:hyperlink w:anchor="_Toc9315865" w:history="1">
            <w:r w:rsidRPr="00245FAD">
              <w:rPr>
                <w:rStyle w:val="a3"/>
                <w:noProof/>
              </w:rPr>
              <w:t>Database Design</w:t>
            </w:r>
            <w:r>
              <w:rPr>
                <w:noProof/>
                <w:webHidden/>
              </w:rPr>
              <w:tab/>
            </w:r>
            <w:r>
              <w:rPr>
                <w:noProof/>
                <w:webHidden/>
              </w:rPr>
              <w:fldChar w:fldCharType="begin"/>
            </w:r>
            <w:r>
              <w:rPr>
                <w:noProof/>
                <w:webHidden/>
              </w:rPr>
              <w:instrText xml:space="preserve"> PAGEREF _Toc9315865 \h </w:instrText>
            </w:r>
            <w:r>
              <w:rPr>
                <w:noProof/>
                <w:webHidden/>
              </w:rPr>
            </w:r>
            <w:r>
              <w:rPr>
                <w:noProof/>
                <w:webHidden/>
              </w:rPr>
              <w:fldChar w:fldCharType="separate"/>
            </w:r>
            <w:r>
              <w:rPr>
                <w:noProof/>
                <w:webHidden/>
              </w:rPr>
              <w:t>28</w:t>
            </w:r>
            <w:r>
              <w:rPr>
                <w:noProof/>
                <w:webHidden/>
              </w:rPr>
              <w:fldChar w:fldCharType="end"/>
            </w:r>
          </w:hyperlink>
        </w:p>
        <w:p w14:paraId="01AFD80F" w14:textId="7B3F2C0B" w:rsidR="00EC6347" w:rsidRDefault="00EC6347">
          <w:pPr>
            <w:pStyle w:val="20"/>
            <w:tabs>
              <w:tab w:val="right" w:leader="dot" w:pos="9016"/>
            </w:tabs>
            <w:ind w:left="420"/>
            <w:rPr>
              <w:noProof/>
              <w:kern w:val="2"/>
              <w:sz w:val="20"/>
              <w:szCs w:val="22"/>
            </w:rPr>
          </w:pPr>
          <w:hyperlink w:anchor="_Toc9315866" w:history="1">
            <w:r w:rsidRPr="00245FAD">
              <w:rPr>
                <w:rStyle w:val="a3"/>
                <w:noProof/>
              </w:rPr>
              <w:t>Objectives</w:t>
            </w:r>
            <w:r>
              <w:rPr>
                <w:noProof/>
                <w:webHidden/>
              </w:rPr>
              <w:tab/>
            </w:r>
            <w:r>
              <w:rPr>
                <w:noProof/>
                <w:webHidden/>
              </w:rPr>
              <w:fldChar w:fldCharType="begin"/>
            </w:r>
            <w:r>
              <w:rPr>
                <w:noProof/>
                <w:webHidden/>
              </w:rPr>
              <w:instrText xml:space="preserve"> PAGEREF _Toc9315866 \h </w:instrText>
            </w:r>
            <w:r>
              <w:rPr>
                <w:noProof/>
                <w:webHidden/>
              </w:rPr>
            </w:r>
            <w:r>
              <w:rPr>
                <w:noProof/>
                <w:webHidden/>
              </w:rPr>
              <w:fldChar w:fldCharType="separate"/>
            </w:r>
            <w:r>
              <w:rPr>
                <w:noProof/>
                <w:webHidden/>
              </w:rPr>
              <w:t>28</w:t>
            </w:r>
            <w:r>
              <w:rPr>
                <w:noProof/>
                <w:webHidden/>
              </w:rPr>
              <w:fldChar w:fldCharType="end"/>
            </w:r>
          </w:hyperlink>
        </w:p>
        <w:p w14:paraId="52006455" w14:textId="64452D81" w:rsidR="00EC6347" w:rsidRDefault="00EC6347">
          <w:pPr>
            <w:pStyle w:val="20"/>
            <w:tabs>
              <w:tab w:val="right" w:leader="dot" w:pos="9016"/>
            </w:tabs>
            <w:ind w:left="420"/>
            <w:rPr>
              <w:noProof/>
              <w:kern w:val="2"/>
              <w:sz w:val="20"/>
              <w:szCs w:val="22"/>
            </w:rPr>
          </w:pPr>
          <w:hyperlink w:anchor="_Toc9315867" w:history="1">
            <w:r w:rsidRPr="00245FAD">
              <w:rPr>
                <w:rStyle w:val="a3"/>
                <w:noProof/>
              </w:rPr>
              <w:t>ER Diagram</w:t>
            </w:r>
            <w:r>
              <w:rPr>
                <w:noProof/>
                <w:webHidden/>
              </w:rPr>
              <w:tab/>
            </w:r>
            <w:r>
              <w:rPr>
                <w:noProof/>
                <w:webHidden/>
              </w:rPr>
              <w:fldChar w:fldCharType="begin"/>
            </w:r>
            <w:r>
              <w:rPr>
                <w:noProof/>
                <w:webHidden/>
              </w:rPr>
              <w:instrText xml:space="preserve"> PAGEREF _Toc9315867 \h </w:instrText>
            </w:r>
            <w:r>
              <w:rPr>
                <w:noProof/>
                <w:webHidden/>
              </w:rPr>
            </w:r>
            <w:r>
              <w:rPr>
                <w:noProof/>
                <w:webHidden/>
              </w:rPr>
              <w:fldChar w:fldCharType="separate"/>
            </w:r>
            <w:r>
              <w:rPr>
                <w:noProof/>
                <w:webHidden/>
              </w:rPr>
              <w:t>28</w:t>
            </w:r>
            <w:r>
              <w:rPr>
                <w:noProof/>
                <w:webHidden/>
              </w:rPr>
              <w:fldChar w:fldCharType="end"/>
            </w:r>
          </w:hyperlink>
        </w:p>
        <w:p w14:paraId="7415E326" w14:textId="1892D329" w:rsidR="00EC6347" w:rsidRDefault="00EC6347">
          <w:pPr>
            <w:pStyle w:val="30"/>
            <w:tabs>
              <w:tab w:val="right" w:leader="dot" w:pos="9016"/>
            </w:tabs>
            <w:ind w:left="840"/>
            <w:rPr>
              <w:noProof/>
              <w:kern w:val="2"/>
              <w:sz w:val="20"/>
              <w:szCs w:val="22"/>
            </w:rPr>
          </w:pPr>
          <w:hyperlink w:anchor="_Toc9315868" w:history="1">
            <w:r w:rsidRPr="00245FAD">
              <w:rPr>
                <w:rStyle w:val="a3"/>
                <w:noProof/>
              </w:rPr>
              <w:t>Entities</w:t>
            </w:r>
            <w:r>
              <w:rPr>
                <w:noProof/>
                <w:webHidden/>
              </w:rPr>
              <w:tab/>
            </w:r>
            <w:r>
              <w:rPr>
                <w:noProof/>
                <w:webHidden/>
              </w:rPr>
              <w:fldChar w:fldCharType="begin"/>
            </w:r>
            <w:r>
              <w:rPr>
                <w:noProof/>
                <w:webHidden/>
              </w:rPr>
              <w:instrText xml:space="preserve"> PAGEREF _Toc9315868 \h </w:instrText>
            </w:r>
            <w:r>
              <w:rPr>
                <w:noProof/>
                <w:webHidden/>
              </w:rPr>
            </w:r>
            <w:r>
              <w:rPr>
                <w:noProof/>
                <w:webHidden/>
              </w:rPr>
              <w:fldChar w:fldCharType="separate"/>
            </w:r>
            <w:r>
              <w:rPr>
                <w:noProof/>
                <w:webHidden/>
              </w:rPr>
              <w:t>29</w:t>
            </w:r>
            <w:r>
              <w:rPr>
                <w:noProof/>
                <w:webHidden/>
              </w:rPr>
              <w:fldChar w:fldCharType="end"/>
            </w:r>
          </w:hyperlink>
        </w:p>
        <w:p w14:paraId="06B82A96" w14:textId="286FA568" w:rsidR="00EC6347" w:rsidRDefault="00EC6347">
          <w:pPr>
            <w:pStyle w:val="40"/>
            <w:tabs>
              <w:tab w:val="right" w:leader="dot" w:pos="9016"/>
            </w:tabs>
            <w:ind w:left="1260"/>
            <w:rPr>
              <w:noProof/>
              <w:kern w:val="2"/>
              <w:sz w:val="20"/>
              <w:szCs w:val="22"/>
            </w:rPr>
          </w:pPr>
          <w:hyperlink w:anchor="_Toc9315869" w:history="1">
            <w:r w:rsidRPr="00245FAD">
              <w:rPr>
                <w:rStyle w:val="a3"/>
                <w:noProof/>
              </w:rPr>
              <w:t>User</w:t>
            </w:r>
            <w:r>
              <w:rPr>
                <w:noProof/>
                <w:webHidden/>
              </w:rPr>
              <w:tab/>
            </w:r>
            <w:r>
              <w:rPr>
                <w:noProof/>
                <w:webHidden/>
              </w:rPr>
              <w:fldChar w:fldCharType="begin"/>
            </w:r>
            <w:r>
              <w:rPr>
                <w:noProof/>
                <w:webHidden/>
              </w:rPr>
              <w:instrText xml:space="preserve"> PAGEREF _Toc9315869 \h </w:instrText>
            </w:r>
            <w:r>
              <w:rPr>
                <w:noProof/>
                <w:webHidden/>
              </w:rPr>
            </w:r>
            <w:r>
              <w:rPr>
                <w:noProof/>
                <w:webHidden/>
              </w:rPr>
              <w:fldChar w:fldCharType="separate"/>
            </w:r>
            <w:r>
              <w:rPr>
                <w:noProof/>
                <w:webHidden/>
              </w:rPr>
              <w:t>29</w:t>
            </w:r>
            <w:r>
              <w:rPr>
                <w:noProof/>
                <w:webHidden/>
              </w:rPr>
              <w:fldChar w:fldCharType="end"/>
            </w:r>
          </w:hyperlink>
        </w:p>
        <w:p w14:paraId="624660AE" w14:textId="6DD8AE29" w:rsidR="00EC6347" w:rsidRDefault="00EC6347">
          <w:pPr>
            <w:pStyle w:val="40"/>
            <w:tabs>
              <w:tab w:val="right" w:leader="dot" w:pos="9016"/>
            </w:tabs>
            <w:ind w:left="1260"/>
            <w:rPr>
              <w:noProof/>
              <w:kern w:val="2"/>
              <w:sz w:val="20"/>
              <w:szCs w:val="22"/>
            </w:rPr>
          </w:pPr>
          <w:hyperlink w:anchor="_Toc9315870" w:history="1">
            <w:r w:rsidRPr="00245FAD">
              <w:rPr>
                <w:rStyle w:val="a3"/>
                <w:noProof/>
              </w:rPr>
              <w:t>Bookmark</w:t>
            </w:r>
            <w:r>
              <w:rPr>
                <w:noProof/>
                <w:webHidden/>
              </w:rPr>
              <w:tab/>
            </w:r>
            <w:r>
              <w:rPr>
                <w:noProof/>
                <w:webHidden/>
              </w:rPr>
              <w:fldChar w:fldCharType="begin"/>
            </w:r>
            <w:r>
              <w:rPr>
                <w:noProof/>
                <w:webHidden/>
              </w:rPr>
              <w:instrText xml:space="preserve"> PAGEREF _Toc9315870 \h </w:instrText>
            </w:r>
            <w:r>
              <w:rPr>
                <w:noProof/>
                <w:webHidden/>
              </w:rPr>
            </w:r>
            <w:r>
              <w:rPr>
                <w:noProof/>
                <w:webHidden/>
              </w:rPr>
              <w:fldChar w:fldCharType="separate"/>
            </w:r>
            <w:r>
              <w:rPr>
                <w:noProof/>
                <w:webHidden/>
              </w:rPr>
              <w:t>30</w:t>
            </w:r>
            <w:r>
              <w:rPr>
                <w:noProof/>
                <w:webHidden/>
              </w:rPr>
              <w:fldChar w:fldCharType="end"/>
            </w:r>
          </w:hyperlink>
        </w:p>
        <w:p w14:paraId="40F7E926" w14:textId="3EC45E14" w:rsidR="00EC6347" w:rsidRDefault="00EC6347">
          <w:pPr>
            <w:pStyle w:val="40"/>
            <w:tabs>
              <w:tab w:val="right" w:leader="dot" w:pos="9016"/>
            </w:tabs>
            <w:ind w:left="1260"/>
            <w:rPr>
              <w:noProof/>
              <w:kern w:val="2"/>
              <w:sz w:val="20"/>
              <w:szCs w:val="22"/>
            </w:rPr>
          </w:pPr>
          <w:hyperlink w:anchor="_Toc9315871" w:history="1">
            <w:r w:rsidRPr="00245FAD">
              <w:rPr>
                <w:rStyle w:val="a3"/>
                <w:noProof/>
              </w:rPr>
              <w:t>Authority</w:t>
            </w:r>
            <w:r>
              <w:rPr>
                <w:noProof/>
                <w:webHidden/>
              </w:rPr>
              <w:tab/>
            </w:r>
            <w:r>
              <w:rPr>
                <w:noProof/>
                <w:webHidden/>
              </w:rPr>
              <w:fldChar w:fldCharType="begin"/>
            </w:r>
            <w:r>
              <w:rPr>
                <w:noProof/>
                <w:webHidden/>
              </w:rPr>
              <w:instrText xml:space="preserve"> PAGEREF _Toc9315871 \h </w:instrText>
            </w:r>
            <w:r>
              <w:rPr>
                <w:noProof/>
                <w:webHidden/>
              </w:rPr>
            </w:r>
            <w:r>
              <w:rPr>
                <w:noProof/>
                <w:webHidden/>
              </w:rPr>
              <w:fldChar w:fldCharType="separate"/>
            </w:r>
            <w:r>
              <w:rPr>
                <w:noProof/>
                <w:webHidden/>
              </w:rPr>
              <w:t>30</w:t>
            </w:r>
            <w:r>
              <w:rPr>
                <w:noProof/>
                <w:webHidden/>
              </w:rPr>
              <w:fldChar w:fldCharType="end"/>
            </w:r>
          </w:hyperlink>
        </w:p>
        <w:p w14:paraId="01B82CE7" w14:textId="75D150D3" w:rsidR="00EC6347" w:rsidRDefault="00EC6347">
          <w:pPr>
            <w:pStyle w:val="40"/>
            <w:tabs>
              <w:tab w:val="right" w:leader="dot" w:pos="9016"/>
            </w:tabs>
            <w:ind w:left="1260"/>
            <w:rPr>
              <w:noProof/>
              <w:kern w:val="2"/>
              <w:sz w:val="20"/>
              <w:szCs w:val="22"/>
            </w:rPr>
          </w:pPr>
          <w:hyperlink w:anchor="_Toc9315872" w:history="1">
            <w:r w:rsidRPr="00245FAD">
              <w:rPr>
                <w:rStyle w:val="a3"/>
                <w:noProof/>
              </w:rPr>
              <w:t>Item</w:t>
            </w:r>
            <w:r>
              <w:rPr>
                <w:noProof/>
                <w:webHidden/>
              </w:rPr>
              <w:tab/>
            </w:r>
            <w:r>
              <w:rPr>
                <w:noProof/>
                <w:webHidden/>
              </w:rPr>
              <w:fldChar w:fldCharType="begin"/>
            </w:r>
            <w:r>
              <w:rPr>
                <w:noProof/>
                <w:webHidden/>
              </w:rPr>
              <w:instrText xml:space="preserve"> PAGEREF _Toc9315872 \h </w:instrText>
            </w:r>
            <w:r>
              <w:rPr>
                <w:noProof/>
                <w:webHidden/>
              </w:rPr>
            </w:r>
            <w:r>
              <w:rPr>
                <w:noProof/>
                <w:webHidden/>
              </w:rPr>
              <w:fldChar w:fldCharType="separate"/>
            </w:r>
            <w:r>
              <w:rPr>
                <w:noProof/>
                <w:webHidden/>
              </w:rPr>
              <w:t>31</w:t>
            </w:r>
            <w:r>
              <w:rPr>
                <w:noProof/>
                <w:webHidden/>
              </w:rPr>
              <w:fldChar w:fldCharType="end"/>
            </w:r>
          </w:hyperlink>
        </w:p>
        <w:p w14:paraId="119F4215" w14:textId="2C515F6B" w:rsidR="00EC6347" w:rsidRDefault="00EC6347">
          <w:pPr>
            <w:pStyle w:val="40"/>
            <w:tabs>
              <w:tab w:val="right" w:leader="dot" w:pos="9016"/>
            </w:tabs>
            <w:ind w:left="1260"/>
            <w:rPr>
              <w:noProof/>
              <w:kern w:val="2"/>
              <w:sz w:val="20"/>
              <w:szCs w:val="22"/>
            </w:rPr>
          </w:pPr>
          <w:hyperlink w:anchor="_Toc9315873" w:history="1">
            <w:r w:rsidRPr="00245FAD">
              <w:rPr>
                <w:rStyle w:val="a3"/>
                <w:noProof/>
              </w:rPr>
              <w:t>Recommend Category</w:t>
            </w:r>
            <w:r>
              <w:rPr>
                <w:noProof/>
                <w:webHidden/>
              </w:rPr>
              <w:tab/>
            </w:r>
            <w:r>
              <w:rPr>
                <w:noProof/>
                <w:webHidden/>
              </w:rPr>
              <w:fldChar w:fldCharType="begin"/>
            </w:r>
            <w:r>
              <w:rPr>
                <w:noProof/>
                <w:webHidden/>
              </w:rPr>
              <w:instrText xml:space="preserve"> PAGEREF _Toc9315873 \h </w:instrText>
            </w:r>
            <w:r>
              <w:rPr>
                <w:noProof/>
                <w:webHidden/>
              </w:rPr>
            </w:r>
            <w:r>
              <w:rPr>
                <w:noProof/>
                <w:webHidden/>
              </w:rPr>
              <w:fldChar w:fldCharType="separate"/>
            </w:r>
            <w:r>
              <w:rPr>
                <w:noProof/>
                <w:webHidden/>
              </w:rPr>
              <w:t>31</w:t>
            </w:r>
            <w:r>
              <w:rPr>
                <w:noProof/>
                <w:webHidden/>
              </w:rPr>
              <w:fldChar w:fldCharType="end"/>
            </w:r>
          </w:hyperlink>
        </w:p>
        <w:p w14:paraId="25B6E0E5" w14:textId="05A02966" w:rsidR="00EC6347" w:rsidRDefault="00EC6347">
          <w:pPr>
            <w:pStyle w:val="40"/>
            <w:tabs>
              <w:tab w:val="right" w:leader="dot" w:pos="9016"/>
            </w:tabs>
            <w:ind w:left="1260"/>
            <w:rPr>
              <w:noProof/>
              <w:kern w:val="2"/>
              <w:sz w:val="20"/>
              <w:szCs w:val="22"/>
            </w:rPr>
          </w:pPr>
          <w:hyperlink w:anchor="_Toc9315874" w:history="1">
            <w:r w:rsidRPr="00245FAD">
              <w:rPr>
                <w:rStyle w:val="a3"/>
                <w:noProof/>
              </w:rPr>
              <w:t>Keyword</w:t>
            </w:r>
            <w:r>
              <w:rPr>
                <w:noProof/>
                <w:webHidden/>
              </w:rPr>
              <w:tab/>
            </w:r>
            <w:r>
              <w:rPr>
                <w:noProof/>
                <w:webHidden/>
              </w:rPr>
              <w:fldChar w:fldCharType="begin"/>
            </w:r>
            <w:r>
              <w:rPr>
                <w:noProof/>
                <w:webHidden/>
              </w:rPr>
              <w:instrText xml:space="preserve"> PAGEREF _Toc9315874 \h </w:instrText>
            </w:r>
            <w:r>
              <w:rPr>
                <w:noProof/>
                <w:webHidden/>
              </w:rPr>
            </w:r>
            <w:r>
              <w:rPr>
                <w:noProof/>
                <w:webHidden/>
              </w:rPr>
              <w:fldChar w:fldCharType="separate"/>
            </w:r>
            <w:r>
              <w:rPr>
                <w:noProof/>
                <w:webHidden/>
              </w:rPr>
              <w:t>32</w:t>
            </w:r>
            <w:r>
              <w:rPr>
                <w:noProof/>
                <w:webHidden/>
              </w:rPr>
              <w:fldChar w:fldCharType="end"/>
            </w:r>
          </w:hyperlink>
        </w:p>
        <w:p w14:paraId="73DE83AF" w14:textId="4AB95B54" w:rsidR="00EC6347" w:rsidRDefault="00EC6347">
          <w:pPr>
            <w:pStyle w:val="40"/>
            <w:tabs>
              <w:tab w:val="right" w:leader="dot" w:pos="9016"/>
            </w:tabs>
            <w:ind w:left="1260"/>
            <w:rPr>
              <w:noProof/>
              <w:kern w:val="2"/>
              <w:sz w:val="20"/>
              <w:szCs w:val="22"/>
            </w:rPr>
          </w:pPr>
          <w:hyperlink w:anchor="_Toc9315875" w:history="1">
            <w:r w:rsidRPr="00245FAD">
              <w:rPr>
                <w:rStyle w:val="a3"/>
                <w:noProof/>
              </w:rPr>
              <w:t>Review</w:t>
            </w:r>
            <w:r>
              <w:rPr>
                <w:noProof/>
                <w:webHidden/>
              </w:rPr>
              <w:tab/>
            </w:r>
            <w:r>
              <w:rPr>
                <w:noProof/>
                <w:webHidden/>
              </w:rPr>
              <w:fldChar w:fldCharType="begin"/>
            </w:r>
            <w:r>
              <w:rPr>
                <w:noProof/>
                <w:webHidden/>
              </w:rPr>
              <w:instrText xml:space="preserve"> PAGEREF _Toc9315875 \h </w:instrText>
            </w:r>
            <w:r>
              <w:rPr>
                <w:noProof/>
                <w:webHidden/>
              </w:rPr>
            </w:r>
            <w:r>
              <w:rPr>
                <w:noProof/>
                <w:webHidden/>
              </w:rPr>
              <w:fldChar w:fldCharType="separate"/>
            </w:r>
            <w:r>
              <w:rPr>
                <w:noProof/>
                <w:webHidden/>
              </w:rPr>
              <w:t>32</w:t>
            </w:r>
            <w:r>
              <w:rPr>
                <w:noProof/>
                <w:webHidden/>
              </w:rPr>
              <w:fldChar w:fldCharType="end"/>
            </w:r>
          </w:hyperlink>
        </w:p>
        <w:p w14:paraId="3A6ED041" w14:textId="1E60E083" w:rsidR="00EC6347" w:rsidRDefault="00EC6347">
          <w:pPr>
            <w:pStyle w:val="40"/>
            <w:tabs>
              <w:tab w:val="right" w:leader="dot" w:pos="9016"/>
            </w:tabs>
            <w:ind w:left="1260"/>
            <w:rPr>
              <w:noProof/>
              <w:kern w:val="2"/>
              <w:sz w:val="20"/>
              <w:szCs w:val="22"/>
            </w:rPr>
          </w:pPr>
          <w:hyperlink w:anchor="_Toc9315876" w:history="1">
            <w:r w:rsidRPr="00245FAD">
              <w:rPr>
                <w:rStyle w:val="a3"/>
                <w:noProof/>
              </w:rPr>
              <w:t>Review Reference</w:t>
            </w:r>
            <w:r>
              <w:rPr>
                <w:noProof/>
                <w:webHidden/>
              </w:rPr>
              <w:tab/>
            </w:r>
            <w:r>
              <w:rPr>
                <w:noProof/>
                <w:webHidden/>
              </w:rPr>
              <w:fldChar w:fldCharType="begin"/>
            </w:r>
            <w:r>
              <w:rPr>
                <w:noProof/>
                <w:webHidden/>
              </w:rPr>
              <w:instrText xml:space="preserve"> PAGEREF _Toc9315876 \h </w:instrText>
            </w:r>
            <w:r>
              <w:rPr>
                <w:noProof/>
                <w:webHidden/>
              </w:rPr>
            </w:r>
            <w:r>
              <w:rPr>
                <w:noProof/>
                <w:webHidden/>
              </w:rPr>
              <w:fldChar w:fldCharType="separate"/>
            </w:r>
            <w:r>
              <w:rPr>
                <w:noProof/>
                <w:webHidden/>
              </w:rPr>
              <w:t>33</w:t>
            </w:r>
            <w:r>
              <w:rPr>
                <w:noProof/>
                <w:webHidden/>
              </w:rPr>
              <w:fldChar w:fldCharType="end"/>
            </w:r>
          </w:hyperlink>
        </w:p>
        <w:p w14:paraId="483814DF" w14:textId="01F2153F" w:rsidR="00EC6347" w:rsidRDefault="00EC6347">
          <w:pPr>
            <w:pStyle w:val="30"/>
            <w:tabs>
              <w:tab w:val="right" w:leader="dot" w:pos="9016"/>
            </w:tabs>
            <w:ind w:left="840"/>
            <w:rPr>
              <w:noProof/>
              <w:kern w:val="2"/>
              <w:sz w:val="20"/>
              <w:szCs w:val="22"/>
            </w:rPr>
          </w:pPr>
          <w:hyperlink w:anchor="_Toc9315877" w:history="1">
            <w:r w:rsidRPr="00245FAD">
              <w:rPr>
                <w:rStyle w:val="a3"/>
                <w:noProof/>
              </w:rPr>
              <w:t>Relations</w:t>
            </w:r>
            <w:r>
              <w:rPr>
                <w:noProof/>
                <w:webHidden/>
              </w:rPr>
              <w:tab/>
            </w:r>
            <w:r>
              <w:rPr>
                <w:noProof/>
                <w:webHidden/>
              </w:rPr>
              <w:fldChar w:fldCharType="begin"/>
            </w:r>
            <w:r>
              <w:rPr>
                <w:noProof/>
                <w:webHidden/>
              </w:rPr>
              <w:instrText xml:space="preserve"> PAGEREF _Toc9315877 \h </w:instrText>
            </w:r>
            <w:r>
              <w:rPr>
                <w:noProof/>
                <w:webHidden/>
              </w:rPr>
            </w:r>
            <w:r>
              <w:rPr>
                <w:noProof/>
                <w:webHidden/>
              </w:rPr>
              <w:fldChar w:fldCharType="separate"/>
            </w:r>
            <w:r>
              <w:rPr>
                <w:noProof/>
                <w:webHidden/>
              </w:rPr>
              <w:t>34</w:t>
            </w:r>
            <w:r>
              <w:rPr>
                <w:noProof/>
                <w:webHidden/>
              </w:rPr>
              <w:fldChar w:fldCharType="end"/>
            </w:r>
          </w:hyperlink>
        </w:p>
        <w:p w14:paraId="2A857EE3" w14:textId="5DC68D2E" w:rsidR="00EC6347" w:rsidRDefault="00EC6347">
          <w:pPr>
            <w:pStyle w:val="20"/>
            <w:tabs>
              <w:tab w:val="right" w:leader="dot" w:pos="9016"/>
            </w:tabs>
            <w:ind w:left="420"/>
            <w:rPr>
              <w:noProof/>
              <w:kern w:val="2"/>
              <w:sz w:val="20"/>
              <w:szCs w:val="22"/>
            </w:rPr>
          </w:pPr>
          <w:hyperlink w:anchor="_Toc9315878" w:history="1">
            <w:r w:rsidRPr="00245FAD">
              <w:rPr>
                <w:rStyle w:val="a3"/>
                <w:noProof/>
              </w:rPr>
              <w:t>Relational Schema</w:t>
            </w:r>
            <w:r>
              <w:rPr>
                <w:noProof/>
                <w:webHidden/>
              </w:rPr>
              <w:tab/>
            </w:r>
            <w:r>
              <w:rPr>
                <w:noProof/>
                <w:webHidden/>
              </w:rPr>
              <w:fldChar w:fldCharType="begin"/>
            </w:r>
            <w:r>
              <w:rPr>
                <w:noProof/>
                <w:webHidden/>
              </w:rPr>
              <w:instrText xml:space="preserve"> PAGEREF _Toc9315878 \h </w:instrText>
            </w:r>
            <w:r>
              <w:rPr>
                <w:noProof/>
                <w:webHidden/>
              </w:rPr>
            </w:r>
            <w:r>
              <w:rPr>
                <w:noProof/>
                <w:webHidden/>
              </w:rPr>
              <w:fldChar w:fldCharType="separate"/>
            </w:r>
            <w:r>
              <w:rPr>
                <w:noProof/>
                <w:webHidden/>
              </w:rPr>
              <w:t>34</w:t>
            </w:r>
            <w:r>
              <w:rPr>
                <w:noProof/>
                <w:webHidden/>
              </w:rPr>
              <w:fldChar w:fldCharType="end"/>
            </w:r>
          </w:hyperlink>
        </w:p>
        <w:p w14:paraId="5E619611" w14:textId="36E81953" w:rsidR="00EC6347" w:rsidRDefault="00EC6347">
          <w:pPr>
            <w:pStyle w:val="20"/>
            <w:tabs>
              <w:tab w:val="right" w:leader="dot" w:pos="9016"/>
            </w:tabs>
            <w:ind w:left="420"/>
            <w:rPr>
              <w:noProof/>
              <w:kern w:val="2"/>
              <w:sz w:val="20"/>
              <w:szCs w:val="22"/>
            </w:rPr>
          </w:pPr>
          <w:hyperlink w:anchor="_Toc9315879" w:history="1">
            <w:r w:rsidRPr="00245FAD">
              <w:rPr>
                <w:rStyle w:val="a3"/>
                <w:noProof/>
              </w:rPr>
              <w:t>SQL DDL</w:t>
            </w:r>
            <w:r>
              <w:rPr>
                <w:noProof/>
                <w:webHidden/>
              </w:rPr>
              <w:tab/>
            </w:r>
            <w:r>
              <w:rPr>
                <w:noProof/>
                <w:webHidden/>
              </w:rPr>
              <w:fldChar w:fldCharType="begin"/>
            </w:r>
            <w:r>
              <w:rPr>
                <w:noProof/>
                <w:webHidden/>
              </w:rPr>
              <w:instrText xml:space="preserve"> PAGEREF _Toc9315879 \h </w:instrText>
            </w:r>
            <w:r>
              <w:rPr>
                <w:noProof/>
                <w:webHidden/>
              </w:rPr>
            </w:r>
            <w:r>
              <w:rPr>
                <w:noProof/>
                <w:webHidden/>
              </w:rPr>
              <w:fldChar w:fldCharType="separate"/>
            </w:r>
            <w:r>
              <w:rPr>
                <w:noProof/>
                <w:webHidden/>
              </w:rPr>
              <w:t>34</w:t>
            </w:r>
            <w:r>
              <w:rPr>
                <w:noProof/>
                <w:webHidden/>
              </w:rPr>
              <w:fldChar w:fldCharType="end"/>
            </w:r>
          </w:hyperlink>
        </w:p>
        <w:p w14:paraId="60C6EE94" w14:textId="35302B8B" w:rsidR="00EC6347" w:rsidRDefault="00EC6347" w:rsidP="00EC6347">
          <w:pPr>
            <w:pStyle w:val="10"/>
            <w:rPr>
              <w:noProof/>
              <w:kern w:val="2"/>
              <w:sz w:val="20"/>
              <w:szCs w:val="22"/>
            </w:rPr>
          </w:pPr>
          <w:hyperlink w:anchor="_Toc9315880" w:history="1">
            <w:r w:rsidRPr="00245FAD">
              <w:rPr>
                <w:rStyle w:val="a3"/>
                <w:noProof/>
              </w:rPr>
              <w:t>Testing Plan</w:t>
            </w:r>
            <w:r>
              <w:rPr>
                <w:noProof/>
                <w:webHidden/>
              </w:rPr>
              <w:tab/>
            </w:r>
            <w:r>
              <w:rPr>
                <w:noProof/>
                <w:webHidden/>
              </w:rPr>
              <w:fldChar w:fldCharType="begin"/>
            </w:r>
            <w:r>
              <w:rPr>
                <w:noProof/>
                <w:webHidden/>
              </w:rPr>
              <w:instrText xml:space="preserve"> PAGEREF _Toc9315880 \h </w:instrText>
            </w:r>
            <w:r>
              <w:rPr>
                <w:noProof/>
                <w:webHidden/>
              </w:rPr>
            </w:r>
            <w:r>
              <w:rPr>
                <w:noProof/>
                <w:webHidden/>
              </w:rPr>
              <w:fldChar w:fldCharType="separate"/>
            </w:r>
            <w:r>
              <w:rPr>
                <w:noProof/>
                <w:webHidden/>
              </w:rPr>
              <w:t>35</w:t>
            </w:r>
            <w:r>
              <w:rPr>
                <w:noProof/>
                <w:webHidden/>
              </w:rPr>
              <w:fldChar w:fldCharType="end"/>
            </w:r>
          </w:hyperlink>
        </w:p>
        <w:p w14:paraId="4ABB8CE4" w14:textId="1C6CC588" w:rsidR="00EC6347" w:rsidRDefault="00EC6347">
          <w:pPr>
            <w:pStyle w:val="20"/>
            <w:tabs>
              <w:tab w:val="right" w:leader="dot" w:pos="9016"/>
            </w:tabs>
            <w:ind w:left="420"/>
            <w:rPr>
              <w:noProof/>
              <w:kern w:val="2"/>
              <w:sz w:val="20"/>
              <w:szCs w:val="22"/>
            </w:rPr>
          </w:pPr>
          <w:hyperlink w:anchor="_Toc9315881" w:history="1">
            <w:r w:rsidRPr="00245FAD">
              <w:rPr>
                <w:rStyle w:val="a3"/>
                <w:noProof/>
              </w:rPr>
              <w:t>Objectives</w:t>
            </w:r>
            <w:r>
              <w:rPr>
                <w:noProof/>
                <w:webHidden/>
              </w:rPr>
              <w:tab/>
            </w:r>
            <w:r>
              <w:rPr>
                <w:noProof/>
                <w:webHidden/>
              </w:rPr>
              <w:fldChar w:fldCharType="begin"/>
            </w:r>
            <w:r>
              <w:rPr>
                <w:noProof/>
                <w:webHidden/>
              </w:rPr>
              <w:instrText xml:space="preserve"> PAGEREF _Toc9315881 \h </w:instrText>
            </w:r>
            <w:r>
              <w:rPr>
                <w:noProof/>
                <w:webHidden/>
              </w:rPr>
            </w:r>
            <w:r>
              <w:rPr>
                <w:noProof/>
                <w:webHidden/>
              </w:rPr>
              <w:fldChar w:fldCharType="separate"/>
            </w:r>
            <w:r>
              <w:rPr>
                <w:noProof/>
                <w:webHidden/>
              </w:rPr>
              <w:t>35</w:t>
            </w:r>
            <w:r>
              <w:rPr>
                <w:noProof/>
                <w:webHidden/>
              </w:rPr>
              <w:fldChar w:fldCharType="end"/>
            </w:r>
          </w:hyperlink>
        </w:p>
        <w:p w14:paraId="1818DA9A" w14:textId="1FF725A8" w:rsidR="00EC6347" w:rsidRDefault="00EC6347">
          <w:pPr>
            <w:pStyle w:val="20"/>
            <w:tabs>
              <w:tab w:val="right" w:leader="dot" w:pos="9016"/>
            </w:tabs>
            <w:ind w:left="420"/>
            <w:rPr>
              <w:noProof/>
              <w:kern w:val="2"/>
              <w:sz w:val="20"/>
              <w:szCs w:val="22"/>
            </w:rPr>
          </w:pPr>
          <w:hyperlink w:anchor="_Toc9315882" w:history="1">
            <w:r w:rsidRPr="00245FAD">
              <w:rPr>
                <w:rStyle w:val="a3"/>
                <w:noProof/>
              </w:rPr>
              <w:t>Testing Policy</w:t>
            </w:r>
            <w:r>
              <w:rPr>
                <w:noProof/>
                <w:webHidden/>
              </w:rPr>
              <w:tab/>
            </w:r>
            <w:r>
              <w:rPr>
                <w:noProof/>
                <w:webHidden/>
              </w:rPr>
              <w:fldChar w:fldCharType="begin"/>
            </w:r>
            <w:r>
              <w:rPr>
                <w:noProof/>
                <w:webHidden/>
              </w:rPr>
              <w:instrText xml:space="preserve"> PAGEREF _Toc9315882 \h </w:instrText>
            </w:r>
            <w:r>
              <w:rPr>
                <w:noProof/>
                <w:webHidden/>
              </w:rPr>
            </w:r>
            <w:r>
              <w:rPr>
                <w:noProof/>
                <w:webHidden/>
              </w:rPr>
              <w:fldChar w:fldCharType="separate"/>
            </w:r>
            <w:r>
              <w:rPr>
                <w:noProof/>
                <w:webHidden/>
              </w:rPr>
              <w:t>35</w:t>
            </w:r>
            <w:r>
              <w:rPr>
                <w:noProof/>
                <w:webHidden/>
              </w:rPr>
              <w:fldChar w:fldCharType="end"/>
            </w:r>
          </w:hyperlink>
        </w:p>
        <w:p w14:paraId="0C86FC46" w14:textId="287D2495" w:rsidR="00EC6347" w:rsidRDefault="00EC6347">
          <w:pPr>
            <w:pStyle w:val="30"/>
            <w:tabs>
              <w:tab w:val="right" w:leader="dot" w:pos="9016"/>
            </w:tabs>
            <w:ind w:left="840"/>
            <w:rPr>
              <w:noProof/>
              <w:kern w:val="2"/>
              <w:sz w:val="20"/>
              <w:szCs w:val="22"/>
            </w:rPr>
          </w:pPr>
          <w:hyperlink w:anchor="_Toc9315883" w:history="1">
            <w:r w:rsidRPr="00245FAD">
              <w:rPr>
                <w:rStyle w:val="a3"/>
                <w:noProof/>
              </w:rPr>
              <w:t>Development Testing</w:t>
            </w:r>
            <w:r>
              <w:rPr>
                <w:noProof/>
                <w:webHidden/>
              </w:rPr>
              <w:tab/>
            </w:r>
            <w:r>
              <w:rPr>
                <w:noProof/>
                <w:webHidden/>
              </w:rPr>
              <w:fldChar w:fldCharType="begin"/>
            </w:r>
            <w:r>
              <w:rPr>
                <w:noProof/>
                <w:webHidden/>
              </w:rPr>
              <w:instrText xml:space="preserve"> PAGEREF _Toc9315883 \h </w:instrText>
            </w:r>
            <w:r>
              <w:rPr>
                <w:noProof/>
                <w:webHidden/>
              </w:rPr>
            </w:r>
            <w:r>
              <w:rPr>
                <w:noProof/>
                <w:webHidden/>
              </w:rPr>
              <w:fldChar w:fldCharType="separate"/>
            </w:r>
            <w:r>
              <w:rPr>
                <w:noProof/>
                <w:webHidden/>
              </w:rPr>
              <w:t>35</w:t>
            </w:r>
            <w:r>
              <w:rPr>
                <w:noProof/>
                <w:webHidden/>
              </w:rPr>
              <w:fldChar w:fldCharType="end"/>
            </w:r>
          </w:hyperlink>
        </w:p>
        <w:p w14:paraId="3188B0FE" w14:textId="3BB44B68" w:rsidR="00EC6347" w:rsidRDefault="00EC6347">
          <w:pPr>
            <w:pStyle w:val="30"/>
            <w:tabs>
              <w:tab w:val="right" w:leader="dot" w:pos="9016"/>
            </w:tabs>
            <w:ind w:left="840"/>
            <w:rPr>
              <w:noProof/>
              <w:kern w:val="2"/>
              <w:sz w:val="20"/>
              <w:szCs w:val="22"/>
            </w:rPr>
          </w:pPr>
          <w:hyperlink w:anchor="_Toc9315884" w:history="1">
            <w:r w:rsidRPr="00245FAD">
              <w:rPr>
                <w:rStyle w:val="a3"/>
                <w:noProof/>
              </w:rPr>
              <w:t>Release Testing</w:t>
            </w:r>
            <w:r>
              <w:rPr>
                <w:noProof/>
                <w:webHidden/>
              </w:rPr>
              <w:tab/>
            </w:r>
            <w:r>
              <w:rPr>
                <w:noProof/>
                <w:webHidden/>
              </w:rPr>
              <w:fldChar w:fldCharType="begin"/>
            </w:r>
            <w:r>
              <w:rPr>
                <w:noProof/>
                <w:webHidden/>
              </w:rPr>
              <w:instrText xml:space="preserve"> PAGEREF _Toc9315884 \h </w:instrText>
            </w:r>
            <w:r>
              <w:rPr>
                <w:noProof/>
                <w:webHidden/>
              </w:rPr>
            </w:r>
            <w:r>
              <w:rPr>
                <w:noProof/>
                <w:webHidden/>
              </w:rPr>
              <w:fldChar w:fldCharType="separate"/>
            </w:r>
            <w:r>
              <w:rPr>
                <w:noProof/>
                <w:webHidden/>
              </w:rPr>
              <w:t>37</w:t>
            </w:r>
            <w:r>
              <w:rPr>
                <w:noProof/>
                <w:webHidden/>
              </w:rPr>
              <w:fldChar w:fldCharType="end"/>
            </w:r>
          </w:hyperlink>
        </w:p>
        <w:p w14:paraId="63FAD684" w14:textId="2766D7D4" w:rsidR="00EC6347" w:rsidRDefault="00EC6347">
          <w:pPr>
            <w:pStyle w:val="30"/>
            <w:tabs>
              <w:tab w:val="right" w:leader="dot" w:pos="9016"/>
            </w:tabs>
            <w:ind w:left="840"/>
            <w:rPr>
              <w:noProof/>
              <w:kern w:val="2"/>
              <w:sz w:val="20"/>
              <w:szCs w:val="22"/>
            </w:rPr>
          </w:pPr>
          <w:hyperlink w:anchor="_Toc9315885" w:history="1">
            <w:r w:rsidRPr="00245FAD">
              <w:rPr>
                <w:rStyle w:val="a3"/>
                <w:noProof/>
              </w:rPr>
              <w:t>User Testing</w:t>
            </w:r>
            <w:r>
              <w:rPr>
                <w:noProof/>
                <w:webHidden/>
              </w:rPr>
              <w:tab/>
            </w:r>
            <w:r>
              <w:rPr>
                <w:noProof/>
                <w:webHidden/>
              </w:rPr>
              <w:fldChar w:fldCharType="begin"/>
            </w:r>
            <w:r>
              <w:rPr>
                <w:noProof/>
                <w:webHidden/>
              </w:rPr>
              <w:instrText xml:space="preserve"> PAGEREF _Toc9315885 \h </w:instrText>
            </w:r>
            <w:r>
              <w:rPr>
                <w:noProof/>
                <w:webHidden/>
              </w:rPr>
            </w:r>
            <w:r>
              <w:rPr>
                <w:noProof/>
                <w:webHidden/>
              </w:rPr>
              <w:fldChar w:fldCharType="separate"/>
            </w:r>
            <w:r>
              <w:rPr>
                <w:noProof/>
                <w:webHidden/>
              </w:rPr>
              <w:t>38</w:t>
            </w:r>
            <w:r>
              <w:rPr>
                <w:noProof/>
                <w:webHidden/>
              </w:rPr>
              <w:fldChar w:fldCharType="end"/>
            </w:r>
          </w:hyperlink>
        </w:p>
        <w:p w14:paraId="2904626B" w14:textId="353E3C5C" w:rsidR="00EC6347" w:rsidRDefault="00EC6347">
          <w:pPr>
            <w:pStyle w:val="30"/>
            <w:tabs>
              <w:tab w:val="right" w:leader="dot" w:pos="9016"/>
            </w:tabs>
            <w:ind w:left="840"/>
            <w:rPr>
              <w:noProof/>
              <w:kern w:val="2"/>
              <w:sz w:val="20"/>
              <w:szCs w:val="22"/>
            </w:rPr>
          </w:pPr>
          <w:hyperlink w:anchor="_Toc9315886" w:history="1">
            <w:r w:rsidRPr="00245FAD">
              <w:rPr>
                <w:rStyle w:val="a3"/>
                <w:noProof/>
              </w:rPr>
              <w:t>Testing Case</w:t>
            </w:r>
            <w:r>
              <w:rPr>
                <w:noProof/>
                <w:webHidden/>
              </w:rPr>
              <w:tab/>
            </w:r>
            <w:r>
              <w:rPr>
                <w:noProof/>
                <w:webHidden/>
              </w:rPr>
              <w:fldChar w:fldCharType="begin"/>
            </w:r>
            <w:r>
              <w:rPr>
                <w:noProof/>
                <w:webHidden/>
              </w:rPr>
              <w:instrText xml:space="preserve"> PAGEREF _Toc9315886 \h </w:instrText>
            </w:r>
            <w:r>
              <w:rPr>
                <w:noProof/>
                <w:webHidden/>
              </w:rPr>
            </w:r>
            <w:r>
              <w:rPr>
                <w:noProof/>
                <w:webHidden/>
              </w:rPr>
              <w:fldChar w:fldCharType="separate"/>
            </w:r>
            <w:r>
              <w:rPr>
                <w:noProof/>
                <w:webHidden/>
              </w:rPr>
              <w:t>38</w:t>
            </w:r>
            <w:r>
              <w:rPr>
                <w:noProof/>
                <w:webHidden/>
              </w:rPr>
              <w:fldChar w:fldCharType="end"/>
            </w:r>
          </w:hyperlink>
        </w:p>
        <w:p w14:paraId="28405BE5" w14:textId="36955639" w:rsidR="00EC6347" w:rsidRDefault="00EC6347" w:rsidP="00EC6347">
          <w:pPr>
            <w:pStyle w:val="10"/>
            <w:rPr>
              <w:noProof/>
              <w:kern w:val="2"/>
              <w:sz w:val="20"/>
              <w:szCs w:val="22"/>
            </w:rPr>
          </w:pPr>
          <w:hyperlink w:anchor="_Toc9315887" w:history="1">
            <w:r w:rsidRPr="00245FAD">
              <w:rPr>
                <w:rStyle w:val="a3"/>
                <w:noProof/>
              </w:rPr>
              <w:t>Development Plan</w:t>
            </w:r>
            <w:r>
              <w:rPr>
                <w:noProof/>
                <w:webHidden/>
              </w:rPr>
              <w:tab/>
            </w:r>
            <w:r>
              <w:rPr>
                <w:noProof/>
                <w:webHidden/>
              </w:rPr>
              <w:fldChar w:fldCharType="begin"/>
            </w:r>
            <w:r>
              <w:rPr>
                <w:noProof/>
                <w:webHidden/>
              </w:rPr>
              <w:instrText xml:space="preserve"> PAGEREF _Toc9315887 \h </w:instrText>
            </w:r>
            <w:r>
              <w:rPr>
                <w:noProof/>
                <w:webHidden/>
              </w:rPr>
            </w:r>
            <w:r>
              <w:rPr>
                <w:noProof/>
                <w:webHidden/>
              </w:rPr>
              <w:fldChar w:fldCharType="separate"/>
            </w:r>
            <w:r>
              <w:rPr>
                <w:noProof/>
                <w:webHidden/>
              </w:rPr>
              <w:t>39</w:t>
            </w:r>
            <w:r>
              <w:rPr>
                <w:noProof/>
                <w:webHidden/>
              </w:rPr>
              <w:fldChar w:fldCharType="end"/>
            </w:r>
          </w:hyperlink>
        </w:p>
        <w:p w14:paraId="48121C6F" w14:textId="1397C371" w:rsidR="00EC6347" w:rsidRDefault="00EC6347">
          <w:pPr>
            <w:pStyle w:val="20"/>
            <w:tabs>
              <w:tab w:val="right" w:leader="dot" w:pos="9016"/>
            </w:tabs>
            <w:ind w:left="420"/>
            <w:rPr>
              <w:noProof/>
              <w:kern w:val="2"/>
              <w:sz w:val="20"/>
              <w:szCs w:val="22"/>
            </w:rPr>
          </w:pPr>
          <w:hyperlink w:anchor="_Toc9315888" w:history="1">
            <w:r w:rsidRPr="00245FAD">
              <w:rPr>
                <w:rStyle w:val="a3"/>
                <w:noProof/>
              </w:rPr>
              <w:t>Objectives</w:t>
            </w:r>
            <w:r>
              <w:rPr>
                <w:noProof/>
                <w:webHidden/>
              </w:rPr>
              <w:tab/>
            </w:r>
            <w:r>
              <w:rPr>
                <w:noProof/>
                <w:webHidden/>
              </w:rPr>
              <w:fldChar w:fldCharType="begin"/>
            </w:r>
            <w:r>
              <w:rPr>
                <w:noProof/>
                <w:webHidden/>
              </w:rPr>
              <w:instrText xml:space="preserve"> PAGEREF _Toc9315888 \h </w:instrText>
            </w:r>
            <w:r>
              <w:rPr>
                <w:noProof/>
                <w:webHidden/>
              </w:rPr>
            </w:r>
            <w:r>
              <w:rPr>
                <w:noProof/>
                <w:webHidden/>
              </w:rPr>
              <w:fldChar w:fldCharType="separate"/>
            </w:r>
            <w:r>
              <w:rPr>
                <w:noProof/>
                <w:webHidden/>
              </w:rPr>
              <w:t>39</w:t>
            </w:r>
            <w:r>
              <w:rPr>
                <w:noProof/>
                <w:webHidden/>
              </w:rPr>
              <w:fldChar w:fldCharType="end"/>
            </w:r>
          </w:hyperlink>
        </w:p>
        <w:p w14:paraId="79D9A9A9" w14:textId="53FB0900" w:rsidR="00EC6347" w:rsidRDefault="00EC6347">
          <w:pPr>
            <w:pStyle w:val="20"/>
            <w:tabs>
              <w:tab w:val="right" w:leader="dot" w:pos="9016"/>
            </w:tabs>
            <w:ind w:left="420"/>
            <w:rPr>
              <w:noProof/>
              <w:kern w:val="2"/>
              <w:sz w:val="20"/>
              <w:szCs w:val="22"/>
            </w:rPr>
          </w:pPr>
          <w:hyperlink w:anchor="_Toc9315889" w:history="1">
            <w:r w:rsidRPr="00245FAD">
              <w:rPr>
                <w:rStyle w:val="a3"/>
                <w:noProof/>
              </w:rPr>
              <w:t>Frontend Environment</w:t>
            </w:r>
            <w:r>
              <w:rPr>
                <w:noProof/>
                <w:webHidden/>
              </w:rPr>
              <w:tab/>
            </w:r>
            <w:r>
              <w:rPr>
                <w:noProof/>
                <w:webHidden/>
              </w:rPr>
              <w:fldChar w:fldCharType="begin"/>
            </w:r>
            <w:r>
              <w:rPr>
                <w:noProof/>
                <w:webHidden/>
              </w:rPr>
              <w:instrText xml:space="preserve"> PAGEREF _Toc9315889 \h </w:instrText>
            </w:r>
            <w:r>
              <w:rPr>
                <w:noProof/>
                <w:webHidden/>
              </w:rPr>
            </w:r>
            <w:r>
              <w:rPr>
                <w:noProof/>
                <w:webHidden/>
              </w:rPr>
              <w:fldChar w:fldCharType="separate"/>
            </w:r>
            <w:r>
              <w:rPr>
                <w:noProof/>
                <w:webHidden/>
              </w:rPr>
              <w:t>39</w:t>
            </w:r>
            <w:r>
              <w:rPr>
                <w:noProof/>
                <w:webHidden/>
              </w:rPr>
              <w:fldChar w:fldCharType="end"/>
            </w:r>
          </w:hyperlink>
        </w:p>
        <w:p w14:paraId="2E4EA258" w14:textId="4F8B98C2" w:rsidR="00EC6347" w:rsidRDefault="00EC6347">
          <w:pPr>
            <w:pStyle w:val="30"/>
            <w:tabs>
              <w:tab w:val="right" w:leader="dot" w:pos="9016"/>
            </w:tabs>
            <w:ind w:left="840"/>
            <w:rPr>
              <w:noProof/>
              <w:kern w:val="2"/>
              <w:sz w:val="20"/>
              <w:szCs w:val="22"/>
            </w:rPr>
          </w:pPr>
          <w:hyperlink w:anchor="_Toc9315890" w:history="1">
            <w:r w:rsidRPr="00245FAD">
              <w:rPr>
                <w:rStyle w:val="a3"/>
                <w:noProof/>
              </w:rPr>
              <w:t>Vue.js</w:t>
            </w:r>
            <w:r>
              <w:rPr>
                <w:noProof/>
                <w:webHidden/>
              </w:rPr>
              <w:tab/>
            </w:r>
            <w:r>
              <w:rPr>
                <w:noProof/>
                <w:webHidden/>
              </w:rPr>
              <w:fldChar w:fldCharType="begin"/>
            </w:r>
            <w:r>
              <w:rPr>
                <w:noProof/>
                <w:webHidden/>
              </w:rPr>
              <w:instrText xml:space="preserve"> PAGEREF _Toc9315890 \h </w:instrText>
            </w:r>
            <w:r>
              <w:rPr>
                <w:noProof/>
                <w:webHidden/>
              </w:rPr>
            </w:r>
            <w:r>
              <w:rPr>
                <w:noProof/>
                <w:webHidden/>
              </w:rPr>
              <w:fldChar w:fldCharType="separate"/>
            </w:r>
            <w:r>
              <w:rPr>
                <w:noProof/>
                <w:webHidden/>
              </w:rPr>
              <w:t>39</w:t>
            </w:r>
            <w:r>
              <w:rPr>
                <w:noProof/>
                <w:webHidden/>
              </w:rPr>
              <w:fldChar w:fldCharType="end"/>
            </w:r>
          </w:hyperlink>
        </w:p>
        <w:p w14:paraId="19B6DDD1" w14:textId="44497BA0" w:rsidR="00EC6347" w:rsidRDefault="00EC6347">
          <w:pPr>
            <w:pStyle w:val="30"/>
            <w:tabs>
              <w:tab w:val="right" w:leader="dot" w:pos="9016"/>
            </w:tabs>
            <w:ind w:left="840"/>
            <w:rPr>
              <w:noProof/>
              <w:kern w:val="2"/>
              <w:sz w:val="20"/>
              <w:szCs w:val="22"/>
            </w:rPr>
          </w:pPr>
          <w:hyperlink w:anchor="_Toc9315891" w:history="1">
            <w:r w:rsidRPr="00245FAD">
              <w:rPr>
                <w:rStyle w:val="a3"/>
                <w:noProof/>
              </w:rPr>
              <w:t>Ionic</w:t>
            </w:r>
            <w:r>
              <w:rPr>
                <w:noProof/>
                <w:webHidden/>
              </w:rPr>
              <w:tab/>
            </w:r>
            <w:r>
              <w:rPr>
                <w:noProof/>
                <w:webHidden/>
              </w:rPr>
              <w:fldChar w:fldCharType="begin"/>
            </w:r>
            <w:r>
              <w:rPr>
                <w:noProof/>
                <w:webHidden/>
              </w:rPr>
              <w:instrText xml:space="preserve"> PAGEREF _Toc9315891 \h </w:instrText>
            </w:r>
            <w:r>
              <w:rPr>
                <w:noProof/>
                <w:webHidden/>
              </w:rPr>
            </w:r>
            <w:r>
              <w:rPr>
                <w:noProof/>
                <w:webHidden/>
              </w:rPr>
              <w:fldChar w:fldCharType="separate"/>
            </w:r>
            <w:r>
              <w:rPr>
                <w:noProof/>
                <w:webHidden/>
              </w:rPr>
              <w:t>40</w:t>
            </w:r>
            <w:r>
              <w:rPr>
                <w:noProof/>
                <w:webHidden/>
              </w:rPr>
              <w:fldChar w:fldCharType="end"/>
            </w:r>
          </w:hyperlink>
        </w:p>
        <w:p w14:paraId="17685838" w14:textId="73961961" w:rsidR="00EC6347" w:rsidRDefault="00EC6347">
          <w:pPr>
            <w:pStyle w:val="30"/>
            <w:tabs>
              <w:tab w:val="right" w:leader="dot" w:pos="9016"/>
            </w:tabs>
            <w:ind w:left="840"/>
            <w:rPr>
              <w:noProof/>
              <w:kern w:val="2"/>
              <w:sz w:val="20"/>
              <w:szCs w:val="22"/>
            </w:rPr>
          </w:pPr>
          <w:hyperlink w:anchor="_Toc9315892" w:history="1">
            <w:r w:rsidRPr="00245FAD">
              <w:rPr>
                <w:rStyle w:val="a3"/>
                <w:noProof/>
              </w:rPr>
              <w:t>Node.js</w:t>
            </w:r>
            <w:r>
              <w:rPr>
                <w:noProof/>
                <w:webHidden/>
              </w:rPr>
              <w:tab/>
            </w:r>
            <w:r>
              <w:rPr>
                <w:noProof/>
                <w:webHidden/>
              </w:rPr>
              <w:fldChar w:fldCharType="begin"/>
            </w:r>
            <w:r>
              <w:rPr>
                <w:noProof/>
                <w:webHidden/>
              </w:rPr>
              <w:instrText xml:space="preserve"> PAGEREF _Toc9315892 \h </w:instrText>
            </w:r>
            <w:r>
              <w:rPr>
                <w:noProof/>
                <w:webHidden/>
              </w:rPr>
            </w:r>
            <w:r>
              <w:rPr>
                <w:noProof/>
                <w:webHidden/>
              </w:rPr>
              <w:fldChar w:fldCharType="separate"/>
            </w:r>
            <w:r>
              <w:rPr>
                <w:noProof/>
                <w:webHidden/>
              </w:rPr>
              <w:t>40</w:t>
            </w:r>
            <w:r>
              <w:rPr>
                <w:noProof/>
                <w:webHidden/>
              </w:rPr>
              <w:fldChar w:fldCharType="end"/>
            </w:r>
          </w:hyperlink>
        </w:p>
        <w:p w14:paraId="190D2627" w14:textId="2D37830B" w:rsidR="00EC6347" w:rsidRDefault="00EC6347">
          <w:pPr>
            <w:pStyle w:val="20"/>
            <w:tabs>
              <w:tab w:val="right" w:leader="dot" w:pos="9016"/>
            </w:tabs>
            <w:ind w:left="420"/>
            <w:rPr>
              <w:noProof/>
              <w:kern w:val="2"/>
              <w:sz w:val="20"/>
              <w:szCs w:val="22"/>
            </w:rPr>
          </w:pPr>
          <w:hyperlink w:anchor="_Toc9315893" w:history="1">
            <w:r w:rsidRPr="00245FAD">
              <w:rPr>
                <w:rStyle w:val="a3"/>
                <w:noProof/>
              </w:rPr>
              <w:t>Backend Environment</w:t>
            </w:r>
            <w:r>
              <w:rPr>
                <w:noProof/>
                <w:webHidden/>
              </w:rPr>
              <w:tab/>
            </w:r>
            <w:r>
              <w:rPr>
                <w:noProof/>
                <w:webHidden/>
              </w:rPr>
              <w:fldChar w:fldCharType="begin"/>
            </w:r>
            <w:r>
              <w:rPr>
                <w:noProof/>
                <w:webHidden/>
              </w:rPr>
              <w:instrText xml:space="preserve"> PAGEREF _Toc9315893 \h </w:instrText>
            </w:r>
            <w:r>
              <w:rPr>
                <w:noProof/>
                <w:webHidden/>
              </w:rPr>
            </w:r>
            <w:r>
              <w:rPr>
                <w:noProof/>
                <w:webHidden/>
              </w:rPr>
              <w:fldChar w:fldCharType="separate"/>
            </w:r>
            <w:r>
              <w:rPr>
                <w:noProof/>
                <w:webHidden/>
              </w:rPr>
              <w:t>41</w:t>
            </w:r>
            <w:r>
              <w:rPr>
                <w:noProof/>
                <w:webHidden/>
              </w:rPr>
              <w:fldChar w:fldCharType="end"/>
            </w:r>
          </w:hyperlink>
        </w:p>
        <w:p w14:paraId="287D566C" w14:textId="51112F6A" w:rsidR="00EC6347" w:rsidRDefault="00EC6347">
          <w:pPr>
            <w:pStyle w:val="30"/>
            <w:tabs>
              <w:tab w:val="right" w:leader="dot" w:pos="9016"/>
            </w:tabs>
            <w:ind w:left="840"/>
            <w:rPr>
              <w:noProof/>
              <w:kern w:val="2"/>
              <w:sz w:val="20"/>
              <w:szCs w:val="22"/>
            </w:rPr>
          </w:pPr>
          <w:hyperlink w:anchor="_Toc9315894" w:history="1">
            <w:r w:rsidRPr="00245FAD">
              <w:rPr>
                <w:rStyle w:val="a3"/>
                <w:noProof/>
              </w:rPr>
              <w:t>Java</w:t>
            </w:r>
            <w:r>
              <w:rPr>
                <w:noProof/>
                <w:webHidden/>
              </w:rPr>
              <w:tab/>
            </w:r>
            <w:r>
              <w:rPr>
                <w:noProof/>
                <w:webHidden/>
              </w:rPr>
              <w:fldChar w:fldCharType="begin"/>
            </w:r>
            <w:r>
              <w:rPr>
                <w:noProof/>
                <w:webHidden/>
              </w:rPr>
              <w:instrText xml:space="preserve"> PAGEREF _Toc9315894 \h </w:instrText>
            </w:r>
            <w:r>
              <w:rPr>
                <w:noProof/>
                <w:webHidden/>
              </w:rPr>
            </w:r>
            <w:r>
              <w:rPr>
                <w:noProof/>
                <w:webHidden/>
              </w:rPr>
              <w:fldChar w:fldCharType="separate"/>
            </w:r>
            <w:r>
              <w:rPr>
                <w:noProof/>
                <w:webHidden/>
              </w:rPr>
              <w:t>41</w:t>
            </w:r>
            <w:r>
              <w:rPr>
                <w:noProof/>
                <w:webHidden/>
              </w:rPr>
              <w:fldChar w:fldCharType="end"/>
            </w:r>
          </w:hyperlink>
        </w:p>
        <w:p w14:paraId="6B69462C" w14:textId="38545CE3" w:rsidR="00EC6347" w:rsidRDefault="00EC6347">
          <w:pPr>
            <w:pStyle w:val="30"/>
            <w:tabs>
              <w:tab w:val="right" w:leader="dot" w:pos="9016"/>
            </w:tabs>
            <w:ind w:left="840"/>
            <w:rPr>
              <w:noProof/>
              <w:kern w:val="2"/>
              <w:sz w:val="20"/>
              <w:szCs w:val="22"/>
            </w:rPr>
          </w:pPr>
          <w:hyperlink w:anchor="_Toc9315895" w:history="1">
            <w:r w:rsidRPr="00245FAD">
              <w:rPr>
                <w:rStyle w:val="a3"/>
                <w:noProof/>
              </w:rPr>
              <w:t>Apache Tomcat</w:t>
            </w:r>
            <w:r>
              <w:rPr>
                <w:noProof/>
                <w:webHidden/>
              </w:rPr>
              <w:tab/>
            </w:r>
            <w:r>
              <w:rPr>
                <w:noProof/>
                <w:webHidden/>
              </w:rPr>
              <w:fldChar w:fldCharType="begin"/>
            </w:r>
            <w:r>
              <w:rPr>
                <w:noProof/>
                <w:webHidden/>
              </w:rPr>
              <w:instrText xml:space="preserve"> PAGEREF _Toc9315895 \h </w:instrText>
            </w:r>
            <w:r>
              <w:rPr>
                <w:noProof/>
                <w:webHidden/>
              </w:rPr>
            </w:r>
            <w:r>
              <w:rPr>
                <w:noProof/>
                <w:webHidden/>
              </w:rPr>
              <w:fldChar w:fldCharType="separate"/>
            </w:r>
            <w:r>
              <w:rPr>
                <w:noProof/>
                <w:webHidden/>
              </w:rPr>
              <w:t>42</w:t>
            </w:r>
            <w:r>
              <w:rPr>
                <w:noProof/>
                <w:webHidden/>
              </w:rPr>
              <w:fldChar w:fldCharType="end"/>
            </w:r>
          </w:hyperlink>
        </w:p>
        <w:p w14:paraId="40B5F720" w14:textId="4AA9214C" w:rsidR="00EC6347" w:rsidRDefault="00EC6347">
          <w:pPr>
            <w:pStyle w:val="30"/>
            <w:tabs>
              <w:tab w:val="right" w:leader="dot" w:pos="9016"/>
            </w:tabs>
            <w:ind w:left="840"/>
            <w:rPr>
              <w:noProof/>
              <w:kern w:val="2"/>
              <w:sz w:val="20"/>
              <w:szCs w:val="22"/>
            </w:rPr>
          </w:pPr>
          <w:hyperlink w:anchor="_Toc9315896" w:history="1">
            <w:r w:rsidRPr="00245FAD">
              <w:rPr>
                <w:rStyle w:val="a3"/>
                <w:noProof/>
              </w:rPr>
              <w:t>Spring Framework</w:t>
            </w:r>
            <w:r>
              <w:rPr>
                <w:noProof/>
                <w:webHidden/>
              </w:rPr>
              <w:tab/>
            </w:r>
            <w:r>
              <w:rPr>
                <w:noProof/>
                <w:webHidden/>
              </w:rPr>
              <w:fldChar w:fldCharType="begin"/>
            </w:r>
            <w:r>
              <w:rPr>
                <w:noProof/>
                <w:webHidden/>
              </w:rPr>
              <w:instrText xml:space="preserve"> PAGEREF _Toc9315896 \h </w:instrText>
            </w:r>
            <w:r>
              <w:rPr>
                <w:noProof/>
                <w:webHidden/>
              </w:rPr>
            </w:r>
            <w:r>
              <w:rPr>
                <w:noProof/>
                <w:webHidden/>
              </w:rPr>
              <w:fldChar w:fldCharType="separate"/>
            </w:r>
            <w:r>
              <w:rPr>
                <w:noProof/>
                <w:webHidden/>
              </w:rPr>
              <w:t>42</w:t>
            </w:r>
            <w:r>
              <w:rPr>
                <w:noProof/>
                <w:webHidden/>
              </w:rPr>
              <w:fldChar w:fldCharType="end"/>
            </w:r>
          </w:hyperlink>
        </w:p>
        <w:p w14:paraId="1FD66B42" w14:textId="5EB4C977" w:rsidR="00EC6347" w:rsidRDefault="00EC6347">
          <w:pPr>
            <w:pStyle w:val="20"/>
            <w:tabs>
              <w:tab w:val="right" w:leader="dot" w:pos="9016"/>
            </w:tabs>
            <w:ind w:left="420"/>
            <w:rPr>
              <w:noProof/>
              <w:kern w:val="2"/>
              <w:sz w:val="20"/>
              <w:szCs w:val="22"/>
            </w:rPr>
          </w:pPr>
          <w:hyperlink w:anchor="_Toc9315897" w:history="1">
            <w:r w:rsidRPr="00245FAD">
              <w:rPr>
                <w:rStyle w:val="a3"/>
                <w:noProof/>
              </w:rPr>
              <w:t>Schedule</w:t>
            </w:r>
            <w:r>
              <w:rPr>
                <w:noProof/>
                <w:webHidden/>
              </w:rPr>
              <w:tab/>
            </w:r>
            <w:r>
              <w:rPr>
                <w:noProof/>
                <w:webHidden/>
              </w:rPr>
              <w:fldChar w:fldCharType="begin"/>
            </w:r>
            <w:r>
              <w:rPr>
                <w:noProof/>
                <w:webHidden/>
              </w:rPr>
              <w:instrText xml:space="preserve"> PAGEREF _Toc9315897 \h </w:instrText>
            </w:r>
            <w:r>
              <w:rPr>
                <w:noProof/>
                <w:webHidden/>
              </w:rPr>
            </w:r>
            <w:r>
              <w:rPr>
                <w:noProof/>
                <w:webHidden/>
              </w:rPr>
              <w:fldChar w:fldCharType="separate"/>
            </w:r>
            <w:r>
              <w:rPr>
                <w:noProof/>
                <w:webHidden/>
              </w:rPr>
              <w:t>44</w:t>
            </w:r>
            <w:r>
              <w:rPr>
                <w:noProof/>
                <w:webHidden/>
              </w:rPr>
              <w:fldChar w:fldCharType="end"/>
            </w:r>
          </w:hyperlink>
        </w:p>
        <w:p w14:paraId="7FDD7447" w14:textId="4F6F945E" w:rsidR="00EC6347" w:rsidRDefault="00EC6347" w:rsidP="00EC6347">
          <w:pPr>
            <w:pStyle w:val="10"/>
            <w:rPr>
              <w:noProof/>
              <w:kern w:val="2"/>
              <w:sz w:val="20"/>
              <w:szCs w:val="22"/>
            </w:rPr>
          </w:pPr>
          <w:hyperlink w:anchor="_Toc9315898" w:history="1">
            <w:r w:rsidRPr="00245FAD">
              <w:rPr>
                <w:rStyle w:val="a3"/>
                <w:noProof/>
              </w:rPr>
              <w:t>Index</w:t>
            </w:r>
            <w:r>
              <w:rPr>
                <w:noProof/>
                <w:webHidden/>
              </w:rPr>
              <w:tab/>
            </w:r>
            <w:r>
              <w:rPr>
                <w:noProof/>
                <w:webHidden/>
              </w:rPr>
              <w:fldChar w:fldCharType="begin"/>
            </w:r>
            <w:r>
              <w:rPr>
                <w:noProof/>
                <w:webHidden/>
              </w:rPr>
              <w:instrText xml:space="preserve"> PAGEREF _Toc9315898 \h </w:instrText>
            </w:r>
            <w:r>
              <w:rPr>
                <w:noProof/>
                <w:webHidden/>
              </w:rPr>
            </w:r>
            <w:r>
              <w:rPr>
                <w:noProof/>
                <w:webHidden/>
              </w:rPr>
              <w:fldChar w:fldCharType="separate"/>
            </w:r>
            <w:r>
              <w:rPr>
                <w:noProof/>
                <w:webHidden/>
              </w:rPr>
              <w:t>45</w:t>
            </w:r>
            <w:r>
              <w:rPr>
                <w:noProof/>
                <w:webHidden/>
              </w:rPr>
              <w:fldChar w:fldCharType="end"/>
            </w:r>
          </w:hyperlink>
        </w:p>
        <w:p w14:paraId="6DC2B58F" w14:textId="67510C3C" w:rsidR="00EC6347" w:rsidRDefault="00EC6347">
          <w:pPr>
            <w:pStyle w:val="20"/>
            <w:tabs>
              <w:tab w:val="right" w:leader="dot" w:pos="9016"/>
            </w:tabs>
            <w:ind w:left="420"/>
            <w:rPr>
              <w:noProof/>
              <w:kern w:val="2"/>
              <w:sz w:val="20"/>
              <w:szCs w:val="22"/>
            </w:rPr>
          </w:pPr>
          <w:hyperlink w:anchor="_Toc9315899" w:history="1">
            <w:r w:rsidRPr="00245FAD">
              <w:rPr>
                <w:rStyle w:val="a3"/>
                <w:noProof/>
              </w:rPr>
              <w:t>Tables</w:t>
            </w:r>
            <w:r>
              <w:rPr>
                <w:noProof/>
                <w:webHidden/>
              </w:rPr>
              <w:tab/>
            </w:r>
            <w:r>
              <w:rPr>
                <w:noProof/>
                <w:webHidden/>
              </w:rPr>
              <w:fldChar w:fldCharType="begin"/>
            </w:r>
            <w:r>
              <w:rPr>
                <w:noProof/>
                <w:webHidden/>
              </w:rPr>
              <w:instrText xml:space="preserve"> PAGEREF _Toc9315899 \h </w:instrText>
            </w:r>
            <w:r>
              <w:rPr>
                <w:noProof/>
                <w:webHidden/>
              </w:rPr>
            </w:r>
            <w:r>
              <w:rPr>
                <w:noProof/>
                <w:webHidden/>
              </w:rPr>
              <w:fldChar w:fldCharType="separate"/>
            </w:r>
            <w:r>
              <w:rPr>
                <w:noProof/>
                <w:webHidden/>
              </w:rPr>
              <w:t>45</w:t>
            </w:r>
            <w:r>
              <w:rPr>
                <w:noProof/>
                <w:webHidden/>
              </w:rPr>
              <w:fldChar w:fldCharType="end"/>
            </w:r>
          </w:hyperlink>
        </w:p>
        <w:p w14:paraId="61BC3332" w14:textId="35FFB704" w:rsidR="00EC6347" w:rsidRDefault="00EC6347">
          <w:pPr>
            <w:pStyle w:val="20"/>
            <w:tabs>
              <w:tab w:val="right" w:leader="dot" w:pos="9016"/>
            </w:tabs>
            <w:ind w:left="420"/>
            <w:rPr>
              <w:noProof/>
              <w:kern w:val="2"/>
              <w:sz w:val="20"/>
              <w:szCs w:val="22"/>
            </w:rPr>
          </w:pPr>
          <w:hyperlink w:anchor="_Toc9315900" w:history="1">
            <w:r w:rsidRPr="00245FAD">
              <w:rPr>
                <w:rStyle w:val="a3"/>
                <w:noProof/>
              </w:rPr>
              <w:t>Figures</w:t>
            </w:r>
            <w:r>
              <w:rPr>
                <w:noProof/>
                <w:webHidden/>
              </w:rPr>
              <w:tab/>
            </w:r>
            <w:r>
              <w:rPr>
                <w:noProof/>
                <w:webHidden/>
              </w:rPr>
              <w:fldChar w:fldCharType="begin"/>
            </w:r>
            <w:r>
              <w:rPr>
                <w:noProof/>
                <w:webHidden/>
              </w:rPr>
              <w:instrText xml:space="preserve"> PAGEREF _Toc9315900 \h </w:instrText>
            </w:r>
            <w:r>
              <w:rPr>
                <w:noProof/>
                <w:webHidden/>
              </w:rPr>
            </w:r>
            <w:r>
              <w:rPr>
                <w:noProof/>
                <w:webHidden/>
              </w:rPr>
              <w:fldChar w:fldCharType="separate"/>
            </w:r>
            <w:r>
              <w:rPr>
                <w:noProof/>
                <w:webHidden/>
              </w:rPr>
              <w:t>45</w:t>
            </w:r>
            <w:r>
              <w:rPr>
                <w:noProof/>
                <w:webHidden/>
              </w:rPr>
              <w:fldChar w:fldCharType="end"/>
            </w:r>
          </w:hyperlink>
        </w:p>
        <w:p w14:paraId="0C04F5EF" w14:textId="2EEABD27" w:rsidR="00EC6347" w:rsidRDefault="00EC6347">
          <w:pPr>
            <w:pStyle w:val="20"/>
            <w:tabs>
              <w:tab w:val="right" w:leader="dot" w:pos="9016"/>
            </w:tabs>
            <w:ind w:left="420"/>
            <w:rPr>
              <w:noProof/>
              <w:kern w:val="2"/>
              <w:sz w:val="20"/>
              <w:szCs w:val="22"/>
            </w:rPr>
          </w:pPr>
          <w:hyperlink w:anchor="_Toc9315901" w:history="1">
            <w:r w:rsidRPr="00245FAD">
              <w:rPr>
                <w:rStyle w:val="a3"/>
                <w:noProof/>
              </w:rPr>
              <w:t>Diagrams</w:t>
            </w:r>
            <w:r>
              <w:rPr>
                <w:noProof/>
                <w:webHidden/>
              </w:rPr>
              <w:tab/>
            </w:r>
            <w:r>
              <w:rPr>
                <w:noProof/>
                <w:webHidden/>
              </w:rPr>
              <w:fldChar w:fldCharType="begin"/>
            </w:r>
            <w:r>
              <w:rPr>
                <w:noProof/>
                <w:webHidden/>
              </w:rPr>
              <w:instrText xml:space="preserve"> PAGEREF _Toc9315901 \h </w:instrText>
            </w:r>
            <w:r>
              <w:rPr>
                <w:noProof/>
                <w:webHidden/>
              </w:rPr>
            </w:r>
            <w:r>
              <w:rPr>
                <w:noProof/>
                <w:webHidden/>
              </w:rPr>
              <w:fldChar w:fldCharType="separate"/>
            </w:r>
            <w:r>
              <w:rPr>
                <w:noProof/>
                <w:webHidden/>
              </w:rPr>
              <w:t>45</w:t>
            </w:r>
            <w:r>
              <w:rPr>
                <w:noProof/>
                <w:webHidden/>
              </w:rPr>
              <w:fldChar w:fldCharType="end"/>
            </w:r>
          </w:hyperlink>
        </w:p>
        <w:p w14:paraId="057B66A3" w14:textId="11C7047D" w:rsidR="00FF17A4" w:rsidRDefault="00AD34CE">
          <w:r>
            <w:fldChar w:fldCharType="end"/>
          </w:r>
        </w:p>
      </w:sdtContent>
    </w:sdt>
    <w:p w14:paraId="6A1D1F8E" w14:textId="77777777" w:rsidR="006A729D" w:rsidRDefault="006A729D">
      <w:pPr>
        <w:rPr>
          <w:rFonts w:asciiTheme="majorHAnsi" w:eastAsiaTheme="majorEastAsia" w:hAnsiTheme="majorHAnsi" w:cstheme="majorBidi"/>
          <w:sz w:val="28"/>
          <w:szCs w:val="28"/>
          <w:lang w:eastAsia="ja-JP"/>
        </w:rPr>
      </w:pPr>
      <w:r>
        <w:rPr>
          <w:lang w:eastAsia="ja-JP"/>
        </w:rPr>
        <w:lastRenderedPageBreak/>
        <w:br w:type="page"/>
      </w:r>
    </w:p>
    <w:p w14:paraId="7A506818" w14:textId="77777777" w:rsidR="007C7E36" w:rsidRPr="00891C40" w:rsidRDefault="007F1BB9" w:rsidP="007F1BB9">
      <w:pPr>
        <w:pStyle w:val="1"/>
      </w:pPr>
      <w:bookmarkStart w:id="0" w:name="_Toc9298031"/>
      <w:bookmarkStart w:id="1" w:name="_Toc9244422"/>
      <w:bookmarkStart w:id="2" w:name="_Toc9315820"/>
      <w:r w:rsidRPr="00891C40">
        <w:lastRenderedPageBreak/>
        <w:t>Preface</w:t>
      </w:r>
      <w:bookmarkEnd w:id="0"/>
      <w:bookmarkEnd w:id="1"/>
      <w:bookmarkEnd w:id="2"/>
    </w:p>
    <w:p w14:paraId="62E5242C" w14:textId="73802E2A" w:rsidR="00891C40" w:rsidRPr="00891C40" w:rsidRDefault="007F1BB9" w:rsidP="00185D60">
      <w:pPr>
        <w:pStyle w:val="2"/>
      </w:pPr>
      <w:bookmarkStart w:id="3" w:name="_Toc9298032"/>
      <w:bookmarkStart w:id="4" w:name="_Toc9244423"/>
      <w:bookmarkStart w:id="5" w:name="_Toc9315821"/>
      <w:r w:rsidRPr="00891C40">
        <w:rPr>
          <w:rFonts w:hint="eastAsia"/>
        </w:rPr>
        <w:t>O</w:t>
      </w:r>
      <w:r w:rsidRPr="00891C40">
        <w:t>bjectives</w:t>
      </w:r>
      <w:bookmarkEnd w:id="3"/>
      <w:bookmarkEnd w:id="4"/>
      <w:bookmarkEnd w:id="5"/>
      <w:r w:rsidR="00891C40">
        <w:rPr>
          <w:rFonts w:hint="eastAsia"/>
        </w:rPr>
        <w:t xml:space="preserve"> </w:t>
      </w:r>
    </w:p>
    <w:p w14:paraId="0BA9939D" w14:textId="77777777" w:rsidR="007F1BB9" w:rsidRPr="00891C40" w:rsidRDefault="007F1BB9" w:rsidP="007F1BB9">
      <w:pPr>
        <w:pStyle w:val="2"/>
      </w:pPr>
      <w:bookmarkStart w:id="6" w:name="_Toc9298033"/>
      <w:bookmarkStart w:id="7" w:name="_Toc9244424"/>
      <w:bookmarkStart w:id="8" w:name="_Toc9315822"/>
      <w:r w:rsidRPr="00891C40">
        <w:rPr>
          <w:rFonts w:hint="eastAsia"/>
        </w:rPr>
        <w:t>R</w:t>
      </w:r>
      <w:r w:rsidRPr="00891C40">
        <w:t>eadership</w:t>
      </w:r>
      <w:bookmarkEnd w:id="6"/>
      <w:bookmarkEnd w:id="7"/>
      <w:bookmarkEnd w:id="8"/>
    </w:p>
    <w:p w14:paraId="0390A988" w14:textId="77777777" w:rsidR="007A1764" w:rsidRDefault="007F1BB9" w:rsidP="007F1BB9">
      <w:pPr>
        <w:pStyle w:val="2"/>
      </w:pPr>
      <w:bookmarkStart w:id="9" w:name="_Toc9298034"/>
      <w:bookmarkStart w:id="10" w:name="_Toc9244425"/>
      <w:bookmarkStart w:id="11" w:name="_Toc9315823"/>
      <w:r w:rsidRPr="00891C40">
        <w:rPr>
          <w:rFonts w:hint="eastAsia"/>
        </w:rPr>
        <w:t>D</w:t>
      </w:r>
      <w:r w:rsidRPr="00891C40">
        <w:t>ocument Structure</w:t>
      </w:r>
      <w:bookmarkEnd w:id="9"/>
      <w:bookmarkEnd w:id="10"/>
      <w:bookmarkEnd w:id="11"/>
    </w:p>
    <w:p w14:paraId="5FC4826C" w14:textId="77777777" w:rsidR="007A1764" w:rsidRDefault="007A1764">
      <w:pPr>
        <w:rPr>
          <w:rFonts w:asciiTheme="majorHAnsi" w:eastAsiaTheme="majorEastAsia" w:hAnsiTheme="majorHAnsi" w:cstheme="majorBidi"/>
          <w:sz w:val="32"/>
          <w:szCs w:val="32"/>
        </w:rPr>
      </w:pPr>
      <w:r>
        <w:br w:type="page"/>
      </w:r>
    </w:p>
    <w:p w14:paraId="10CC5609" w14:textId="77777777" w:rsidR="007F1BB9" w:rsidRDefault="007F1BB9" w:rsidP="007F1BB9">
      <w:pPr>
        <w:pStyle w:val="1"/>
      </w:pPr>
      <w:bookmarkStart w:id="12" w:name="_Toc9298035"/>
      <w:bookmarkStart w:id="13" w:name="_Toc9244426"/>
      <w:bookmarkStart w:id="14" w:name="_Toc9315824"/>
      <w:r w:rsidRPr="00891C40">
        <w:rPr>
          <w:rFonts w:hint="eastAsia"/>
        </w:rPr>
        <w:lastRenderedPageBreak/>
        <w:t>I</w:t>
      </w:r>
      <w:r w:rsidRPr="00891C40">
        <w:t>ntroduction</w:t>
      </w:r>
      <w:bookmarkEnd w:id="12"/>
      <w:bookmarkEnd w:id="13"/>
      <w:bookmarkEnd w:id="14"/>
    </w:p>
    <w:p w14:paraId="0A0D40DC" w14:textId="77777777" w:rsidR="0066205F" w:rsidRPr="0066205F" w:rsidRDefault="0066205F" w:rsidP="0066205F"/>
    <w:p w14:paraId="397DE421" w14:textId="77777777" w:rsidR="007F1BB9" w:rsidRDefault="007F1BB9" w:rsidP="007F1BB9">
      <w:pPr>
        <w:pStyle w:val="2"/>
      </w:pPr>
      <w:bookmarkStart w:id="15" w:name="_Toc9298036"/>
      <w:bookmarkStart w:id="16" w:name="_Toc9244427"/>
      <w:bookmarkStart w:id="17" w:name="_Toc9315825"/>
      <w:r w:rsidRPr="007F1BB9">
        <w:rPr>
          <w:rFonts w:hint="eastAsia"/>
        </w:rPr>
        <w:t>O</w:t>
      </w:r>
      <w:r w:rsidRPr="007F1BB9">
        <w:t>bje</w:t>
      </w:r>
      <w:r>
        <w:t>ctives</w:t>
      </w:r>
      <w:bookmarkEnd w:id="15"/>
      <w:bookmarkEnd w:id="16"/>
      <w:bookmarkEnd w:id="17"/>
    </w:p>
    <w:p w14:paraId="2DA5A646" w14:textId="77777777" w:rsidR="0066205F" w:rsidRPr="0066205F" w:rsidRDefault="0066205F" w:rsidP="0066205F"/>
    <w:p w14:paraId="46E88E91" w14:textId="77777777" w:rsidR="00891C40" w:rsidRDefault="00891C40" w:rsidP="00891C40">
      <w:r>
        <w:rPr>
          <w:rFonts w:hint="eastAsia"/>
        </w:rPr>
        <w:t xml:space="preserve">이번 챕터에서는 본 시스템의 설계에 사용된 </w:t>
      </w:r>
      <w:r w:rsidR="00B42D05">
        <w:rPr>
          <w:rFonts w:hint="eastAsia"/>
        </w:rPr>
        <w:t xml:space="preserve">다양한 </w:t>
      </w:r>
      <w:r>
        <w:rPr>
          <w:rFonts w:hint="eastAsia"/>
        </w:rPr>
        <w:t>다이어그램과 도구를 소개하고,</w:t>
      </w:r>
      <w:r>
        <w:t xml:space="preserve"> </w:t>
      </w:r>
      <w:r w:rsidR="00B42D05">
        <w:t xml:space="preserve">본 </w:t>
      </w:r>
      <w:r w:rsidR="00B42D05">
        <w:rPr>
          <w:rFonts w:hint="eastAsia"/>
        </w:rPr>
        <w:t>시스템의</w:t>
      </w:r>
      <w:r w:rsidR="00B42D05">
        <w:t xml:space="preserve"> </w:t>
      </w:r>
      <w:r w:rsidR="00B42D05">
        <w:rPr>
          <w:rFonts w:hint="eastAsia"/>
        </w:rPr>
        <w:t>개발 범위를 기술한다.</w:t>
      </w:r>
    </w:p>
    <w:p w14:paraId="62B220EC" w14:textId="77777777" w:rsidR="0066205F" w:rsidRPr="00891C40" w:rsidRDefault="0066205F" w:rsidP="00891C40"/>
    <w:p w14:paraId="66A5EC2D" w14:textId="77777777" w:rsidR="007F1BB9" w:rsidRDefault="007F1BB9" w:rsidP="007F1BB9">
      <w:pPr>
        <w:pStyle w:val="2"/>
      </w:pPr>
      <w:bookmarkStart w:id="18" w:name="_Toc9298037"/>
      <w:bookmarkStart w:id="19" w:name="_Toc9244428"/>
      <w:bookmarkStart w:id="20" w:name="_Toc9315826"/>
      <w:r>
        <w:rPr>
          <w:rFonts w:hint="eastAsia"/>
        </w:rPr>
        <w:t>A</w:t>
      </w:r>
      <w:r>
        <w:t>pplied Diagram</w:t>
      </w:r>
      <w:bookmarkEnd w:id="18"/>
      <w:bookmarkEnd w:id="19"/>
      <w:bookmarkEnd w:id="20"/>
    </w:p>
    <w:p w14:paraId="06627083" w14:textId="77777777" w:rsidR="0066205F" w:rsidRPr="0066205F" w:rsidRDefault="00675F46" w:rsidP="008973A5">
      <w:pPr>
        <w:tabs>
          <w:tab w:val="left" w:pos="4995"/>
        </w:tabs>
        <w:pPrChange w:id="21" w:author="Kim Junhyun" w:date="2019-05-21T07:07:00Z">
          <w:pPr/>
        </w:pPrChange>
      </w:pPr>
      <w:ins w:id="22" w:author="Kim Junhyun" w:date="2019-05-21T07:07:00Z">
        <w:r>
          <w:tab/>
        </w:r>
      </w:ins>
    </w:p>
    <w:p w14:paraId="0983163A" w14:textId="77777777" w:rsidR="00957D95" w:rsidRPr="00957D95" w:rsidRDefault="00957D95" w:rsidP="00957D95">
      <w:pPr>
        <w:pStyle w:val="3"/>
      </w:pPr>
      <w:bookmarkStart w:id="23" w:name="_Toc9191664"/>
      <w:bookmarkStart w:id="24" w:name="_Toc9298038"/>
      <w:bookmarkStart w:id="25" w:name="_Toc9244429"/>
      <w:bookmarkStart w:id="26" w:name="_Toc9315827"/>
      <w:r w:rsidRPr="00957D95">
        <w:rPr>
          <w:rFonts w:hint="eastAsia"/>
        </w:rPr>
        <w:t>U</w:t>
      </w:r>
      <w:r w:rsidRPr="00957D95">
        <w:t>ML</w:t>
      </w:r>
      <w:bookmarkEnd w:id="23"/>
      <w:bookmarkEnd w:id="24"/>
      <w:bookmarkEnd w:id="25"/>
      <w:bookmarkEnd w:id="26"/>
    </w:p>
    <w:p w14:paraId="04F8713C" w14:textId="77777777" w:rsidR="00957D95" w:rsidRPr="00957D95" w:rsidRDefault="00957D95" w:rsidP="00957D95">
      <w:r>
        <w:t>U</w:t>
      </w:r>
      <w:r w:rsidRPr="00957D95">
        <w:t xml:space="preserve">ML is a general purpose and developmental modelling language and technique that combines different aspects of a system to represent relations, processes or results of an overall model or system. It is essential to mention that we have used it thoroughly in this document to visualize the workflow of the system. </w:t>
      </w:r>
    </w:p>
    <w:p w14:paraId="4A1CCD2F" w14:textId="77777777" w:rsidR="00957D95" w:rsidRPr="00957D95" w:rsidRDefault="00957D95" w:rsidP="00957D95">
      <w:r w:rsidRPr="00957D95">
        <w:t xml:space="preserve">Since it provides different modelling techniques and a handful subset of diagrams. It can be efficiently used to provide means of communication between developers and users as it covers wide range of symbols and definitions and it consists of the following diagrams: </w:t>
      </w:r>
      <w:r w:rsidRPr="00957D95">
        <w:rPr>
          <w:rFonts w:hint="eastAsia"/>
        </w:rPr>
        <w:t>P</w:t>
      </w:r>
      <w:r w:rsidRPr="00957D95">
        <w:t xml:space="preserve">ackage Diagram, </w:t>
      </w:r>
      <w:r w:rsidRPr="00957D95">
        <w:rPr>
          <w:rFonts w:hint="eastAsia"/>
        </w:rPr>
        <w:t>D</w:t>
      </w:r>
      <w:r w:rsidRPr="00957D95">
        <w:t xml:space="preserve">eployment Diagram, Class Diagram, </w:t>
      </w:r>
      <w:r w:rsidRPr="00957D95">
        <w:rPr>
          <w:rFonts w:hint="eastAsia"/>
        </w:rPr>
        <w:t>S</w:t>
      </w:r>
      <w:r w:rsidRPr="00957D95">
        <w:t xml:space="preserve">tate Diagram, </w:t>
      </w:r>
      <w:r w:rsidRPr="00957D95">
        <w:rPr>
          <w:rFonts w:hint="eastAsia"/>
        </w:rPr>
        <w:t>S</w:t>
      </w:r>
      <w:r w:rsidRPr="00957D95">
        <w:t>equence Diagram and ER Diagram.</w:t>
      </w:r>
    </w:p>
    <w:p w14:paraId="4DF85B5D" w14:textId="77777777" w:rsidR="00957D95" w:rsidRPr="00957D95" w:rsidRDefault="00957D95" w:rsidP="00957D95"/>
    <w:p w14:paraId="4BD5F014" w14:textId="77777777" w:rsidR="00957D95" w:rsidRPr="00957D95" w:rsidRDefault="00957D95" w:rsidP="00957D95">
      <w:pPr>
        <w:pStyle w:val="3"/>
      </w:pPr>
      <w:bookmarkStart w:id="27" w:name="_Toc9191665"/>
      <w:bookmarkStart w:id="28" w:name="_Toc9298039"/>
      <w:bookmarkStart w:id="29" w:name="_Toc9244430"/>
      <w:bookmarkStart w:id="30" w:name="_Toc9315828"/>
      <w:r w:rsidRPr="00957D95">
        <w:rPr>
          <w:rFonts w:hint="eastAsia"/>
        </w:rPr>
        <w:t>P</w:t>
      </w:r>
      <w:r w:rsidRPr="00957D95">
        <w:t>ackage Diagram</w:t>
      </w:r>
      <w:bookmarkEnd w:id="27"/>
      <w:bookmarkEnd w:id="28"/>
      <w:bookmarkEnd w:id="29"/>
      <w:bookmarkEnd w:id="30"/>
    </w:p>
    <w:p w14:paraId="6967FB51" w14:textId="77777777" w:rsidR="00957D95" w:rsidRDefault="00957D95" w:rsidP="00957D95">
      <w:r w:rsidRPr="00957D95">
        <w:t xml:space="preserve">Package diagrams are kind of structural diagrams which show the arrangement and organization of model elements. Package diagram can show both structure and dependencies between sub-systems or modules in a more abstract way than other types of </w:t>
      </w:r>
      <w:r w:rsidRPr="00957D95">
        <w:lastRenderedPageBreak/>
        <w:t>UML diagrams. This abstraction leads to the use of package diagrams in simplifying complex class diagrams by grouping them in packages.</w:t>
      </w:r>
    </w:p>
    <w:p w14:paraId="55213A47" w14:textId="77777777" w:rsidR="00957D95" w:rsidRPr="00957D95" w:rsidRDefault="00957D95" w:rsidP="00957D95"/>
    <w:p w14:paraId="76C58630" w14:textId="77777777" w:rsidR="00957D95" w:rsidRPr="00957D95" w:rsidRDefault="00957D95" w:rsidP="00957D95">
      <w:pPr>
        <w:pStyle w:val="3"/>
      </w:pPr>
      <w:bookmarkStart w:id="31" w:name="_Toc9191666"/>
      <w:bookmarkStart w:id="32" w:name="_Toc9298040"/>
      <w:bookmarkStart w:id="33" w:name="_Toc9244431"/>
      <w:bookmarkStart w:id="34" w:name="_Toc9315829"/>
      <w:r w:rsidRPr="00957D95">
        <w:rPr>
          <w:rFonts w:hint="eastAsia"/>
        </w:rPr>
        <w:t>D</w:t>
      </w:r>
      <w:r w:rsidRPr="00957D95">
        <w:t>eployment Diagram</w:t>
      </w:r>
      <w:bookmarkEnd w:id="31"/>
      <w:bookmarkEnd w:id="32"/>
      <w:bookmarkEnd w:id="33"/>
      <w:bookmarkEnd w:id="34"/>
    </w:p>
    <w:p w14:paraId="12B9DBD2" w14:textId="77777777" w:rsidR="00957D95" w:rsidRPr="00957D95" w:rsidRDefault="00957D95" w:rsidP="00957D95">
      <w:r w:rsidRPr="00957D95">
        <w:t xml:space="preserve">The deployment diagram describes the physical deployment of information generated by the software program (artifact)on hardware components. </w:t>
      </w:r>
    </w:p>
    <w:p w14:paraId="7F32CED8" w14:textId="77777777" w:rsidR="00957D95" w:rsidRPr="00957D95" w:rsidRDefault="00957D95" w:rsidP="00957D95">
      <w:r w:rsidRPr="00957D95">
        <w:t>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artifacts that are deployed.</w:t>
      </w:r>
    </w:p>
    <w:p w14:paraId="5B362037" w14:textId="77777777" w:rsidR="00957D95" w:rsidRPr="00957D95" w:rsidRDefault="00957D95" w:rsidP="00957D95"/>
    <w:p w14:paraId="467EBF9D" w14:textId="77777777" w:rsidR="00957D95" w:rsidRPr="00957D95" w:rsidRDefault="00957D95" w:rsidP="00957D95">
      <w:pPr>
        <w:pStyle w:val="3"/>
      </w:pPr>
      <w:bookmarkStart w:id="35" w:name="_Toc9191667"/>
      <w:bookmarkStart w:id="36" w:name="_Toc9298041"/>
      <w:bookmarkStart w:id="37" w:name="_Toc9244432"/>
      <w:bookmarkStart w:id="38" w:name="_Toc9315830"/>
      <w:r w:rsidRPr="00957D95">
        <w:t>Class Diagram</w:t>
      </w:r>
      <w:bookmarkEnd w:id="35"/>
      <w:bookmarkEnd w:id="36"/>
      <w:bookmarkEnd w:id="37"/>
      <w:bookmarkEnd w:id="38"/>
    </w:p>
    <w:p w14:paraId="0789B784" w14:textId="77777777" w:rsidR="00957D95" w:rsidRDefault="00957D95" w:rsidP="00957D95">
      <w:r w:rsidRPr="00957D95">
        <w:t>It is a diagram that is used to showcase the object classes of a system and the relationship between classes. One of the most fundamental reasons we are using it is because it provides a clear distinction between each class and show the hierarchy and dependency between them</w:t>
      </w:r>
      <w:r>
        <w:t>.</w:t>
      </w:r>
    </w:p>
    <w:p w14:paraId="4951EF63" w14:textId="77777777" w:rsidR="00957D95" w:rsidRDefault="00957D95" w:rsidP="00957D95">
      <w:r w:rsidRPr="00957D95">
        <w:t>As far it goes for the inner structure of Class diagram, it consists of some fields indicating some variables, class methods and links or associations between classes.</w:t>
      </w:r>
      <w:bookmarkStart w:id="39" w:name="_Toc9191668"/>
    </w:p>
    <w:p w14:paraId="675977CA" w14:textId="77777777" w:rsidR="0066205F" w:rsidRDefault="0066205F" w:rsidP="00957D95"/>
    <w:p w14:paraId="6E555D84" w14:textId="77777777" w:rsidR="00957D95" w:rsidRPr="00957D95" w:rsidRDefault="00957D95" w:rsidP="00957D95">
      <w:pPr>
        <w:pStyle w:val="3"/>
      </w:pPr>
      <w:bookmarkStart w:id="40" w:name="_Toc9298042"/>
      <w:bookmarkStart w:id="41" w:name="_Toc9244433"/>
      <w:bookmarkStart w:id="42" w:name="_Toc9315831"/>
      <w:r w:rsidRPr="00957D95">
        <w:rPr>
          <w:rFonts w:hint="eastAsia"/>
        </w:rPr>
        <w:t>S</w:t>
      </w:r>
      <w:r w:rsidRPr="00957D95">
        <w:t>tate Diagra</w:t>
      </w:r>
      <w:bookmarkEnd w:id="39"/>
      <w:r w:rsidRPr="00957D95">
        <w:t>m</w:t>
      </w:r>
      <w:bookmarkEnd w:id="40"/>
      <w:bookmarkEnd w:id="41"/>
      <w:bookmarkEnd w:id="42"/>
      <w:r w:rsidRPr="00957D95">
        <w:t xml:space="preserve"> </w:t>
      </w:r>
    </w:p>
    <w:p w14:paraId="5BF188B0" w14:textId="77777777" w:rsidR="00957D95" w:rsidRPr="00957D95" w:rsidRDefault="00957D95" w:rsidP="00957D95">
      <w:r w:rsidRPr="00957D95">
        <w:t xml:space="preserve">State Diagram is a technique to represent different states of a system and all possible next states based on some </w:t>
      </w:r>
      <w:proofErr w:type="gramStart"/>
      <w:r w:rsidRPr="00957D95">
        <w:t>particular stimuli</w:t>
      </w:r>
      <w:proofErr w:type="gramEnd"/>
      <w:r w:rsidRPr="00957D95">
        <w:t xml:space="preserve"> which triggers the change of the state.</w:t>
      </w:r>
    </w:p>
    <w:p w14:paraId="5C15ABF7" w14:textId="77777777" w:rsidR="00957D95" w:rsidRDefault="00957D95" w:rsidP="00957D95">
      <w:r w:rsidRPr="00957D95">
        <w:t>This kind of diagram is very important to analyze different scenarios of the system as the states are represented as nodes and events as arcs which helps in identifying the behavior of the object classes defined in class diagram.</w:t>
      </w:r>
    </w:p>
    <w:p w14:paraId="46730F60" w14:textId="77777777" w:rsidR="0066205F" w:rsidRPr="00957D95" w:rsidRDefault="0066205F" w:rsidP="00957D95"/>
    <w:p w14:paraId="4721BE40" w14:textId="77777777" w:rsidR="00957D95" w:rsidRDefault="00957D95" w:rsidP="00957D95">
      <w:pPr>
        <w:pStyle w:val="3"/>
      </w:pPr>
      <w:bookmarkStart w:id="43" w:name="_Toc9191669"/>
      <w:bookmarkStart w:id="44" w:name="_Toc9298043"/>
      <w:bookmarkStart w:id="45" w:name="_Toc9244434"/>
      <w:bookmarkStart w:id="46" w:name="_Toc9315832"/>
      <w:r w:rsidRPr="00957D95">
        <w:rPr>
          <w:rFonts w:hint="eastAsia"/>
        </w:rPr>
        <w:t>S</w:t>
      </w:r>
      <w:r w:rsidRPr="00957D95">
        <w:t>equence Diagram</w:t>
      </w:r>
      <w:bookmarkEnd w:id="43"/>
      <w:bookmarkEnd w:id="44"/>
      <w:bookmarkEnd w:id="45"/>
      <w:bookmarkEnd w:id="46"/>
    </w:p>
    <w:p w14:paraId="748C780F" w14:textId="77777777" w:rsidR="00D12E24" w:rsidRDefault="00D12E24" w:rsidP="00D12E24">
      <w:pPr>
        <w:keepNext/>
        <w:jc w:val="center"/>
      </w:pPr>
      <w:r>
        <w:rPr>
          <w:noProof/>
        </w:rPr>
        <w:drawing>
          <wp:inline distT="0" distB="0" distL="0" distR="0" wp14:anchorId="228F0465" wp14:editId="63A86883">
            <wp:extent cx="3241675" cy="3206115"/>
            <wp:effectExtent l="0" t="0" r="0" b="0"/>
            <wp:docPr id="18" name="그림 18" descr="sequence diagram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ì ëí ì´ë¯¸ì§ ê²ìê²°ê³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675" cy="3206115"/>
                    </a:xfrm>
                    <a:prstGeom prst="rect">
                      <a:avLst/>
                    </a:prstGeom>
                    <a:noFill/>
                    <a:ln>
                      <a:noFill/>
                    </a:ln>
                  </pic:spPr>
                </pic:pic>
              </a:graphicData>
            </a:graphic>
          </wp:inline>
        </w:drawing>
      </w:r>
    </w:p>
    <w:p w14:paraId="4BE6DD58" w14:textId="77777777" w:rsidR="00D12E24" w:rsidRPr="00D12E24" w:rsidRDefault="00D12E24" w:rsidP="00D12E24">
      <w:pPr>
        <w:pStyle w:val="ab"/>
        <w:jc w:val="center"/>
      </w:pPr>
      <w:bookmarkStart w:id="47" w:name="_Toc9327910"/>
      <w:r>
        <w:t xml:space="preserve">Figure </w:t>
      </w:r>
      <w:r w:rsidR="00EE26BA">
        <w:fldChar w:fldCharType="begin"/>
      </w:r>
      <w:r w:rsidR="00EE26BA">
        <w:instrText xml:space="preserve"> SEQ Figure \* ARABIC </w:instrText>
      </w:r>
      <w:r w:rsidR="00EE26BA">
        <w:fldChar w:fldCharType="separate"/>
      </w:r>
      <w:r w:rsidR="00741B71">
        <w:rPr>
          <w:noProof/>
        </w:rPr>
        <w:t>1</w:t>
      </w:r>
      <w:r w:rsidR="00EE26BA">
        <w:rPr>
          <w:noProof/>
        </w:rPr>
        <w:fldChar w:fldCharType="end"/>
      </w:r>
      <w:r>
        <w:t>: Example of Sequence Diagram</w:t>
      </w:r>
      <w:bookmarkEnd w:id="47"/>
    </w:p>
    <w:p w14:paraId="72C66995" w14:textId="77777777" w:rsidR="00957D95" w:rsidRDefault="00957D95" w:rsidP="00957D95">
      <w:r w:rsidRPr="00957D95">
        <w:t>A sequence diagram to represent the interactions between the actors and objects of the system. To be more specific, the goal of this diagram is present the sequence of interaction and processes that take place in a specific use case instance so that a result could be generated. It is important to notice that the direction of the arrows here is essential to indicate the correct flow of actions.</w:t>
      </w:r>
    </w:p>
    <w:p w14:paraId="40CD798E" w14:textId="77777777" w:rsidR="0066205F" w:rsidRPr="00957D95" w:rsidRDefault="0066205F" w:rsidP="00957D95"/>
    <w:p w14:paraId="25BD2351" w14:textId="77777777" w:rsidR="0056636E" w:rsidRDefault="0056636E" w:rsidP="0056636E">
      <w:pPr>
        <w:pStyle w:val="3"/>
      </w:pPr>
      <w:bookmarkStart w:id="48" w:name="_Toc9298044"/>
      <w:bookmarkStart w:id="49" w:name="_Toc9244435"/>
      <w:bookmarkStart w:id="50" w:name="_Toc9315833"/>
      <w:r>
        <w:lastRenderedPageBreak/>
        <w:t>ER Diagram</w:t>
      </w:r>
      <w:bookmarkEnd w:id="48"/>
      <w:bookmarkEnd w:id="49"/>
      <w:bookmarkEnd w:id="50"/>
    </w:p>
    <w:p w14:paraId="64008F06" w14:textId="77777777" w:rsidR="00B77A70" w:rsidRDefault="00B77A70" w:rsidP="00B77A70">
      <w:pPr>
        <w:jc w:val="center"/>
      </w:pPr>
      <w:r>
        <w:rPr>
          <w:noProof/>
        </w:rPr>
        <w:drawing>
          <wp:inline distT="0" distB="0" distL="0" distR="0" wp14:anchorId="18E3D3B4" wp14:editId="773D5763">
            <wp:extent cx="4229100" cy="2673973"/>
            <wp:effectExtent l="0" t="0" r="0" b="0"/>
            <wp:docPr id="2" name="그림 2"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211" cy="2676573"/>
                    </a:xfrm>
                    <a:prstGeom prst="rect">
                      <a:avLst/>
                    </a:prstGeom>
                    <a:noFill/>
                    <a:ln>
                      <a:noFill/>
                    </a:ln>
                  </pic:spPr>
                </pic:pic>
              </a:graphicData>
            </a:graphic>
          </wp:inline>
        </w:drawing>
      </w:r>
    </w:p>
    <w:p w14:paraId="047BC6A7" w14:textId="77777777" w:rsidR="00B77A70" w:rsidRDefault="00B77A70" w:rsidP="00B77A70">
      <w:pPr>
        <w:pStyle w:val="ab"/>
        <w:jc w:val="center"/>
      </w:pPr>
      <w:bookmarkStart w:id="51" w:name="_Toc9327911"/>
      <w:r>
        <w:t xml:space="preserve">Figure </w:t>
      </w:r>
      <w:r w:rsidR="00EE26BA">
        <w:fldChar w:fldCharType="begin"/>
      </w:r>
      <w:r w:rsidR="00EE26BA">
        <w:instrText xml:space="preserve"> SEQ Figure \* ARABIC </w:instrText>
      </w:r>
      <w:r w:rsidR="00EE26BA">
        <w:fldChar w:fldCharType="separate"/>
      </w:r>
      <w:r w:rsidR="00741B71">
        <w:rPr>
          <w:noProof/>
        </w:rPr>
        <w:t>2</w:t>
      </w:r>
      <w:r w:rsidR="00EE26BA">
        <w:rPr>
          <w:noProof/>
        </w:rPr>
        <w:fldChar w:fldCharType="end"/>
      </w:r>
      <w:r>
        <w:t>: Example of ER Diagram</w:t>
      </w:r>
      <w:bookmarkEnd w:id="51"/>
    </w:p>
    <w:p w14:paraId="1B80B69B" w14:textId="77777777" w:rsidR="00B77A70" w:rsidRDefault="00B77A70" w:rsidP="00B42D05">
      <w:pPr>
        <w:jc w:val="both"/>
      </w:pPr>
      <w:r>
        <w:rPr>
          <w:rFonts w:hint="eastAsia"/>
        </w:rPr>
        <w:t>E</w:t>
      </w:r>
      <w:r>
        <w:t>R Diagram</w:t>
      </w:r>
      <w:r>
        <w:rPr>
          <w:rFonts w:hint="eastAsia"/>
        </w:rPr>
        <w:t xml:space="preserve">은 </w:t>
      </w:r>
      <w:r w:rsidR="00B42D05">
        <w:t>Entity</w:t>
      </w:r>
      <w:r w:rsidR="00B42D05">
        <w:rPr>
          <w:rFonts w:hint="eastAsia"/>
        </w:rPr>
        <w:t xml:space="preserve">가 가지고 있는 속성과 </w:t>
      </w:r>
      <w:r w:rsidR="00B42D05">
        <w:t>Entity</w:t>
      </w:r>
      <w:r w:rsidR="00B42D05">
        <w:rPr>
          <w:rFonts w:hint="eastAsia"/>
        </w:rPr>
        <w:t>간의 관계를 나타낸 다이어그램이다.</w:t>
      </w:r>
      <w:r w:rsidR="00B42D05">
        <w:t xml:space="preserve"> </w:t>
      </w:r>
      <w:r w:rsidR="00B42D05">
        <w:rPr>
          <w:rFonts w:hint="eastAsia"/>
        </w:rPr>
        <w:t>이 다이어그램은 주로 데이터베이스를 설계하는 데 사용되며,</w:t>
      </w:r>
      <w:r w:rsidR="00B42D05">
        <w:t xml:space="preserve"> </w:t>
      </w:r>
      <w:r w:rsidR="00B42D05">
        <w:rPr>
          <w:rFonts w:hint="eastAsia"/>
        </w:rPr>
        <w:t>해당 다이어그램을 기반으로 R</w:t>
      </w:r>
      <w:r w:rsidR="00B42D05">
        <w:t>elational Schema, SQL DDL</w:t>
      </w:r>
      <w:r w:rsidR="00B42D05">
        <w:rPr>
          <w:rFonts w:hint="eastAsia"/>
        </w:rPr>
        <w:t>을 작성하게 된다.</w:t>
      </w:r>
      <w:r w:rsidR="00B42D05">
        <w:t xml:space="preserve"> </w:t>
      </w:r>
    </w:p>
    <w:p w14:paraId="33EA2C28" w14:textId="77777777" w:rsidR="004C5146" w:rsidRPr="00B77A70" w:rsidRDefault="004C5146" w:rsidP="00B42D05">
      <w:pPr>
        <w:jc w:val="both"/>
      </w:pPr>
    </w:p>
    <w:p w14:paraId="39ACB7D3" w14:textId="77777777" w:rsidR="007F1BB9" w:rsidRDefault="007F1BB9" w:rsidP="007F1BB9">
      <w:pPr>
        <w:pStyle w:val="2"/>
      </w:pPr>
      <w:bookmarkStart w:id="52" w:name="_Toc9298045"/>
      <w:bookmarkStart w:id="53" w:name="_Toc9244436"/>
      <w:bookmarkStart w:id="54" w:name="_Toc9315834"/>
      <w:r>
        <w:rPr>
          <w:rFonts w:hint="eastAsia"/>
        </w:rPr>
        <w:t>A</w:t>
      </w:r>
      <w:r>
        <w:t>pplied Tool</w:t>
      </w:r>
      <w:bookmarkEnd w:id="52"/>
      <w:bookmarkEnd w:id="53"/>
      <w:bookmarkEnd w:id="54"/>
    </w:p>
    <w:p w14:paraId="3214E375" w14:textId="77777777" w:rsidR="004C5146" w:rsidRPr="004C5146" w:rsidRDefault="004C5146" w:rsidP="004C5146"/>
    <w:p w14:paraId="6666D61E" w14:textId="77777777" w:rsidR="0056636E" w:rsidRDefault="0056636E" w:rsidP="0056636E">
      <w:pPr>
        <w:pStyle w:val="3"/>
      </w:pPr>
      <w:bookmarkStart w:id="55" w:name="_Toc9298046"/>
      <w:bookmarkStart w:id="56" w:name="_Toc9244437"/>
      <w:bookmarkStart w:id="57" w:name="_Toc9315835"/>
      <w:r>
        <w:t>Draw.io</w:t>
      </w:r>
      <w:bookmarkEnd w:id="55"/>
      <w:bookmarkEnd w:id="56"/>
      <w:bookmarkEnd w:id="57"/>
    </w:p>
    <w:p w14:paraId="12313C34" w14:textId="77777777" w:rsidR="00B42D05" w:rsidRDefault="00B42D05" w:rsidP="00B42D05">
      <w:pPr>
        <w:keepNext/>
        <w:jc w:val="center"/>
      </w:pPr>
      <w:r>
        <w:rPr>
          <w:noProof/>
        </w:rPr>
        <w:drawing>
          <wp:inline distT="0" distB="0" distL="0" distR="0" wp14:anchorId="074E573F" wp14:editId="62151556">
            <wp:extent cx="2847975" cy="717200"/>
            <wp:effectExtent l="0" t="0" r="0" b="6985"/>
            <wp:docPr id="15" name="그림 15" descr="draw io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 io logoì ëí ì´ë¯¸ì§ ê²ìê²°ê³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04" cy="729975"/>
                    </a:xfrm>
                    <a:prstGeom prst="rect">
                      <a:avLst/>
                    </a:prstGeom>
                    <a:noFill/>
                    <a:ln>
                      <a:noFill/>
                    </a:ln>
                  </pic:spPr>
                </pic:pic>
              </a:graphicData>
            </a:graphic>
          </wp:inline>
        </w:drawing>
      </w:r>
    </w:p>
    <w:p w14:paraId="05DF61AC" w14:textId="77777777" w:rsidR="00B42D05" w:rsidRDefault="00B42D05" w:rsidP="00B42D05">
      <w:pPr>
        <w:pStyle w:val="ab"/>
        <w:jc w:val="center"/>
      </w:pPr>
      <w:bookmarkStart w:id="58" w:name="_Toc9327912"/>
      <w:r>
        <w:t xml:space="preserve">Figure </w:t>
      </w:r>
      <w:r w:rsidR="00EE26BA">
        <w:fldChar w:fldCharType="begin"/>
      </w:r>
      <w:r w:rsidR="00EE26BA">
        <w:instrText xml:space="preserve"> SEQ Figure \* ARABIC </w:instrText>
      </w:r>
      <w:r w:rsidR="00EE26BA">
        <w:fldChar w:fldCharType="separate"/>
      </w:r>
      <w:r w:rsidR="00741B71">
        <w:rPr>
          <w:noProof/>
        </w:rPr>
        <w:t>3</w:t>
      </w:r>
      <w:r w:rsidR="00EE26BA">
        <w:rPr>
          <w:noProof/>
        </w:rPr>
        <w:fldChar w:fldCharType="end"/>
      </w:r>
      <w:r>
        <w:t>: Draw.io Logo</w:t>
      </w:r>
      <w:bookmarkEnd w:id="58"/>
    </w:p>
    <w:p w14:paraId="65B2C199" w14:textId="77777777" w:rsidR="00B42D05" w:rsidRDefault="00B42D05" w:rsidP="00B42D05">
      <w:r>
        <w:t>Draw.io</w:t>
      </w:r>
      <w:r>
        <w:rPr>
          <w:rFonts w:hint="eastAsia"/>
        </w:rPr>
        <w:t xml:space="preserve">는 온라인 모델링 툴로서 </w:t>
      </w:r>
      <w:r w:rsidR="004C5146">
        <w:rPr>
          <w:rFonts w:hint="eastAsia"/>
        </w:rPr>
        <w:t>많은</w:t>
      </w:r>
      <w:r w:rsidR="0066205F">
        <w:t xml:space="preserve"> </w:t>
      </w:r>
      <w:r w:rsidR="0066205F">
        <w:rPr>
          <w:rFonts w:hint="eastAsia"/>
        </w:rPr>
        <w:t>기본 템플릿과 도형을 제공하기 때문에 사용자가 직접 다이어그램에 사용하기 위해 도형을 만들 필요가 없다.</w:t>
      </w:r>
      <w:r w:rsidR="0066205F">
        <w:t xml:space="preserve"> </w:t>
      </w:r>
      <w:r w:rsidR="0066205F">
        <w:rPr>
          <w:rFonts w:hint="eastAsia"/>
        </w:rPr>
        <w:t>또한 도형 간 연결선을 간단하게 만들 수 있고,</w:t>
      </w:r>
      <w:r w:rsidR="0066205F">
        <w:t xml:space="preserve"> </w:t>
      </w:r>
      <w:r w:rsidR="0066205F">
        <w:rPr>
          <w:rFonts w:hint="eastAsia"/>
        </w:rPr>
        <w:t>격자에 위치를 맞출 수 있기 때문에 도형을 정렬하기 편리하다.</w:t>
      </w:r>
      <w:r w:rsidR="004C5146">
        <w:t xml:space="preserve"> </w:t>
      </w:r>
      <w:r w:rsidR="0066205F">
        <w:rPr>
          <w:rFonts w:hint="eastAsia"/>
        </w:rPr>
        <w:t>이 문서에서 사용된 대부분의 다이어그램은 본 도구로 작성되었다.</w:t>
      </w:r>
    </w:p>
    <w:p w14:paraId="15B9FAAD" w14:textId="77777777" w:rsidR="0066205F" w:rsidRPr="00B42D05" w:rsidRDefault="0066205F" w:rsidP="00B42D05"/>
    <w:p w14:paraId="1AD28E80" w14:textId="77777777" w:rsidR="0056636E" w:rsidRDefault="0056636E" w:rsidP="0056636E">
      <w:pPr>
        <w:pStyle w:val="3"/>
      </w:pPr>
      <w:bookmarkStart w:id="59" w:name="_Toc9298047"/>
      <w:bookmarkStart w:id="60" w:name="_Toc9244438"/>
      <w:bookmarkStart w:id="61" w:name="_Toc9315836"/>
      <w:r>
        <w:t>PowerPoint</w:t>
      </w:r>
      <w:bookmarkEnd w:id="59"/>
      <w:bookmarkEnd w:id="60"/>
      <w:bookmarkEnd w:id="61"/>
    </w:p>
    <w:p w14:paraId="1AB17B33" w14:textId="77777777" w:rsidR="004C5146" w:rsidRDefault="00B42D05" w:rsidP="004C5146">
      <w:pPr>
        <w:keepNext/>
        <w:jc w:val="center"/>
      </w:pPr>
      <w:r>
        <w:rPr>
          <w:noProof/>
        </w:rPr>
        <w:drawing>
          <wp:inline distT="0" distB="0" distL="0" distR="0" wp14:anchorId="36E4E856" wp14:editId="11EC1E75">
            <wp:extent cx="1685925" cy="1685925"/>
            <wp:effectExtent l="0" t="0" r="9525" b="0"/>
            <wp:docPr id="16" name="그림 16" descr="powerpoint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point logoì ëí ì´ë¯¸ì§ ê²ìê²°ê³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7356" cy="1697356"/>
                    </a:xfrm>
                    <a:prstGeom prst="rect">
                      <a:avLst/>
                    </a:prstGeom>
                    <a:noFill/>
                    <a:ln>
                      <a:noFill/>
                    </a:ln>
                  </pic:spPr>
                </pic:pic>
              </a:graphicData>
            </a:graphic>
          </wp:inline>
        </w:drawing>
      </w:r>
    </w:p>
    <w:p w14:paraId="25D01DEF" w14:textId="77777777" w:rsidR="00B42D05" w:rsidRPr="00B42D05" w:rsidRDefault="004C5146" w:rsidP="004C5146">
      <w:pPr>
        <w:pStyle w:val="ab"/>
        <w:jc w:val="center"/>
      </w:pPr>
      <w:bookmarkStart w:id="62" w:name="_Toc9327913"/>
      <w:r>
        <w:t xml:space="preserve">Figure </w:t>
      </w:r>
      <w:r w:rsidR="00EE26BA">
        <w:fldChar w:fldCharType="begin"/>
      </w:r>
      <w:r w:rsidR="00EE26BA">
        <w:instrText xml:space="preserve"> SEQ Figure \* ARABIC </w:instrText>
      </w:r>
      <w:r w:rsidR="00EE26BA">
        <w:fldChar w:fldCharType="separate"/>
      </w:r>
      <w:r w:rsidR="00741B71">
        <w:rPr>
          <w:noProof/>
        </w:rPr>
        <w:t>4</w:t>
      </w:r>
      <w:r w:rsidR="00EE26BA">
        <w:rPr>
          <w:noProof/>
        </w:rPr>
        <w:fldChar w:fldCharType="end"/>
      </w:r>
      <w:r>
        <w:t xml:space="preserve">: </w:t>
      </w:r>
      <w:proofErr w:type="spellStart"/>
      <w:r>
        <w:t>Powerpoint</w:t>
      </w:r>
      <w:proofErr w:type="spellEnd"/>
      <w:r>
        <w:t xml:space="preserve"> Logo</w:t>
      </w:r>
      <w:bookmarkEnd w:id="62"/>
    </w:p>
    <w:p w14:paraId="3C191B76" w14:textId="77777777" w:rsidR="004C5146" w:rsidRDefault="004C5146" w:rsidP="004C5146">
      <w:proofErr w:type="spellStart"/>
      <w:r>
        <w:rPr>
          <w:rFonts w:hint="eastAsia"/>
        </w:rPr>
        <w:t>P</w:t>
      </w:r>
      <w:r>
        <w:t>owerpoint</w:t>
      </w:r>
      <w:proofErr w:type="spellEnd"/>
      <w:r>
        <w:rPr>
          <w:rFonts w:hint="eastAsia"/>
        </w:rPr>
        <w:t>는 그래픽 프레젠테이션 툴이다.</w:t>
      </w:r>
      <w:r>
        <w:t xml:space="preserve"> </w:t>
      </w:r>
      <w:r>
        <w:rPr>
          <w:rFonts w:hint="eastAsia"/>
        </w:rPr>
        <w:t>주로 발표용으로 사용되지만</w:t>
      </w:r>
      <w:r>
        <w:t xml:space="preserve"> </w:t>
      </w:r>
      <w:r>
        <w:rPr>
          <w:rFonts w:hint="eastAsia"/>
        </w:rPr>
        <w:t xml:space="preserve">내장된 도형 작성 기능이 매우 강력하기 때문에 </w:t>
      </w:r>
      <w:r>
        <w:t>draw.io</w:t>
      </w:r>
      <w:r>
        <w:rPr>
          <w:rFonts w:hint="eastAsia"/>
        </w:rPr>
        <w:t>에서 만들기 힘든 복잡한 다이어그램을 작성하기 위해 사용하였다.</w:t>
      </w:r>
    </w:p>
    <w:p w14:paraId="2A3F5C34" w14:textId="77777777" w:rsidR="004C5146" w:rsidRDefault="004C5146" w:rsidP="004C5146"/>
    <w:p w14:paraId="5BC104AA" w14:textId="77777777" w:rsidR="00B77A70" w:rsidRDefault="00B77A70" w:rsidP="00B77A70">
      <w:pPr>
        <w:pStyle w:val="3"/>
      </w:pPr>
      <w:bookmarkStart w:id="63" w:name="_Toc9298048"/>
      <w:bookmarkStart w:id="64" w:name="_Toc9244439"/>
      <w:bookmarkStart w:id="65" w:name="_Toc9315837"/>
      <w:proofErr w:type="spellStart"/>
      <w:r>
        <w:rPr>
          <w:rFonts w:hint="eastAsia"/>
        </w:rPr>
        <w:t>E</w:t>
      </w:r>
      <w:r>
        <w:t>RDPlus</w:t>
      </w:r>
      <w:bookmarkEnd w:id="63"/>
      <w:bookmarkEnd w:id="64"/>
      <w:bookmarkEnd w:id="65"/>
      <w:proofErr w:type="spellEnd"/>
    </w:p>
    <w:p w14:paraId="16DCDC6E" w14:textId="77777777" w:rsidR="004C5146" w:rsidRDefault="004C5146" w:rsidP="004C5146">
      <w:pPr>
        <w:keepNext/>
        <w:jc w:val="center"/>
      </w:pPr>
      <w:r>
        <w:rPr>
          <w:noProof/>
        </w:rPr>
        <w:drawing>
          <wp:inline distT="0" distB="0" distL="0" distR="0" wp14:anchorId="77B03A55" wp14:editId="427DA40A">
            <wp:extent cx="3286125" cy="1386786"/>
            <wp:effectExtent l="0" t="0" r="0" b="4445"/>
            <wp:docPr id="17" name="그림 17" descr="erd plus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plus logoì ëí ì´ë¯¸ì§ ê²ìê²°ê³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632" cy="1407679"/>
                    </a:xfrm>
                    <a:prstGeom prst="rect">
                      <a:avLst/>
                    </a:prstGeom>
                    <a:noFill/>
                    <a:ln>
                      <a:noFill/>
                    </a:ln>
                  </pic:spPr>
                </pic:pic>
              </a:graphicData>
            </a:graphic>
          </wp:inline>
        </w:drawing>
      </w:r>
    </w:p>
    <w:p w14:paraId="3201264D" w14:textId="77777777" w:rsidR="004C5146" w:rsidRPr="004C5146" w:rsidRDefault="004C5146" w:rsidP="004C5146">
      <w:pPr>
        <w:pStyle w:val="ab"/>
        <w:jc w:val="center"/>
      </w:pPr>
      <w:bookmarkStart w:id="66" w:name="_Toc9327914"/>
      <w:r>
        <w:t xml:space="preserve">Figure </w:t>
      </w:r>
      <w:r w:rsidR="00EE26BA">
        <w:fldChar w:fldCharType="begin"/>
      </w:r>
      <w:r w:rsidR="00EE26BA">
        <w:instrText xml:space="preserve"> SEQ Figure \* ARABIC </w:instrText>
      </w:r>
      <w:r w:rsidR="00EE26BA">
        <w:fldChar w:fldCharType="separate"/>
      </w:r>
      <w:r w:rsidR="00741B71">
        <w:rPr>
          <w:noProof/>
        </w:rPr>
        <w:t>5</w:t>
      </w:r>
      <w:r w:rsidR="00EE26BA">
        <w:rPr>
          <w:noProof/>
        </w:rPr>
        <w:fldChar w:fldCharType="end"/>
      </w:r>
      <w:r>
        <w:t xml:space="preserve">: </w:t>
      </w:r>
      <w:proofErr w:type="spellStart"/>
      <w:r>
        <w:t>ERDPlus</w:t>
      </w:r>
      <w:proofErr w:type="spellEnd"/>
      <w:r>
        <w:t xml:space="preserve"> Logo</w:t>
      </w:r>
      <w:bookmarkEnd w:id="66"/>
    </w:p>
    <w:p w14:paraId="7127369B" w14:textId="77777777" w:rsidR="00B77A70" w:rsidRPr="00B77A70" w:rsidRDefault="00B77A70" w:rsidP="004C5146">
      <w:pPr>
        <w:jc w:val="both"/>
      </w:pPr>
      <w:proofErr w:type="spellStart"/>
      <w:r>
        <w:t>ERDPlus</w:t>
      </w:r>
      <w:proofErr w:type="spellEnd"/>
      <w:r>
        <w:rPr>
          <w:rFonts w:hint="eastAsia"/>
        </w:rPr>
        <w:t xml:space="preserve">는 </w:t>
      </w:r>
      <w:r>
        <w:t>ER Diagram</w:t>
      </w:r>
      <w:r>
        <w:rPr>
          <w:rFonts w:hint="eastAsia"/>
        </w:rPr>
        <w:t>을 간단한</w:t>
      </w:r>
      <w:r>
        <w:t xml:space="preserve"> </w:t>
      </w:r>
      <w:r>
        <w:rPr>
          <w:rFonts w:hint="eastAsia"/>
        </w:rPr>
        <w:t>버튼 클릭으로 생성할 수 있게 해 주는 온라인 툴이다.</w:t>
      </w:r>
      <w:r>
        <w:t xml:space="preserve"> </w:t>
      </w:r>
      <w:r w:rsidR="004C5146">
        <w:rPr>
          <w:rFonts w:hint="eastAsia"/>
        </w:rPr>
        <w:t>적은 노력으로 E</w:t>
      </w:r>
      <w:r w:rsidR="004C5146">
        <w:t xml:space="preserve">R </w:t>
      </w:r>
      <w:proofErr w:type="spellStart"/>
      <w:r w:rsidR="004C5146">
        <w:rPr>
          <w:rFonts w:hint="eastAsia"/>
        </w:rPr>
        <w:t>D</w:t>
      </w:r>
      <w:r w:rsidR="004C5146">
        <w:t>Iagram</w:t>
      </w:r>
      <w:proofErr w:type="spellEnd"/>
      <w:r w:rsidR="004C5146">
        <w:rPr>
          <w:rFonts w:hint="eastAsia"/>
        </w:rPr>
        <w:t>을 d</w:t>
      </w:r>
      <w:r w:rsidR="004C5146">
        <w:t>raw.io</w:t>
      </w:r>
      <w:r w:rsidR="004C5146">
        <w:rPr>
          <w:rFonts w:hint="eastAsia"/>
        </w:rPr>
        <w:t xml:space="preserve">에 비해 간단하게 만들 수 있기 때문에 </w:t>
      </w:r>
      <w:r w:rsidR="004C5146">
        <w:t>ER Diagram</w:t>
      </w:r>
      <w:r w:rsidR="004C5146">
        <w:rPr>
          <w:rFonts w:hint="eastAsia"/>
        </w:rPr>
        <w:t>을 작성하는 데 사용하였다.</w:t>
      </w:r>
    </w:p>
    <w:p w14:paraId="0866C1F6" w14:textId="77777777" w:rsidR="0056636E" w:rsidRPr="0056636E" w:rsidRDefault="0056636E" w:rsidP="0056636E"/>
    <w:p w14:paraId="4C658161" w14:textId="7F7F918C" w:rsidR="004B6C8C" w:rsidRDefault="007F1BB9" w:rsidP="004B6C8C">
      <w:pPr>
        <w:pStyle w:val="2"/>
        <w:rPr>
          <w:rFonts w:asciiTheme="minorHAnsi" w:eastAsiaTheme="minorEastAsia" w:hAnsiTheme="minorHAnsi" w:cstheme="minorBidi"/>
          <w:sz w:val="21"/>
          <w:szCs w:val="21"/>
        </w:rPr>
      </w:pPr>
      <w:bookmarkStart w:id="67" w:name="_Toc9298049"/>
      <w:bookmarkStart w:id="68" w:name="_Toc9244440"/>
      <w:bookmarkStart w:id="69" w:name="_Toc9315838"/>
      <w:r>
        <w:rPr>
          <w:rFonts w:hint="eastAsia"/>
        </w:rPr>
        <w:lastRenderedPageBreak/>
        <w:t>P</w:t>
      </w:r>
      <w:r>
        <w:t>roject Scope</w:t>
      </w:r>
      <w:bookmarkEnd w:id="67"/>
      <w:bookmarkEnd w:id="68"/>
      <w:bookmarkEnd w:id="69"/>
    </w:p>
    <w:p w14:paraId="5DC40BAD" w14:textId="77777777" w:rsidR="00CF0FA4" w:rsidRDefault="00CF0FA4" w:rsidP="0061734C">
      <w:pPr>
        <w:jc w:val="both"/>
      </w:pPr>
      <w:r>
        <w:rPr>
          <w:rFonts w:hint="eastAsia"/>
        </w:rPr>
        <w:t xml:space="preserve">본 시스템은 상품 평점의 신뢰도가 낮은 상황에서 사용자들이 일일이 직접 리뷰를 읽고 신뢰성을 측정해야 했던 기존의 오픈마켓 서비스들의 단점을 극복하기 위해 리뷰에 자연어 처리 시스템을 도입하여 리뷰의 신뢰성을 판단할 수 있는 기반 지식 없이도 사용자들이 믿을 </w:t>
      </w:r>
      <w:proofErr w:type="spellStart"/>
      <w:r>
        <w:rPr>
          <w:rFonts w:hint="eastAsia"/>
        </w:rPr>
        <w:t>수</w:t>
      </w:r>
      <w:proofErr w:type="spellEnd"/>
      <w:r>
        <w:rPr>
          <w:rFonts w:hint="eastAsia"/>
        </w:rPr>
        <w:t xml:space="preserve"> 있는 리뷰에 기반한 상품 선택을 도와주는 시스템이다.</w:t>
      </w:r>
      <w:r>
        <w:t xml:space="preserve"> </w:t>
      </w:r>
      <w:r>
        <w:rPr>
          <w:rFonts w:hint="eastAsia"/>
        </w:rPr>
        <w:t>본 시스템의 핵심 기능은 리뷰의 분석 기능이며,</w:t>
      </w:r>
      <w:r>
        <w:t xml:space="preserve"> </w:t>
      </w:r>
      <w:r>
        <w:rPr>
          <w:rFonts w:hint="eastAsia"/>
        </w:rPr>
        <w:t>해당 기능을 중심으로 각 서브시스템들이 상호작용하도록 설계하였다.</w:t>
      </w:r>
    </w:p>
    <w:p w14:paraId="5BFF9DCC" w14:textId="6DC22072" w:rsidR="004B6C8C" w:rsidRDefault="0061734C" w:rsidP="0061734C">
      <w:pPr>
        <w:jc w:val="both"/>
      </w:pPr>
      <w:r>
        <w:rPr>
          <w:rFonts w:hint="eastAsia"/>
        </w:rPr>
        <w:t xml:space="preserve">먼저 </w:t>
      </w:r>
      <w:r>
        <w:t>Frontend System</w:t>
      </w:r>
      <w:r>
        <w:rPr>
          <w:rFonts w:hint="eastAsia"/>
        </w:rPr>
        <w:t>은 시스템과 사용자와의 상호작용을 담당하며,</w:t>
      </w:r>
      <w:r>
        <w:t xml:space="preserve"> Backend System Frontend System</w:t>
      </w:r>
      <w:r>
        <w:rPr>
          <w:rFonts w:hint="eastAsia"/>
        </w:rPr>
        <w:t xml:space="preserve">에서 오는 데이터 요청에 응답하고 </w:t>
      </w:r>
      <w:r>
        <w:t>Review Collecting System, Review Analysis System</w:t>
      </w:r>
      <w:r>
        <w:rPr>
          <w:rFonts w:hint="eastAsia"/>
        </w:rPr>
        <w:t xml:space="preserve">를 실행시키는 역할을 담당한다. 사용자가 리뷰를 작성하거나 </w:t>
      </w:r>
      <w:r>
        <w:t>Review Collecting System</w:t>
      </w:r>
      <w:r>
        <w:rPr>
          <w:rFonts w:hint="eastAsia"/>
        </w:rPr>
        <w:t>에서 정기적으로 오픈마켓에서 리뷰의 목록을 가져오면,</w:t>
      </w:r>
      <w:r>
        <w:t xml:space="preserve"> Review Analysis System</w:t>
      </w:r>
      <w:r>
        <w:rPr>
          <w:rFonts w:hint="eastAsia"/>
        </w:rPr>
        <w:t>은 리뷰를 분석해 리뷰의 긍정 평가 정도와 중요도를 측정한다.</w:t>
      </w:r>
      <w:r>
        <w:t xml:space="preserve"> Review Analysis System</w:t>
      </w:r>
      <w:r>
        <w:rPr>
          <w:rFonts w:hint="eastAsia"/>
        </w:rPr>
        <w:t>이 분석한 리뷰를 데이터베이스에 전달하면,</w:t>
      </w:r>
      <w:r>
        <w:t xml:space="preserve"> Item Ranking System</w:t>
      </w:r>
      <w:r>
        <w:rPr>
          <w:rFonts w:hint="eastAsia"/>
        </w:rPr>
        <w:t xml:space="preserve">과 </w:t>
      </w:r>
      <w:r>
        <w:t>Recommendation System</w:t>
      </w:r>
      <w:r>
        <w:rPr>
          <w:rFonts w:hint="eastAsia"/>
        </w:rPr>
        <w:t>은 추가된 정보를 바탕으로 각 상품의 평가 수치와 추천 카테고리를 수정한다.</w:t>
      </w:r>
      <w:r w:rsidR="004B6C8C">
        <w:br w:type="page"/>
      </w:r>
    </w:p>
    <w:p w14:paraId="6D2154E8" w14:textId="77777777" w:rsidR="007F1BB9" w:rsidRDefault="007F1BB9" w:rsidP="007F1BB9">
      <w:pPr>
        <w:pStyle w:val="1"/>
      </w:pPr>
      <w:bookmarkStart w:id="70" w:name="_Toc9298050"/>
      <w:bookmarkStart w:id="71" w:name="_Toc9244441"/>
      <w:bookmarkStart w:id="72" w:name="_Toc9315839"/>
      <w:r w:rsidRPr="007F1BB9">
        <w:rPr>
          <w:rFonts w:hint="eastAsia"/>
        </w:rPr>
        <w:lastRenderedPageBreak/>
        <w:t>S</w:t>
      </w:r>
      <w:r w:rsidRPr="007F1BB9">
        <w:t>ystem Architecture</w:t>
      </w:r>
      <w:r>
        <w:t xml:space="preserve"> </w:t>
      </w:r>
      <w:r w:rsidR="0056636E">
        <w:t>–</w:t>
      </w:r>
      <w:r>
        <w:t xml:space="preserve"> Overall</w:t>
      </w:r>
      <w:bookmarkEnd w:id="70"/>
      <w:bookmarkEnd w:id="71"/>
      <w:bookmarkEnd w:id="72"/>
    </w:p>
    <w:p w14:paraId="32C32CFC" w14:textId="77777777" w:rsidR="0066205F" w:rsidRPr="0066205F" w:rsidRDefault="0066205F" w:rsidP="0066205F"/>
    <w:p w14:paraId="04A19E2F" w14:textId="549C7895" w:rsidR="0056636E" w:rsidRDefault="0056636E" w:rsidP="0056636E">
      <w:pPr>
        <w:pStyle w:val="2"/>
      </w:pPr>
      <w:bookmarkStart w:id="73" w:name="_Toc9298051"/>
      <w:bookmarkStart w:id="74" w:name="_Toc9244442"/>
      <w:bookmarkStart w:id="75" w:name="_Toc9315840"/>
      <w:r>
        <w:rPr>
          <w:rFonts w:hint="eastAsia"/>
        </w:rPr>
        <w:t>O</w:t>
      </w:r>
      <w:r>
        <w:t>bjectives</w:t>
      </w:r>
      <w:bookmarkEnd w:id="73"/>
      <w:bookmarkEnd w:id="74"/>
      <w:bookmarkEnd w:id="75"/>
    </w:p>
    <w:p w14:paraId="11CAD901" w14:textId="77777777" w:rsidR="00370DF3" w:rsidRPr="00370DF3" w:rsidRDefault="00370DF3" w:rsidP="00370DF3"/>
    <w:p w14:paraId="473E345C" w14:textId="02BD405B" w:rsidR="0066205F" w:rsidRDefault="0066205F" w:rsidP="00220F34">
      <w:pPr>
        <w:jc w:val="both"/>
        <w:rPr>
          <w:rFonts w:hint="eastAsia"/>
        </w:rPr>
      </w:pPr>
      <w:r>
        <w:rPr>
          <w:rFonts w:hint="eastAsia"/>
        </w:rPr>
        <w:t>이번 챕터에서는</w:t>
      </w:r>
      <w:r w:rsidR="001C7EAA">
        <w:t xml:space="preserve"> </w:t>
      </w:r>
      <w:r w:rsidR="001C7EAA">
        <w:rPr>
          <w:rFonts w:hint="eastAsia"/>
        </w:rPr>
        <w:t>본 시스템의</w:t>
      </w:r>
      <w:r w:rsidR="001C7EAA">
        <w:t xml:space="preserve"> </w:t>
      </w:r>
      <w:r w:rsidR="001C7EAA">
        <w:rPr>
          <w:rFonts w:hint="eastAsia"/>
        </w:rPr>
        <w:t>전체적인 구</w:t>
      </w:r>
      <w:r w:rsidR="00FD5E43">
        <w:rPr>
          <w:rFonts w:hint="eastAsia"/>
        </w:rPr>
        <w:t>조를 설명한다.</w:t>
      </w:r>
      <w:r w:rsidR="00B24A4C">
        <w:t xml:space="preserve"> </w:t>
      </w:r>
      <w:r w:rsidR="00CF0FA4">
        <w:rPr>
          <w:rFonts w:hint="eastAsia"/>
        </w:rPr>
        <w:t>시스템 전체의 구조와 각 서브시스템의 개략적인 구조,</w:t>
      </w:r>
      <w:r w:rsidR="00CF0FA4">
        <w:t xml:space="preserve"> </w:t>
      </w:r>
      <w:r w:rsidR="00CF0FA4">
        <w:rPr>
          <w:rFonts w:hint="eastAsia"/>
        </w:rPr>
        <w:t>서브시스템 간의 관계를 서술한다.</w:t>
      </w:r>
    </w:p>
    <w:p w14:paraId="386B8B9C" w14:textId="77777777" w:rsidR="0066205F" w:rsidRPr="0066205F" w:rsidRDefault="0066205F" w:rsidP="0066205F"/>
    <w:p w14:paraId="10D79F84" w14:textId="15EF82FB" w:rsidR="0056636E" w:rsidRDefault="0056636E" w:rsidP="0056636E">
      <w:pPr>
        <w:pStyle w:val="2"/>
      </w:pPr>
      <w:bookmarkStart w:id="76" w:name="_Toc9298052"/>
      <w:bookmarkStart w:id="77" w:name="_Toc9244443"/>
      <w:bookmarkStart w:id="78" w:name="_Toc9315841"/>
      <w:r>
        <w:rPr>
          <w:rFonts w:hint="eastAsia"/>
        </w:rPr>
        <w:t>S</w:t>
      </w:r>
      <w:r>
        <w:t xml:space="preserve">ystem </w:t>
      </w:r>
      <w:r w:rsidR="006A2242">
        <w:t>O</w:t>
      </w:r>
      <w:r>
        <w:t>rganization</w:t>
      </w:r>
      <w:bookmarkEnd w:id="76"/>
      <w:bookmarkEnd w:id="77"/>
      <w:bookmarkEnd w:id="78"/>
      <w:r w:rsidR="00770EBB">
        <w:br/>
      </w:r>
    </w:p>
    <w:p w14:paraId="37FE8B23" w14:textId="77777777" w:rsidR="00B24A4C" w:rsidRDefault="00733BE7" w:rsidP="00B24A4C">
      <w:pPr>
        <w:keepNext/>
        <w:jc w:val="center"/>
      </w:pPr>
      <w:r>
        <w:rPr>
          <w:noProof/>
        </w:rPr>
        <w:drawing>
          <wp:inline distT="0" distB="0" distL="0" distR="0" wp14:anchorId="0EC28DFF" wp14:editId="6D7B118B">
            <wp:extent cx="3030327" cy="313372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png"/>
                    <pic:cNvPicPr/>
                  </pic:nvPicPr>
                  <pic:blipFill>
                    <a:blip r:embed="rId14">
                      <a:extLst>
                        <a:ext uri="{28A0092B-C50C-407E-A947-70E740481C1C}">
                          <a14:useLocalDpi xmlns:a14="http://schemas.microsoft.com/office/drawing/2010/main" val="0"/>
                        </a:ext>
                      </a:extLst>
                    </a:blip>
                    <a:stretch>
                      <a:fillRect/>
                    </a:stretch>
                  </pic:blipFill>
                  <pic:spPr>
                    <a:xfrm>
                      <a:off x="0" y="0"/>
                      <a:ext cx="3030327" cy="3133725"/>
                    </a:xfrm>
                    <a:prstGeom prst="rect">
                      <a:avLst/>
                    </a:prstGeom>
                  </pic:spPr>
                </pic:pic>
              </a:graphicData>
            </a:graphic>
          </wp:inline>
        </w:drawing>
      </w:r>
    </w:p>
    <w:p w14:paraId="172F2B70" w14:textId="6A72B52D" w:rsidR="007641A1" w:rsidRDefault="00B24A4C" w:rsidP="00B24A4C">
      <w:pPr>
        <w:pStyle w:val="ab"/>
        <w:jc w:val="center"/>
      </w:pPr>
      <w:bookmarkStart w:id="79" w:name="_Toc9327888"/>
      <w:r>
        <w:t xml:space="preserve">Diagram </w:t>
      </w:r>
      <w:r>
        <w:fldChar w:fldCharType="begin"/>
      </w:r>
      <w:r>
        <w:instrText xml:space="preserve"> SEQ Diagram \* ARABIC </w:instrText>
      </w:r>
      <w:r>
        <w:fldChar w:fldCharType="separate"/>
      </w:r>
      <w:r w:rsidR="004C6969">
        <w:rPr>
          <w:noProof/>
        </w:rPr>
        <w:t>1</w:t>
      </w:r>
      <w:r>
        <w:fldChar w:fldCharType="end"/>
      </w:r>
      <w:r>
        <w:rPr>
          <w:rFonts w:hint="eastAsia"/>
        </w:rPr>
        <w:t>:</w:t>
      </w:r>
      <w:r>
        <w:t xml:space="preserve"> Overall System Organization</w:t>
      </w:r>
      <w:bookmarkEnd w:id="79"/>
    </w:p>
    <w:p w14:paraId="6F142986" w14:textId="1B1F8B43" w:rsidR="008A2E23" w:rsidRDefault="005A20CB" w:rsidP="005A20CB">
      <w:pPr>
        <w:jc w:val="both"/>
      </w:pPr>
      <w:r>
        <w:rPr>
          <w:rFonts w:hint="eastAsia"/>
        </w:rPr>
        <w:t>본 서비스는</w:t>
      </w:r>
      <w:r>
        <w:t xml:space="preserve"> </w:t>
      </w:r>
      <w:r>
        <w:rPr>
          <w:rFonts w:hint="eastAsia"/>
        </w:rPr>
        <w:t>클라이언트-서버 모델을 적용해 설계했으며,</w:t>
      </w:r>
      <w:r>
        <w:t xml:space="preserve"> </w:t>
      </w:r>
      <w:r>
        <w:rPr>
          <w:rFonts w:hint="eastAsia"/>
        </w:rPr>
        <w:t>F</w:t>
      </w:r>
      <w:r>
        <w:t>rontend Application</w:t>
      </w:r>
      <w:r>
        <w:rPr>
          <w:rFonts w:hint="eastAsia"/>
        </w:rPr>
        <w:t>이 사용자와의 모든 상호작용을 맡고,</w:t>
      </w:r>
      <w:r>
        <w:t xml:space="preserve"> </w:t>
      </w:r>
      <w:proofErr w:type="spellStart"/>
      <w:r>
        <w:rPr>
          <w:rFonts w:hint="eastAsia"/>
        </w:rPr>
        <w:t>프론트엔드</w:t>
      </w:r>
      <w:proofErr w:type="spellEnd"/>
      <w:r>
        <w:rPr>
          <w:rFonts w:hint="eastAsia"/>
        </w:rPr>
        <w:t xml:space="preserve"> 애플리케이션과 </w:t>
      </w:r>
      <w:proofErr w:type="spellStart"/>
      <w:r>
        <w:rPr>
          <w:rFonts w:hint="eastAsia"/>
        </w:rPr>
        <w:t>백엔드</w:t>
      </w:r>
      <w:proofErr w:type="spellEnd"/>
      <w:r>
        <w:rPr>
          <w:rFonts w:hint="eastAsia"/>
        </w:rPr>
        <w:t xml:space="preserve"> 애플리케이션은 </w:t>
      </w:r>
      <w:r>
        <w:t>JSON</w:t>
      </w:r>
      <w:r>
        <w:rPr>
          <w:rFonts w:hint="eastAsia"/>
        </w:rPr>
        <w:t xml:space="preserve">을 기반으로 한 </w:t>
      </w:r>
      <w:r>
        <w:t xml:space="preserve">HTTP </w:t>
      </w:r>
      <w:r>
        <w:rPr>
          <w:rFonts w:hint="eastAsia"/>
        </w:rPr>
        <w:t>통신으로 데이터를 송수신한다.</w:t>
      </w:r>
      <w:r>
        <w:t xml:space="preserve"> </w:t>
      </w:r>
      <w:proofErr w:type="spellStart"/>
      <w:r>
        <w:rPr>
          <w:rFonts w:hint="eastAsia"/>
        </w:rPr>
        <w:t>백엔드</w:t>
      </w:r>
      <w:proofErr w:type="spellEnd"/>
      <w:r>
        <w:rPr>
          <w:rFonts w:hint="eastAsia"/>
        </w:rPr>
        <w:t xml:space="preserve"> 애플리케이션은 </w:t>
      </w:r>
      <w:proofErr w:type="spellStart"/>
      <w:r>
        <w:rPr>
          <w:rFonts w:hint="eastAsia"/>
        </w:rPr>
        <w:t>프론트엔드로부터</w:t>
      </w:r>
      <w:proofErr w:type="spellEnd"/>
      <w:r>
        <w:rPr>
          <w:rFonts w:hint="eastAsia"/>
        </w:rPr>
        <w:t xml:space="preserve"> 들어오는 </w:t>
      </w:r>
      <w:r>
        <w:rPr>
          <w:rFonts w:hint="eastAsia"/>
        </w:rPr>
        <w:lastRenderedPageBreak/>
        <w:t>각 요청을 컨트롤러로 분배하고,</w:t>
      </w:r>
      <w:r>
        <w:t xml:space="preserve"> </w:t>
      </w:r>
      <w:r>
        <w:rPr>
          <w:rFonts w:hint="eastAsia"/>
        </w:rPr>
        <w:t>필요한 객체 정보를 데이터베이스로부터</w:t>
      </w:r>
      <w:r>
        <w:t xml:space="preserve"> </w:t>
      </w:r>
      <w:r>
        <w:rPr>
          <w:rFonts w:hint="eastAsia"/>
        </w:rPr>
        <w:t xml:space="preserve">가져와 </w:t>
      </w:r>
      <w:r>
        <w:t xml:space="preserve">JSON </w:t>
      </w:r>
      <w:r>
        <w:rPr>
          <w:rFonts w:hint="eastAsia"/>
        </w:rPr>
        <w:t>포맷으로 가공한 뒤</w:t>
      </w:r>
      <w:r>
        <w:t xml:space="preserve"> </w:t>
      </w:r>
      <w:r>
        <w:rPr>
          <w:rFonts w:hint="eastAsia"/>
        </w:rPr>
        <w:t>전달한다.</w:t>
      </w:r>
    </w:p>
    <w:p w14:paraId="69F28A9A" w14:textId="3B794C2B" w:rsidR="00D146CA" w:rsidRDefault="005A20CB" w:rsidP="00D146CA">
      <w:pPr>
        <w:jc w:val="both"/>
      </w:pPr>
      <w:proofErr w:type="spellStart"/>
      <w:r>
        <w:rPr>
          <w:rFonts w:hint="eastAsia"/>
        </w:rPr>
        <w:t>백엔드</w:t>
      </w:r>
      <w:proofErr w:type="spellEnd"/>
      <w:r>
        <w:rPr>
          <w:rFonts w:hint="eastAsia"/>
        </w:rPr>
        <w:t xml:space="preserve"> 애플리케이션은 일정 시간마다 </w:t>
      </w:r>
      <w:r>
        <w:t>Review Collecting System</w:t>
      </w:r>
      <w:r>
        <w:rPr>
          <w:rFonts w:hint="eastAsia"/>
        </w:rPr>
        <w:t>을 실행하는데,</w:t>
      </w:r>
      <w:r>
        <w:t xml:space="preserve"> </w:t>
      </w:r>
      <w:r>
        <w:rPr>
          <w:rFonts w:hint="eastAsia"/>
        </w:rPr>
        <w:t xml:space="preserve">요청을 받은 </w:t>
      </w:r>
      <w:r>
        <w:t>Review Collecting System</w:t>
      </w:r>
      <w:r>
        <w:rPr>
          <w:rFonts w:hint="eastAsia"/>
        </w:rPr>
        <w:t xml:space="preserve">은 저장되어 있는 목표 </w:t>
      </w:r>
      <w:proofErr w:type="spellStart"/>
      <w:r>
        <w:rPr>
          <w:rFonts w:hint="eastAsia"/>
        </w:rPr>
        <w:t>크롤링</w:t>
      </w:r>
      <w:proofErr w:type="spellEnd"/>
      <w:r>
        <w:rPr>
          <w:rFonts w:hint="eastAsia"/>
        </w:rPr>
        <w:t xml:space="preserve"> 사이트의 목록과 목표 상품 목록을 이용해 해당 사이트에서 리뷰의 정보를 수집한다.</w:t>
      </w:r>
      <w:r>
        <w:t xml:space="preserve"> </w:t>
      </w:r>
      <w:r>
        <w:rPr>
          <w:rFonts w:hint="eastAsia"/>
        </w:rPr>
        <w:t>리뷰 정보 수집이 완료되면,</w:t>
      </w:r>
      <w:r>
        <w:t xml:space="preserve"> </w:t>
      </w:r>
      <w:r>
        <w:rPr>
          <w:rFonts w:hint="eastAsia"/>
        </w:rPr>
        <w:t xml:space="preserve">최소한의 가공을 거친 리뷰 목록을 </w:t>
      </w:r>
      <w:r>
        <w:t>Review Analysis System</w:t>
      </w:r>
      <w:r>
        <w:rPr>
          <w:rFonts w:hint="eastAsia"/>
        </w:rPr>
        <w:t>에게 전달하고,</w:t>
      </w:r>
      <w:r>
        <w:t xml:space="preserve"> Review Analysis System</w:t>
      </w:r>
      <w:r>
        <w:rPr>
          <w:rFonts w:hint="eastAsia"/>
        </w:rPr>
        <w:t>은 전달받은 리뷰</w:t>
      </w:r>
      <w:r w:rsidR="009F72CD">
        <w:rPr>
          <w:rFonts w:hint="eastAsia"/>
        </w:rPr>
        <w:t xml:space="preserve">를 </w:t>
      </w:r>
      <w:r w:rsidR="009F72CD">
        <w:t xml:space="preserve">Google </w:t>
      </w:r>
      <w:r w:rsidR="004978BE">
        <w:t xml:space="preserve">Natural Language </w:t>
      </w:r>
      <w:r w:rsidR="004978BE">
        <w:rPr>
          <w:rFonts w:hint="eastAsia"/>
        </w:rPr>
        <w:t>A</w:t>
      </w:r>
      <w:r w:rsidR="004978BE">
        <w:t>PI</w:t>
      </w:r>
      <w:r w:rsidR="004978BE">
        <w:rPr>
          <w:rFonts w:hint="eastAsia"/>
        </w:rPr>
        <w:t>를 이용해 분석 후 필요한 정보를 데이터베이스에 저장한다.</w:t>
      </w:r>
      <w:r w:rsidR="004978BE">
        <w:t xml:space="preserve"> </w:t>
      </w:r>
      <w:r w:rsidR="004978BE">
        <w:rPr>
          <w:rFonts w:hint="eastAsia"/>
        </w:rPr>
        <w:t xml:space="preserve">이후 </w:t>
      </w:r>
      <w:r w:rsidR="004978BE">
        <w:t>Item Ranking System</w:t>
      </w:r>
      <w:r w:rsidR="004978BE">
        <w:rPr>
          <w:rFonts w:hint="eastAsia"/>
        </w:rPr>
        <w:t xml:space="preserve">과 </w:t>
      </w:r>
      <w:r w:rsidR="004978BE">
        <w:t xml:space="preserve">Recommendation </w:t>
      </w:r>
      <w:r w:rsidR="004978BE">
        <w:rPr>
          <w:rFonts w:hint="eastAsia"/>
        </w:rPr>
        <w:t>S</w:t>
      </w:r>
      <w:r w:rsidR="004978BE">
        <w:t>ystem</w:t>
      </w:r>
      <w:r w:rsidR="004978BE">
        <w:rPr>
          <w:rFonts w:hint="eastAsia"/>
        </w:rPr>
        <w:t>이 업데이트된 리뷰 데이터베이스를 이용해 각 상품의 점수 순위와 추천 카테고리를 업데이트한다.</w:t>
      </w:r>
      <w:r w:rsidR="004978BE">
        <w:t xml:space="preserve"> </w:t>
      </w:r>
      <w:r w:rsidR="004978BE">
        <w:rPr>
          <w:rFonts w:hint="eastAsia"/>
        </w:rPr>
        <w:t>이후 다시 사용자가 정보를 요청할 경우 업데이트된 정보를 전달한다.</w:t>
      </w:r>
    </w:p>
    <w:p w14:paraId="683A7E12" w14:textId="77777777" w:rsidR="004C6969" w:rsidRDefault="004C6969" w:rsidP="00D146CA">
      <w:pPr>
        <w:jc w:val="both"/>
      </w:pPr>
    </w:p>
    <w:p w14:paraId="0387BAD5" w14:textId="35119D49" w:rsidR="00DE449C" w:rsidRDefault="00DE449C" w:rsidP="00770EBB">
      <w:pPr>
        <w:pStyle w:val="3"/>
      </w:pPr>
      <w:r>
        <w:rPr>
          <w:rFonts w:hint="eastAsia"/>
        </w:rPr>
        <w:t>F</w:t>
      </w:r>
      <w:r>
        <w:t>rontend</w:t>
      </w:r>
      <w:r w:rsidR="00770EBB">
        <w:t xml:space="preserve"> Application</w:t>
      </w:r>
    </w:p>
    <w:p w14:paraId="426D2086" w14:textId="77777777" w:rsidR="004C6969" w:rsidRDefault="00770EBB" w:rsidP="004C6969">
      <w:pPr>
        <w:keepNext/>
        <w:jc w:val="center"/>
        <w:rPr>
          <w:rFonts w:hint="eastAsia"/>
        </w:rPr>
      </w:pPr>
      <w:r>
        <w:rPr>
          <w:noProof/>
        </w:rPr>
        <w:drawing>
          <wp:inline distT="0" distB="0" distL="0" distR="0" wp14:anchorId="2E8E1590" wp14:editId="14E28A6A">
            <wp:extent cx="3390900" cy="3892656"/>
            <wp:effectExtent l="0" t="0" r="0" b="0"/>
            <wp:docPr id="46" name="그림 4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tem Organization-Frontend Structure.png"/>
                    <pic:cNvPicPr/>
                  </pic:nvPicPr>
                  <pic:blipFill>
                    <a:blip r:embed="rId15">
                      <a:extLst>
                        <a:ext uri="{28A0092B-C50C-407E-A947-70E740481C1C}">
                          <a14:useLocalDpi xmlns:a14="http://schemas.microsoft.com/office/drawing/2010/main" val="0"/>
                        </a:ext>
                      </a:extLst>
                    </a:blip>
                    <a:stretch>
                      <a:fillRect/>
                    </a:stretch>
                  </pic:blipFill>
                  <pic:spPr>
                    <a:xfrm>
                      <a:off x="0" y="0"/>
                      <a:ext cx="3393901" cy="3896101"/>
                    </a:xfrm>
                    <a:prstGeom prst="rect">
                      <a:avLst/>
                    </a:prstGeom>
                  </pic:spPr>
                </pic:pic>
              </a:graphicData>
            </a:graphic>
          </wp:inline>
        </w:drawing>
      </w:r>
    </w:p>
    <w:p w14:paraId="73A15413" w14:textId="530EC3E8" w:rsidR="00770EBB" w:rsidRDefault="004C6969" w:rsidP="004C6969">
      <w:pPr>
        <w:pStyle w:val="ab"/>
        <w:jc w:val="center"/>
      </w:pPr>
      <w:bookmarkStart w:id="80" w:name="_Toc9327889"/>
      <w:r>
        <w:t xml:space="preserve">Diagram </w:t>
      </w:r>
      <w:r>
        <w:fldChar w:fldCharType="begin"/>
      </w:r>
      <w:r>
        <w:instrText xml:space="preserve"> SEQ Diagram \* ARABIC </w:instrText>
      </w:r>
      <w:r>
        <w:fldChar w:fldCharType="separate"/>
      </w:r>
      <w:r>
        <w:rPr>
          <w:noProof/>
        </w:rPr>
        <w:t>2</w:t>
      </w:r>
      <w:r>
        <w:fldChar w:fldCharType="end"/>
      </w:r>
      <w:r>
        <w:t xml:space="preserve">: System Architecture </w:t>
      </w:r>
      <w:r w:rsidR="00CF0FA4">
        <w:t>–</w:t>
      </w:r>
      <w:r>
        <w:t xml:space="preserve"> Frontend</w:t>
      </w:r>
      <w:bookmarkEnd w:id="80"/>
    </w:p>
    <w:p w14:paraId="7964E7AA" w14:textId="3702978D" w:rsidR="00CF0FA4" w:rsidRDefault="00CF0FA4" w:rsidP="00CF0FA4">
      <w:r>
        <w:rPr>
          <w:rFonts w:hint="eastAsia"/>
        </w:rPr>
        <w:lastRenderedPageBreak/>
        <w:t>사용자와의 상호작용을 전담하는 시스템으로,</w:t>
      </w:r>
      <w:r>
        <w:t xml:space="preserve"> Vue.js </w:t>
      </w:r>
      <w:r>
        <w:rPr>
          <w:rFonts w:hint="eastAsia"/>
        </w:rPr>
        <w:t>프레임워크를 통해 각 컴포넌트를 관리한다.</w:t>
      </w:r>
      <w:r>
        <w:t xml:space="preserve"> Ranking, </w:t>
      </w:r>
      <w:proofErr w:type="spellStart"/>
      <w:r>
        <w:t>Mypage</w:t>
      </w:r>
      <w:proofErr w:type="spellEnd"/>
      <w:r>
        <w:t xml:space="preserve">, Item Detail, Search, Recommendation </w:t>
      </w:r>
      <w:r>
        <w:rPr>
          <w:rFonts w:hint="eastAsia"/>
        </w:rPr>
        <w:t>컴포넌트가 존재하며,</w:t>
      </w:r>
      <w:r>
        <w:t xml:space="preserve"> </w:t>
      </w:r>
      <w:r>
        <w:rPr>
          <w:rFonts w:hint="eastAsia"/>
        </w:rPr>
        <w:t xml:space="preserve">컴포넌트간 공유하는 </w:t>
      </w:r>
      <w:r>
        <w:t>Shared Resource</w:t>
      </w:r>
      <w:r>
        <w:rPr>
          <w:rFonts w:hint="eastAsia"/>
        </w:rPr>
        <w:t xml:space="preserve">의 경우 </w:t>
      </w:r>
      <w:r>
        <w:t xml:space="preserve">Local Data Repository </w:t>
      </w:r>
      <w:r>
        <w:rPr>
          <w:rFonts w:hint="eastAsia"/>
        </w:rPr>
        <w:t>서브시스템에서 관리한다.</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에게 필요한 데이터를 요</w:t>
      </w:r>
      <w:r w:rsidR="00C82271">
        <w:rPr>
          <w:rFonts w:hint="eastAsia"/>
        </w:rPr>
        <w:t>청</w:t>
      </w:r>
      <w:r>
        <w:rPr>
          <w:rFonts w:hint="eastAsia"/>
        </w:rPr>
        <w:t>하면,</w:t>
      </w:r>
      <w:r>
        <w:t xml:space="preserve"> </w:t>
      </w:r>
      <w:r w:rsidR="00C82271">
        <w:t>Request Handler</w:t>
      </w:r>
      <w:r w:rsidR="00C82271">
        <w:rPr>
          <w:rFonts w:hint="eastAsia"/>
        </w:rPr>
        <w:t>는 미리 정해 둔 적절한 프로토콜로</w:t>
      </w:r>
      <w:r w:rsidR="00C82271">
        <w:t xml:space="preserve"> </w:t>
      </w:r>
      <w:r w:rsidR="00C82271">
        <w:rPr>
          <w:rFonts w:hint="eastAsia"/>
        </w:rPr>
        <w:t xml:space="preserve">요청을 변형해 </w:t>
      </w:r>
      <w:proofErr w:type="spellStart"/>
      <w:r w:rsidR="00C82271">
        <w:rPr>
          <w:rFonts w:hint="eastAsia"/>
        </w:rPr>
        <w:t>백엔드에</w:t>
      </w:r>
      <w:proofErr w:type="spellEnd"/>
      <w:r w:rsidR="00C82271">
        <w:rPr>
          <w:rFonts w:hint="eastAsia"/>
        </w:rPr>
        <w:t xml:space="preserve"> 전달하게 된다.</w:t>
      </w:r>
    </w:p>
    <w:p w14:paraId="797CCA4B" w14:textId="77777777" w:rsidR="00C82271" w:rsidRPr="00CF0FA4" w:rsidRDefault="00C82271" w:rsidP="00CF0FA4">
      <w:pPr>
        <w:rPr>
          <w:rFonts w:hint="eastAsia"/>
        </w:rPr>
      </w:pPr>
      <w:bookmarkStart w:id="81" w:name="_GoBack"/>
      <w:bookmarkEnd w:id="81"/>
    </w:p>
    <w:p w14:paraId="74932D1C" w14:textId="0ABD555B" w:rsidR="00770EBB" w:rsidRDefault="00770EBB" w:rsidP="00770EBB">
      <w:pPr>
        <w:pStyle w:val="3"/>
      </w:pPr>
      <w:r>
        <w:t>Backend Application</w:t>
      </w:r>
    </w:p>
    <w:p w14:paraId="78A1009E" w14:textId="77777777" w:rsidR="004C6969" w:rsidRDefault="00770EBB" w:rsidP="004C6969">
      <w:pPr>
        <w:keepNext/>
        <w:jc w:val="center"/>
      </w:pPr>
      <w:r>
        <w:rPr>
          <w:rFonts w:hint="eastAsia"/>
          <w:noProof/>
        </w:rPr>
        <w:drawing>
          <wp:inline distT="0" distB="0" distL="0" distR="0" wp14:anchorId="625A7027" wp14:editId="17A94557">
            <wp:extent cx="4552950" cy="3926038"/>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ystem Organization-Backend Structure.png"/>
                    <pic:cNvPicPr/>
                  </pic:nvPicPr>
                  <pic:blipFill>
                    <a:blip r:embed="rId16">
                      <a:extLst>
                        <a:ext uri="{28A0092B-C50C-407E-A947-70E740481C1C}">
                          <a14:useLocalDpi xmlns:a14="http://schemas.microsoft.com/office/drawing/2010/main" val="0"/>
                        </a:ext>
                      </a:extLst>
                    </a:blip>
                    <a:stretch>
                      <a:fillRect/>
                    </a:stretch>
                  </pic:blipFill>
                  <pic:spPr>
                    <a:xfrm>
                      <a:off x="0" y="0"/>
                      <a:ext cx="4560584" cy="3932621"/>
                    </a:xfrm>
                    <a:prstGeom prst="rect">
                      <a:avLst/>
                    </a:prstGeom>
                  </pic:spPr>
                </pic:pic>
              </a:graphicData>
            </a:graphic>
          </wp:inline>
        </w:drawing>
      </w:r>
    </w:p>
    <w:p w14:paraId="59E1CED9" w14:textId="53C22481" w:rsidR="00770EBB" w:rsidRDefault="004C6969" w:rsidP="004C6969">
      <w:pPr>
        <w:pStyle w:val="ab"/>
        <w:jc w:val="center"/>
        <w:rPr>
          <w:rFonts w:hint="eastAsia"/>
        </w:rPr>
      </w:pPr>
      <w:bookmarkStart w:id="82" w:name="_Toc9327890"/>
      <w:r>
        <w:t xml:space="preserve">Diagram </w:t>
      </w:r>
      <w:r>
        <w:fldChar w:fldCharType="begin"/>
      </w:r>
      <w:r>
        <w:instrText xml:space="preserve"> SEQ Diagram \* ARABIC </w:instrText>
      </w:r>
      <w:r>
        <w:fldChar w:fldCharType="separate"/>
      </w:r>
      <w:r>
        <w:rPr>
          <w:noProof/>
        </w:rPr>
        <w:t>3</w:t>
      </w:r>
      <w:r>
        <w:fldChar w:fldCharType="end"/>
      </w:r>
      <w:r>
        <w:t>: System Architecture - Backend</w:t>
      </w:r>
      <w:bookmarkEnd w:id="82"/>
    </w:p>
    <w:p w14:paraId="14FC9E6D" w14:textId="5B47A4ED" w:rsidR="004C6969" w:rsidRDefault="004C6969">
      <w:r>
        <w:br w:type="page"/>
      </w:r>
    </w:p>
    <w:p w14:paraId="7DBD93BE" w14:textId="688AE513" w:rsidR="00B24A4C" w:rsidRPr="00B24A4C" w:rsidRDefault="007F1BB9" w:rsidP="00D146CA">
      <w:pPr>
        <w:pStyle w:val="1"/>
        <w:rPr>
          <w:rFonts w:hint="eastAsia"/>
        </w:rPr>
      </w:pPr>
      <w:bookmarkStart w:id="83" w:name="_Toc9298055"/>
      <w:bookmarkStart w:id="84" w:name="_Toc9244446"/>
      <w:bookmarkStart w:id="85" w:name="_Toc9315844"/>
      <w:r>
        <w:lastRenderedPageBreak/>
        <w:t>S</w:t>
      </w:r>
      <w:r w:rsidR="000A4C3B">
        <w:t>ystem Architecture</w:t>
      </w:r>
      <w:r>
        <w:t xml:space="preserve"> – </w:t>
      </w:r>
      <w:r w:rsidRPr="007F1BB9">
        <w:rPr>
          <w:rFonts w:hint="eastAsia"/>
        </w:rPr>
        <w:t>F</w:t>
      </w:r>
      <w:r w:rsidRPr="007F1BB9">
        <w:t>rontend</w:t>
      </w:r>
      <w:bookmarkStart w:id="86" w:name="_Toc9244447"/>
      <w:bookmarkEnd w:id="83"/>
      <w:bookmarkEnd w:id="84"/>
      <w:bookmarkEnd w:id="85"/>
      <w:del w:id="87" w:author="Kim Junhyun" w:date="2019-05-21T07:07:00Z">
        <w:r w:rsidR="0056636E">
          <w:rPr>
            <w:rFonts w:hint="eastAsia"/>
          </w:rPr>
          <w:delText>O</w:delText>
        </w:r>
        <w:r w:rsidR="0056636E">
          <w:delText>bjectives</w:delText>
        </w:r>
      </w:del>
      <w:bookmarkEnd w:id="86"/>
    </w:p>
    <w:p w14:paraId="7132819E" w14:textId="77777777" w:rsidR="00B24A4C" w:rsidRPr="00B24A4C" w:rsidRDefault="00B24A4C" w:rsidP="00B24A4C">
      <w:pPr>
        <w:rPr>
          <w:del w:id="88" w:author="Kim Junhyun" w:date="2019-05-21T07:07:00Z"/>
          <w:rFonts w:hint="eastAsia"/>
        </w:rPr>
      </w:pPr>
    </w:p>
    <w:p w14:paraId="12F22C00" w14:textId="4DF8250F" w:rsidR="00F7156A" w:rsidRDefault="00B24A4C" w:rsidP="00B24A4C">
      <w:pPr>
        <w:pStyle w:val="2"/>
      </w:pPr>
      <w:r>
        <w:t>Obj</w:t>
      </w:r>
      <w:r>
        <w:rPr>
          <w:rFonts w:hint="eastAsia"/>
        </w:rPr>
        <w:t>e</w:t>
      </w:r>
      <w:r>
        <w:t>ctive</w:t>
      </w:r>
    </w:p>
    <w:p w14:paraId="491B5888" w14:textId="5FD773FB" w:rsidR="00B24A4C" w:rsidRDefault="00B24A4C" w:rsidP="00B24A4C"/>
    <w:p w14:paraId="67895027" w14:textId="5DDC5D48" w:rsidR="00B24A4C" w:rsidRDefault="00B24A4C" w:rsidP="00B24A4C">
      <w:pPr>
        <w:rPr>
          <w:rFonts w:hint="eastAsia"/>
        </w:rPr>
      </w:pPr>
      <w:r>
        <w:rPr>
          <w:rFonts w:hint="eastAsia"/>
        </w:rPr>
        <w:t>전체 시스템 아키텍처 중</w:t>
      </w:r>
      <w:r>
        <w:t xml:space="preserve"> </w:t>
      </w:r>
      <w:r>
        <w:rPr>
          <w:rFonts w:hint="eastAsia"/>
        </w:rPr>
        <w:t xml:space="preserve">사용자와의 상호작용을 담당하는 </w:t>
      </w:r>
      <w:proofErr w:type="spellStart"/>
      <w:r>
        <w:rPr>
          <w:rFonts w:hint="eastAsia"/>
        </w:rPr>
        <w:t>프론트엔드</w:t>
      </w:r>
      <w:proofErr w:type="spellEnd"/>
      <w:r>
        <w:rPr>
          <w:rFonts w:hint="eastAsia"/>
        </w:rPr>
        <w:t xml:space="preserve"> 시스템의 구조와 각 컴포넌트의 구성,</w:t>
      </w:r>
      <w:r>
        <w:t xml:space="preserve"> </w:t>
      </w:r>
      <w:proofErr w:type="spellStart"/>
      <w:r>
        <w:rPr>
          <w:rFonts w:hint="eastAsia"/>
        </w:rPr>
        <w:t>컴포넌트간의</w:t>
      </w:r>
      <w:proofErr w:type="spellEnd"/>
      <w:r>
        <w:rPr>
          <w:rFonts w:hint="eastAsia"/>
        </w:rPr>
        <w:t xml:space="preserve"> 관계를 서술한다.</w:t>
      </w:r>
      <w:r>
        <w:t xml:space="preserve"> </w:t>
      </w:r>
    </w:p>
    <w:p w14:paraId="3B6A3CE4" w14:textId="77777777" w:rsidR="00B24A4C" w:rsidRPr="00B24A4C" w:rsidRDefault="00B24A4C" w:rsidP="00B24A4C">
      <w:pPr>
        <w:rPr>
          <w:ins w:id="89" w:author="Kim Junhyun" w:date="2019-05-21T07:07:00Z"/>
          <w:rFonts w:hint="eastAsia"/>
        </w:rPr>
      </w:pPr>
    </w:p>
    <w:p w14:paraId="4C226DD6" w14:textId="77777777" w:rsidR="006B0CF9" w:rsidRDefault="0056636E" w:rsidP="00497037">
      <w:pPr>
        <w:pStyle w:val="2"/>
      </w:pPr>
      <w:bookmarkStart w:id="90" w:name="_Toc9298057"/>
      <w:bookmarkStart w:id="91" w:name="_Toc9244448"/>
      <w:bookmarkStart w:id="92" w:name="_Toc9315846"/>
      <w:r>
        <w:rPr>
          <w:rFonts w:hint="eastAsia"/>
        </w:rPr>
        <w:t>S</w:t>
      </w:r>
      <w:r>
        <w:t>ubcomponents</w:t>
      </w:r>
      <w:bookmarkEnd w:id="90"/>
      <w:bookmarkEnd w:id="91"/>
      <w:bookmarkEnd w:id="92"/>
    </w:p>
    <w:p w14:paraId="5FDC7BF6" w14:textId="7B717C57" w:rsidR="006B0CF9" w:rsidRPr="001F662B" w:rsidRDefault="0056636E" w:rsidP="00AD34CE">
      <w:pPr>
        <w:pStyle w:val="3"/>
        <w:rPr>
          <w:b/>
        </w:rPr>
      </w:pPr>
      <w:bookmarkStart w:id="93" w:name="_Toc9298058"/>
      <w:bookmarkStart w:id="94" w:name="_Toc9244449"/>
      <w:bookmarkStart w:id="95" w:name="_Toc9315847"/>
      <w:r w:rsidRPr="001F662B">
        <w:rPr>
          <w:b/>
        </w:rPr>
        <w:t>Ranking</w:t>
      </w:r>
      <w:bookmarkEnd w:id="93"/>
      <w:bookmarkEnd w:id="94"/>
      <w:bookmarkEnd w:id="95"/>
    </w:p>
    <w:p w14:paraId="4BBBFFDB" w14:textId="6013DB51" w:rsidR="001F662B" w:rsidRPr="001F662B" w:rsidRDefault="001F662B" w:rsidP="001F662B">
      <w:pPr>
        <w:pStyle w:val="aa"/>
        <w:numPr>
          <w:ilvl w:val="0"/>
          <w:numId w:val="30"/>
        </w:numPr>
        <w:ind w:leftChars="0"/>
        <w:rPr>
          <w:rFonts w:hint="eastAsia"/>
        </w:rPr>
      </w:pPr>
      <w:r>
        <w:t>Class Diagram</w:t>
      </w:r>
    </w:p>
    <w:p w14:paraId="7395755E" w14:textId="77777777" w:rsidR="00962E50" w:rsidRDefault="00962E50" w:rsidP="00962E50">
      <w:pPr>
        <w:keepNext/>
        <w:jc w:val="center"/>
      </w:pPr>
      <w:r>
        <w:rPr>
          <w:noProof/>
        </w:rPr>
        <w:drawing>
          <wp:inline distT="0" distB="0" distL="0" distR="0" wp14:anchorId="6F9F24B3" wp14:editId="2C74E04F">
            <wp:extent cx="2657475" cy="4092953"/>
            <wp:effectExtent l="0" t="0" r="0"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9768" cy="4111887"/>
                    </a:xfrm>
                    <a:prstGeom prst="rect">
                      <a:avLst/>
                    </a:prstGeom>
                    <a:noFill/>
                    <a:ln>
                      <a:noFill/>
                    </a:ln>
                  </pic:spPr>
                </pic:pic>
              </a:graphicData>
            </a:graphic>
          </wp:inline>
        </w:drawing>
      </w:r>
    </w:p>
    <w:p w14:paraId="7B83F19A" w14:textId="38717D65" w:rsidR="00D47B79" w:rsidRDefault="00962E50" w:rsidP="00962E50">
      <w:pPr>
        <w:pStyle w:val="ab"/>
        <w:jc w:val="center"/>
      </w:pPr>
      <w:bookmarkStart w:id="96" w:name="_Toc9327891"/>
      <w:r>
        <w:t xml:space="preserve">Diagram </w:t>
      </w:r>
      <w:r w:rsidR="00EE26BA">
        <w:fldChar w:fldCharType="begin"/>
      </w:r>
      <w:r w:rsidR="00EE26BA">
        <w:instrText xml:space="preserve"> SEQ Diagram \* ARABIC </w:instrText>
      </w:r>
      <w:r w:rsidR="00EE26BA">
        <w:fldChar w:fldCharType="separate"/>
      </w:r>
      <w:r w:rsidR="004C6969">
        <w:rPr>
          <w:noProof/>
        </w:rPr>
        <w:t>4</w:t>
      </w:r>
      <w:r w:rsidR="00EE26BA">
        <w:rPr>
          <w:noProof/>
        </w:rPr>
        <w:fldChar w:fldCharType="end"/>
      </w:r>
      <w:r>
        <w:t>: System Architecture - Frontend - Ranking</w:t>
      </w:r>
      <w:bookmarkEnd w:id="96"/>
    </w:p>
    <w:p w14:paraId="6DF5D475" w14:textId="77777777" w:rsidR="00962E50" w:rsidRPr="00D47B79" w:rsidRDefault="00962E50" w:rsidP="00962E50">
      <w:pPr>
        <w:jc w:val="center"/>
        <w:rPr>
          <w:del w:id="97" w:author="Kim Junhyun" w:date="2019-05-21T07:07:00Z"/>
        </w:rPr>
      </w:pPr>
    </w:p>
    <w:p w14:paraId="267D199E" w14:textId="196AF02F" w:rsidR="00F7156A" w:rsidRDefault="00F7156A" w:rsidP="00F7156A">
      <w:pPr>
        <w:pStyle w:val="aa"/>
        <w:numPr>
          <w:ilvl w:val="0"/>
          <w:numId w:val="18"/>
        </w:numPr>
        <w:ind w:leftChars="0"/>
        <w:jc w:val="both"/>
        <w:rPr>
          <w:ins w:id="98" w:author="Kim Junhyun" w:date="2019-05-21T07:07:00Z"/>
        </w:rPr>
      </w:pPr>
      <w:proofErr w:type="spellStart"/>
      <w:ins w:id="99" w:author="Kim Junhyun" w:date="2019-05-21T07:07:00Z">
        <w:r>
          <w:t>RankingPage</w:t>
        </w:r>
        <w:proofErr w:type="spellEnd"/>
        <w:r w:rsidR="00B82651">
          <w:t xml:space="preserve"> – </w:t>
        </w:r>
        <w:r w:rsidR="00B82651">
          <w:rPr>
            <w:rFonts w:hint="eastAsia"/>
          </w:rPr>
          <w:t>랭킹 페이지 객체</w:t>
        </w:r>
      </w:ins>
    </w:p>
    <w:p w14:paraId="5573F019" w14:textId="4851D042" w:rsidR="00F7156A" w:rsidRDefault="00F7156A" w:rsidP="00F7156A">
      <w:pPr>
        <w:pStyle w:val="aa"/>
        <w:numPr>
          <w:ilvl w:val="1"/>
          <w:numId w:val="18"/>
        </w:numPr>
        <w:ind w:leftChars="0"/>
        <w:jc w:val="both"/>
        <w:rPr>
          <w:ins w:id="100" w:author="Kim Junhyun" w:date="2019-05-21T07:07:00Z"/>
        </w:rPr>
      </w:pPr>
      <w:ins w:id="101" w:author="Kim Junhyun" w:date="2019-05-21T07:07:00Z">
        <w:r>
          <w:rPr>
            <w:rFonts w:hint="eastAsia"/>
          </w:rPr>
          <w:t>a</w:t>
        </w:r>
        <w:r>
          <w:t>ttributes</w:t>
        </w:r>
      </w:ins>
    </w:p>
    <w:p w14:paraId="18880C35" w14:textId="2C0F8FAB" w:rsidR="00F7156A" w:rsidRDefault="00F7156A" w:rsidP="00F7156A">
      <w:pPr>
        <w:pStyle w:val="aa"/>
        <w:ind w:leftChars="0" w:left="760"/>
        <w:jc w:val="both"/>
        <w:rPr>
          <w:ins w:id="102" w:author="Kim Junhyun" w:date="2019-05-21T07:07:00Z"/>
        </w:rPr>
      </w:pPr>
      <w:ins w:id="103" w:author="Kim Junhyun" w:date="2019-05-21T07:07:00Z">
        <w:r>
          <w:rPr>
            <w:rFonts w:hint="eastAsia"/>
          </w:rPr>
          <w:t>+</w:t>
        </w:r>
        <w:r>
          <w:t xml:space="preserve"> </w:t>
        </w:r>
        <w:proofErr w:type="spellStart"/>
        <w:r>
          <w:rPr>
            <w:rFonts w:hint="eastAsia"/>
          </w:rPr>
          <w:t>c</w:t>
        </w:r>
        <w:r>
          <w:t>urrent_criteria</w:t>
        </w:r>
        <w:proofErr w:type="spellEnd"/>
        <w:r>
          <w:t xml:space="preserve">: </w:t>
        </w:r>
        <w:r>
          <w:rPr>
            <w:rFonts w:hint="eastAsia"/>
          </w:rPr>
          <w:t>랭킹 페이지의 상품 목록을 불러오는 데 사용하는 검색기준</w:t>
        </w:r>
      </w:ins>
    </w:p>
    <w:p w14:paraId="578D9E3E" w14:textId="05AF5B4E" w:rsidR="00F7156A" w:rsidRDefault="00F7156A" w:rsidP="00F7156A">
      <w:pPr>
        <w:pStyle w:val="aa"/>
        <w:ind w:leftChars="0" w:left="760"/>
        <w:jc w:val="both"/>
        <w:rPr>
          <w:ins w:id="104" w:author="Kim Junhyun" w:date="2019-05-21T07:07:00Z"/>
        </w:rPr>
      </w:pPr>
      <w:ins w:id="105" w:author="Kim Junhyun" w:date="2019-05-21T07:07:00Z">
        <w:r>
          <w:rPr>
            <w:rFonts w:hint="eastAsia"/>
          </w:rPr>
          <w:t>+</w:t>
        </w:r>
        <w:r>
          <w:t xml:space="preserve"> items: </w:t>
        </w:r>
        <w:r>
          <w:rPr>
            <w:rFonts w:hint="eastAsia"/>
          </w:rPr>
          <w:t>랭킹 페이지에서 로드되어 있는 상품 목록</w:t>
        </w:r>
      </w:ins>
    </w:p>
    <w:p w14:paraId="334E8552" w14:textId="44F95367" w:rsidR="00F7156A" w:rsidRDefault="00F7156A" w:rsidP="00F7156A">
      <w:pPr>
        <w:pStyle w:val="aa"/>
        <w:numPr>
          <w:ilvl w:val="1"/>
          <w:numId w:val="18"/>
        </w:numPr>
        <w:ind w:leftChars="0"/>
        <w:jc w:val="both"/>
        <w:rPr>
          <w:ins w:id="106" w:author="Kim Junhyun" w:date="2019-05-21T07:07:00Z"/>
        </w:rPr>
      </w:pPr>
      <w:ins w:id="107" w:author="Kim Junhyun" w:date="2019-05-21T07:07:00Z">
        <w:r>
          <w:t>methods</w:t>
        </w:r>
      </w:ins>
    </w:p>
    <w:p w14:paraId="2C017654" w14:textId="035E3AB5" w:rsidR="00F7156A" w:rsidRDefault="00F7156A" w:rsidP="00F7156A">
      <w:pPr>
        <w:ind w:left="800"/>
        <w:jc w:val="both"/>
        <w:rPr>
          <w:ins w:id="108" w:author="Kim Junhyun" w:date="2019-05-21T07:07:00Z"/>
        </w:rPr>
      </w:pPr>
      <w:ins w:id="109" w:author="Kim Junhyun" w:date="2019-05-21T07:07:00Z">
        <w:r>
          <w:rPr>
            <w:rFonts w:hint="eastAsia"/>
          </w:rPr>
          <w:t>+</w:t>
        </w:r>
        <w:r>
          <w:t xml:space="preserve"> </w:t>
        </w:r>
        <w:proofErr w:type="spellStart"/>
        <w:r>
          <w:t>getItems</w:t>
        </w:r>
        <w:proofErr w:type="spellEnd"/>
        <w:r>
          <w:t>(</w:t>
        </w:r>
        <w:r w:rsidR="00B82651">
          <w:t>criteria: Criteria</w:t>
        </w:r>
        <w:r>
          <w:t>):</w:t>
        </w:r>
        <w:r w:rsidR="00B82651">
          <w:t xml:space="preserve"> </w:t>
        </w:r>
        <w:r w:rsidR="00B82651">
          <w:rPr>
            <w:rFonts w:hint="eastAsia"/>
          </w:rPr>
          <w:t xml:space="preserve">검색 조건에 해당하는 상품 목록을 </w:t>
        </w:r>
        <w:proofErr w:type="spellStart"/>
        <w:r w:rsidR="00B82651">
          <w:rPr>
            <w:rFonts w:hint="eastAsia"/>
          </w:rPr>
          <w:t>백엔드</w:t>
        </w:r>
        <w:proofErr w:type="spellEnd"/>
        <w:r w:rsidR="00B82651">
          <w:rPr>
            <w:rFonts w:hint="eastAsia"/>
          </w:rPr>
          <w:t xml:space="preserve"> 서버에서 가져온다.</w:t>
        </w:r>
      </w:ins>
    </w:p>
    <w:p w14:paraId="50FEE7B4" w14:textId="520387A5" w:rsidR="00B82651" w:rsidRDefault="00B82651" w:rsidP="00F7156A">
      <w:pPr>
        <w:ind w:left="800"/>
        <w:jc w:val="both"/>
        <w:rPr>
          <w:ins w:id="110" w:author="Kim Junhyun" w:date="2019-05-21T07:07:00Z"/>
        </w:rPr>
      </w:pPr>
      <w:ins w:id="111" w:author="Kim Junhyun" w:date="2019-05-21T07:07:00Z">
        <w:r>
          <w:rPr>
            <w:rFonts w:hint="eastAsia"/>
          </w:rPr>
          <w:t>+</w:t>
        </w:r>
        <w:r>
          <w:t xml:space="preserve"> </w:t>
        </w:r>
        <w:proofErr w:type="spellStart"/>
        <w:r>
          <w:t>setCriteria</w:t>
        </w:r>
        <w:proofErr w:type="spellEnd"/>
        <w:r>
          <w:t xml:space="preserve">(criteria: Criteria): </w:t>
        </w:r>
        <w:r>
          <w:rPr>
            <w:rFonts w:hint="eastAsia"/>
          </w:rPr>
          <w:t>검색 조건을 설정한다.</w:t>
        </w:r>
      </w:ins>
    </w:p>
    <w:p w14:paraId="6C77A60C" w14:textId="3DCBA047" w:rsidR="00B82651" w:rsidRDefault="00B82651" w:rsidP="00F7156A">
      <w:pPr>
        <w:ind w:left="800"/>
        <w:jc w:val="both"/>
        <w:rPr>
          <w:ins w:id="112" w:author="Kim Junhyun" w:date="2019-05-21T07:07:00Z"/>
        </w:rPr>
      </w:pPr>
      <w:ins w:id="113" w:author="Kim Junhyun" w:date="2019-05-21T07:07:00Z">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특정 상품의 자세한 정보를 조회한다.</w:t>
        </w:r>
        <w:r>
          <w:t xml:space="preserve"> </w:t>
        </w:r>
        <w:r>
          <w:rPr>
            <w:rFonts w:hint="eastAsia"/>
          </w:rPr>
          <w:t>(</w:t>
        </w:r>
        <w:r>
          <w:t xml:space="preserve">Item Detail </w:t>
        </w:r>
        <w:r>
          <w:rPr>
            <w:rFonts w:hint="eastAsia"/>
          </w:rPr>
          <w:t>컴포넌트로 이동)</w:t>
        </w:r>
      </w:ins>
    </w:p>
    <w:p w14:paraId="0562C47C" w14:textId="05123DB5" w:rsidR="00F7156A" w:rsidRDefault="00B82651" w:rsidP="00B82651">
      <w:pPr>
        <w:pStyle w:val="aa"/>
        <w:numPr>
          <w:ilvl w:val="0"/>
          <w:numId w:val="18"/>
        </w:numPr>
        <w:ind w:leftChars="0"/>
        <w:jc w:val="both"/>
        <w:rPr>
          <w:ins w:id="114" w:author="Kim Junhyun" w:date="2019-05-21T07:07:00Z"/>
        </w:rPr>
      </w:pPr>
      <w:ins w:id="115" w:author="Kim Junhyun" w:date="2019-05-21T07:07:00Z">
        <w:r>
          <w:t xml:space="preserve">Criteria – </w:t>
        </w:r>
        <w:r>
          <w:rPr>
            <w:rFonts w:hint="eastAsia"/>
          </w:rPr>
          <w:t>검색 조건 객체(D</w:t>
        </w:r>
        <w:r>
          <w:t>TO)</w:t>
        </w:r>
      </w:ins>
    </w:p>
    <w:p w14:paraId="6D0A0B81" w14:textId="0B9FB23C" w:rsidR="00B82651" w:rsidRDefault="00B82651" w:rsidP="00B82651">
      <w:pPr>
        <w:pStyle w:val="aa"/>
        <w:numPr>
          <w:ilvl w:val="1"/>
          <w:numId w:val="18"/>
        </w:numPr>
        <w:ind w:leftChars="0"/>
        <w:jc w:val="both"/>
        <w:rPr>
          <w:ins w:id="116" w:author="Kim Junhyun" w:date="2019-05-21T07:07:00Z"/>
        </w:rPr>
      </w:pPr>
      <w:ins w:id="117" w:author="Kim Junhyun" w:date="2019-05-21T07:07:00Z">
        <w:r>
          <w:t>attributes</w:t>
        </w:r>
      </w:ins>
    </w:p>
    <w:p w14:paraId="08854ED7" w14:textId="53810549" w:rsidR="00B82651" w:rsidRDefault="00B82651" w:rsidP="00B82651">
      <w:pPr>
        <w:ind w:left="800"/>
        <w:jc w:val="both"/>
        <w:rPr>
          <w:ins w:id="118" w:author="Kim Junhyun" w:date="2019-05-21T07:07:00Z"/>
        </w:rPr>
      </w:pPr>
      <w:ins w:id="119" w:author="Kim Junhyun" w:date="2019-05-21T07:07:00Z">
        <w:r>
          <w:rPr>
            <w:rFonts w:hint="eastAsia"/>
          </w:rPr>
          <w:t>+</w:t>
        </w:r>
        <w:r>
          <w:t xml:space="preserve"> </w:t>
        </w:r>
        <w:proofErr w:type="spellStart"/>
        <w:r>
          <w:t>category_id</w:t>
        </w:r>
        <w:proofErr w:type="spellEnd"/>
        <w:r>
          <w:t xml:space="preserve">: </w:t>
        </w:r>
        <w:r>
          <w:rPr>
            <w:rFonts w:hint="eastAsia"/>
          </w:rPr>
          <w:t xml:space="preserve">상품 분류 카테고리 </w:t>
        </w:r>
        <w:r>
          <w:t>ID</w:t>
        </w:r>
      </w:ins>
    </w:p>
    <w:p w14:paraId="5C84AABC" w14:textId="27A49CB5" w:rsidR="00B82651" w:rsidRDefault="00B82651" w:rsidP="00B82651">
      <w:pPr>
        <w:ind w:left="800"/>
        <w:jc w:val="both"/>
        <w:rPr>
          <w:ins w:id="120" w:author="Kim Junhyun" w:date="2019-05-21T07:07:00Z"/>
        </w:rPr>
      </w:pPr>
      <w:ins w:id="121" w:author="Kim Junhyun" w:date="2019-05-21T07:07:00Z">
        <w:r>
          <w:rPr>
            <w:rFonts w:hint="eastAsia"/>
          </w:rPr>
          <w:t>+</w:t>
        </w:r>
        <w:r>
          <w:t xml:space="preserve"> </w:t>
        </w:r>
        <w:proofErr w:type="spellStart"/>
        <w:r>
          <w:t>sort_order</w:t>
        </w:r>
        <w:proofErr w:type="spellEnd"/>
        <w:r>
          <w:t xml:space="preserve">: </w:t>
        </w:r>
        <w:r>
          <w:rPr>
            <w:rFonts w:hint="eastAsia"/>
          </w:rPr>
          <w:t>정렬 순서</w:t>
        </w:r>
        <w:r>
          <w:t>(</w:t>
        </w:r>
        <w:r>
          <w:rPr>
            <w:rFonts w:hint="eastAsia"/>
          </w:rPr>
          <w:t>오름차순,</w:t>
        </w:r>
        <w:r>
          <w:t xml:space="preserve"> </w:t>
        </w:r>
        <w:r>
          <w:rPr>
            <w:rFonts w:hint="eastAsia"/>
          </w:rPr>
          <w:t>내림차순)</w:t>
        </w:r>
      </w:ins>
    </w:p>
    <w:p w14:paraId="58CA099C" w14:textId="0978FA10" w:rsidR="00B82651" w:rsidRDefault="00B82651" w:rsidP="00B82651">
      <w:pPr>
        <w:pStyle w:val="aa"/>
        <w:numPr>
          <w:ilvl w:val="0"/>
          <w:numId w:val="18"/>
        </w:numPr>
        <w:ind w:leftChars="0"/>
        <w:jc w:val="both"/>
        <w:rPr>
          <w:ins w:id="122" w:author="Kim Junhyun" w:date="2019-05-21T07:07:00Z"/>
        </w:rPr>
      </w:pPr>
      <w:ins w:id="123" w:author="Kim Junhyun" w:date="2019-05-21T07:07:00Z">
        <w:r>
          <w:t xml:space="preserve">Item – </w:t>
        </w:r>
        <w:r>
          <w:rPr>
            <w:rFonts w:hint="eastAsia"/>
          </w:rPr>
          <w:t>상품 객체(</w:t>
        </w:r>
        <w:r>
          <w:t>DTO)</w:t>
        </w:r>
        <w:r w:rsidR="00FA2B40">
          <w:rPr>
            <w:rStyle w:val="af7"/>
          </w:rPr>
          <w:footnoteReference w:id="2"/>
        </w:r>
      </w:ins>
    </w:p>
    <w:p w14:paraId="02E2035C" w14:textId="6EAF06CB" w:rsidR="00B82651" w:rsidRDefault="00B82651" w:rsidP="00675F46">
      <w:pPr>
        <w:pStyle w:val="aa"/>
        <w:numPr>
          <w:ilvl w:val="1"/>
          <w:numId w:val="18"/>
        </w:numPr>
        <w:ind w:leftChars="0"/>
        <w:jc w:val="both"/>
        <w:rPr>
          <w:ins w:id="125" w:author="Kim Junhyun" w:date="2019-05-21T07:07:00Z"/>
        </w:rPr>
      </w:pPr>
      <w:ins w:id="126" w:author="Kim Junhyun" w:date="2019-05-21T07:07:00Z">
        <w:r>
          <w:rPr>
            <w:rFonts w:hint="eastAsia"/>
          </w:rPr>
          <w:t>a</w:t>
        </w:r>
        <w:r>
          <w:t>ttributes</w:t>
        </w:r>
      </w:ins>
    </w:p>
    <w:p w14:paraId="4BA48F15" w14:textId="366CD7E3" w:rsidR="00B82651" w:rsidRDefault="00B82651" w:rsidP="00B82651">
      <w:pPr>
        <w:ind w:left="800"/>
        <w:jc w:val="both"/>
        <w:rPr>
          <w:ins w:id="127" w:author="Kim Junhyun" w:date="2019-05-21T07:07:00Z"/>
        </w:rPr>
      </w:pPr>
      <w:ins w:id="128" w:author="Kim Junhyun" w:date="2019-05-21T07:07:00Z">
        <w:r>
          <w:rPr>
            <w:rFonts w:hint="eastAsia"/>
          </w:rPr>
          <w:t>+</w:t>
        </w:r>
        <w:r>
          <w:t xml:space="preserve"> </w:t>
        </w:r>
        <w:proofErr w:type="spellStart"/>
        <w:r>
          <w:t>item_id</w:t>
        </w:r>
        <w:proofErr w:type="spellEnd"/>
        <w:r>
          <w:t xml:space="preserve">: </w:t>
        </w:r>
        <w:r>
          <w:rPr>
            <w:rFonts w:hint="eastAsia"/>
          </w:rPr>
          <w:t xml:space="preserve">상품 </w:t>
        </w:r>
        <w:r>
          <w:t>ID</w:t>
        </w:r>
      </w:ins>
    </w:p>
    <w:p w14:paraId="08A2E753" w14:textId="23F31904" w:rsidR="00B82651" w:rsidRDefault="00B82651" w:rsidP="00B82651">
      <w:pPr>
        <w:ind w:left="800"/>
        <w:jc w:val="both"/>
        <w:rPr>
          <w:ins w:id="129" w:author="Kim Junhyun" w:date="2019-05-21T07:07:00Z"/>
        </w:rPr>
      </w:pPr>
      <w:ins w:id="130" w:author="Kim Junhyun" w:date="2019-05-21T07:07:00Z">
        <w:r>
          <w:rPr>
            <w:rFonts w:hint="eastAsia"/>
          </w:rPr>
          <w:t>+</w:t>
        </w:r>
        <w:r>
          <w:t xml:space="preserve"> name: </w:t>
        </w:r>
        <w:r>
          <w:rPr>
            <w:rFonts w:hint="eastAsia"/>
          </w:rPr>
          <w:t>상품 이름</w:t>
        </w:r>
      </w:ins>
    </w:p>
    <w:p w14:paraId="40136753" w14:textId="2A93C2FD" w:rsidR="00B82651" w:rsidRDefault="00B82651" w:rsidP="00B82651">
      <w:pPr>
        <w:ind w:left="800"/>
        <w:jc w:val="both"/>
        <w:rPr>
          <w:ins w:id="131" w:author="Kim Junhyun" w:date="2019-05-21T07:07:00Z"/>
        </w:rPr>
      </w:pPr>
      <w:ins w:id="132" w:author="Kim Junhyun" w:date="2019-05-21T07:07:00Z">
        <w:r>
          <w:rPr>
            <w:rFonts w:hint="eastAsia"/>
          </w:rPr>
          <w:t>+</w:t>
        </w:r>
        <w:r>
          <w:t xml:space="preserve"> score: </w:t>
        </w:r>
        <w:r>
          <w:rPr>
            <w:rFonts w:hint="eastAsia"/>
          </w:rPr>
          <w:t>상품 평가 점수</w:t>
        </w:r>
      </w:ins>
    </w:p>
    <w:p w14:paraId="01AC3B81" w14:textId="55536A42" w:rsidR="00B82651" w:rsidRDefault="00B82651" w:rsidP="00B82651">
      <w:pPr>
        <w:ind w:left="800"/>
        <w:jc w:val="both"/>
        <w:rPr>
          <w:ins w:id="133" w:author="Kim Junhyun" w:date="2019-05-21T07:07:00Z"/>
        </w:rPr>
      </w:pPr>
      <w:ins w:id="134" w:author="Kim Junhyun" w:date="2019-05-21T07:07:00Z">
        <w:r>
          <w:rPr>
            <w:rFonts w:hint="eastAsia"/>
          </w:rPr>
          <w:lastRenderedPageBreak/>
          <w:t>+</w:t>
        </w:r>
        <w:r>
          <w:t xml:space="preserve"> keywords: </w:t>
        </w:r>
        <w:r>
          <w:rPr>
            <w:rFonts w:hint="eastAsia"/>
          </w:rPr>
          <w:t>상품 연관 키워드 목록</w:t>
        </w:r>
      </w:ins>
    </w:p>
    <w:p w14:paraId="7C205C49" w14:textId="5D69CE44" w:rsidR="00B82651" w:rsidRDefault="00B82651" w:rsidP="00B82651">
      <w:pPr>
        <w:ind w:left="800"/>
        <w:jc w:val="both"/>
        <w:rPr>
          <w:ins w:id="135" w:author="Kim Junhyun" w:date="2019-05-21T07:07:00Z"/>
        </w:rPr>
      </w:pPr>
      <w:ins w:id="136" w:author="Kim Junhyun" w:date="2019-05-21T07:07:00Z">
        <w:r>
          <w:rPr>
            <w:rFonts w:hint="eastAsia"/>
          </w:rPr>
          <w:t>+</w:t>
        </w:r>
        <w:r>
          <w:t xml:space="preserve"> company: </w:t>
        </w:r>
        <w:r>
          <w:rPr>
            <w:rFonts w:hint="eastAsia"/>
          </w:rPr>
          <w:t>상품 제조사</w:t>
        </w:r>
      </w:ins>
    </w:p>
    <w:p w14:paraId="757D6179" w14:textId="0F51017B" w:rsidR="001F662B" w:rsidRDefault="00B82651" w:rsidP="005A2AB5">
      <w:pPr>
        <w:ind w:left="800"/>
        <w:jc w:val="both"/>
      </w:pPr>
      <w:ins w:id="137" w:author="Kim Junhyun" w:date="2019-05-21T07:07:00Z">
        <w:r>
          <w:rPr>
            <w:rFonts w:hint="eastAsia"/>
          </w:rPr>
          <w:t>+</w:t>
        </w:r>
        <w:r>
          <w:t xml:space="preserve"> </w:t>
        </w:r>
        <w:proofErr w:type="spellStart"/>
        <w:r>
          <w:t>img_src</w:t>
        </w:r>
        <w:proofErr w:type="spellEnd"/>
        <w:r>
          <w:t xml:space="preserve">: </w:t>
        </w:r>
        <w:r>
          <w:rPr>
            <w:rFonts w:hint="eastAsia"/>
          </w:rPr>
          <w:t>상품 썸네일 사진 주소</w:t>
        </w:r>
      </w:ins>
    </w:p>
    <w:p w14:paraId="77E6990D" w14:textId="77777777" w:rsidR="001F662B" w:rsidRDefault="001F662B" w:rsidP="001F662B">
      <w:pPr>
        <w:pStyle w:val="aa"/>
        <w:numPr>
          <w:ilvl w:val="0"/>
          <w:numId w:val="30"/>
        </w:numPr>
        <w:ind w:leftChars="0"/>
      </w:pPr>
      <w:r>
        <w:rPr>
          <w:rFonts w:hint="eastAsia"/>
        </w:rPr>
        <w:t>S</w:t>
      </w:r>
      <w:r>
        <w:t>equence Diagram</w:t>
      </w:r>
    </w:p>
    <w:p w14:paraId="297EA778" w14:textId="77777777" w:rsidR="001F662B" w:rsidRDefault="001F662B" w:rsidP="001F662B">
      <w:pPr>
        <w:keepNext/>
        <w:jc w:val="center"/>
      </w:pPr>
      <w:r>
        <w:rPr>
          <w:noProof/>
        </w:rPr>
        <w:drawing>
          <wp:inline distT="0" distB="0" distL="0" distR="0" wp14:anchorId="09E3F82B" wp14:editId="740BC8DF">
            <wp:extent cx="3152775" cy="2602415"/>
            <wp:effectExtent l="0" t="0" r="0" b="7620"/>
            <wp:docPr id="43" name="그림 4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ontend-sequence-frontend-ranking.png"/>
                    <pic:cNvPicPr/>
                  </pic:nvPicPr>
                  <pic:blipFill>
                    <a:blip r:embed="rId18">
                      <a:extLst>
                        <a:ext uri="{28A0092B-C50C-407E-A947-70E740481C1C}">
                          <a14:useLocalDpi xmlns:a14="http://schemas.microsoft.com/office/drawing/2010/main" val="0"/>
                        </a:ext>
                      </a:extLst>
                    </a:blip>
                    <a:stretch>
                      <a:fillRect/>
                    </a:stretch>
                  </pic:blipFill>
                  <pic:spPr>
                    <a:xfrm>
                      <a:off x="0" y="0"/>
                      <a:ext cx="3156531" cy="2605515"/>
                    </a:xfrm>
                    <a:prstGeom prst="rect">
                      <a:avLst/>
                    </a:prstGeom>
                  </pic:spPr>
                </pic:pic>
              </a:graphicData>
            </a:graphic>
          </wp:inline>
        </w:drawing>
      </w:r>
    </w:p>
    <w:p w14:paraId="7AEB6C93" w14:textId="019B7E4D" w:rsidR="001F662B" w:rsidRDefault="001F662B" w:rsidP="001F662B">
      <w:pPr>
        <w:pStyle w:val="ab"/>
        <w:jc w:val="center"/>
      </w:pPr>
      <w:bookmarkStart w:id="138" w:name="_Toc9327892"/>
      <w:r>
        <w:t xml:space="preserve">Diagram </w:t>
      </w:r>
      <w:r>
        <w:fldChar w:fldCharType="begin"/>
      </w:r>
      <w:r>
        <w:instrText xml:space="preserve"> SEQ Diagram \* ARABIC </w:instrText>
      </w:r>
      <w:r>
        <w:fldChar w:fldCharType="separate"/>
      </w:r>
      <w:r w:rsidR="004C6969">
        <w:rPr>
          <w:noProof/>
        </w:rPr>
        <w:t>5</w:t>
      </w:r>
      <w:r>
        <w:fldChar w:fldCharType="end"/>
      </w:r>
      <w:r>
        <w:t>: System Architecture – Frontend - Ranking - Sequence Diagram</w:t>
      </w:r>
      <w:bookmarkEnd w:id="138"/>
    </w:p>
    <w:p w14:paraId="31B27EDC" w14:textId="115FF675" w:rsidR="001F662B" w:rsidRDefault="001F662B" w:rsidP="001F662B">
      <w:pPr>
        <w:jc w:val="center"/>
      </w:pPr>
      <w:r>
        <w:br w:type="page"/>
      </w:r>
    </w:p>
    <w:p w14:paraId="288C88AD" w14:textId="3DC00819" w:rsidR="006B0CF9" w:rsidRPr="001F662B" w:rsidRDefault="0056636E" w:rsidP="00AD34CE">
      <w:pPr>
        <w:pStyle w:val="3"/>
        <w:rPr>
          <w:b/>
        </w:rPr>
      </w:pPr>
      <w:bookmarkStart w:id="139" w:name="_Toc9298059"/>
      <w:bookmarkStart w:id="140" w:name="_Toc9244450"/>
      <w:bookmarkStart w:id="141" w:name="_Toc9315848"/>
      <w:r w:rsidRPr="001F662B">
        <w:rPr>
          <w:b/>
        </w:rPr>
        <w:lastRenderedPageBreak/>
        <w:t>Item Detail</w:t>
      </w:r>
      <w:bookmarkEnd w:id="139"/>
      <w:bookmarkEnd w:id="140"/>
      <w:bookmarkEnd w:id="141"/>
    </w:p>
    <w:p w14:paraId="0B03863F" w14:textId="2C674177" w:rsidR="001F662B" w:rsidRPr="001F662B" w:rsidRDefault="001F662B" w:rsidP="001F662B">
      <w:pPr>
        <w:pStyle w:val="aa"/>
        <w:numPr>
          <w:ilvl w:val="0"/>
          <w:numId w:val="31"/>
        </w:numPr>
        <w:ind w:leftChars="0"/>
        <w:rPr>
          <w:rFonts w:hint="eastAsia"/>
        </w:rPr>
      </w:pPr>
      <w:r>
        <w:rPr>
          <w:rFonts w:hint="eastAsia"/>
        </w:rPr>
        <w:t>C</w:t>
      </w:r>
      <w:r>
        <w:t>lass Diagram</w:t>
      </w:r>
    </w:p>
    <w:p w14:paraId="66BBA203" w14:textId="77777777" w:rsidR="00962E50" w:rsidRDefault="00962E50" w:rsidP="00962E50">
      <w:pPr>
        <w:keepNext/>
        <w:jc w:val="center"/>
      </w:pPr>
      <w:r>
        <w:rPr>
          <w:noProof/>
        </w:rPr>
        <w:drawing>
          <wp:inline distT="0" distB="0" distL="0" distR="0" wp14:anchorId="662B370B" wp14:editId="7E2413BD">
            <wp:extent cx="4057650" cy="4410163"/>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9193" cy="4422709"/>
                    </a:xfrm>
                    <a:prstGeom prst="rect">
                      <a:avLst/>
                    </a:prstGeom>
                    <a:noFill/>
                    <a:ln>
                      <a:noFill/>
                    </a:ln>
                  </pic:spPr>
                </pic:pic>
              </a:graphicData>
            </a:graphic>
          </wp:inline>
        </w:drawing>
      </w:r>
    </w:p>
    <w:p w14:paraId="09F79E06" w14:textId="7801807C" w:rsidR="00962E50" w:rsidRDefault="00962E50" w:rsidP="00962E50">
      <w:pPr>
        <w:pStyle w:val="ab"/>
        <w:jc w:val="center"/>
      </w:pPr>
      <w:bookmarkStart w:id="142" w:name="_Toc9327893"/>
      <w:r>
        <w:t xml:space="preserve">Diagram </w:t>
      </w:r>
      <w:r w:rsidR="00EE26BA">
        <w:fldChar w:fldCharType="begin"/>
      </w:r>
      <w:r w:rsidR="00EE26BA">
        <w:instrText xml:space="preserve"> SEQ Diagram \* ARABIC </w:instrText>
      </w:r>
      <w:r w:rsidR="00EE26BA">
        <w:fldChar w:fldCharType="separate"/>
      </w:r>
      <w:r w:rsidR="004C6969">
        <w:rPr>
          <w:noProof/>
        </w:rPr>
        <w:t>6</w:t>
      </w:r>
      <w:r w:rsidR="00EE26BA">
        <w:rPr>
          <w:noProof/>
        </w:rPr>
        <w:fldChar w:fldCharType="end"/>
      </w:r>
      <w:r>
        <w:t xml:space="preserve"> - System Architecture - Frontend - Item Detail</w:t>
      </w:r>
      <w:bookmarkEnd w:id="142"/>
    </w:p>
    <w:p w14:paraId="1BACBFCF" w14:textId="77777777" w:rsidR="00962E50" w:rsidRPr="00962E50" w:rsidRDefault="000C7457" w:rsidP="008973A5">
      <w:pPr>
        <w:pStyle w:val="aa"/>
        <w:numPr>
          <w:ilvl w:val="0"/>
          <w:numId w:val="20"/>
        </w:numPr>
        <w:ind w:leftChars="0"/>
        <w:pPrChange w:id="143" w:author="Kim Junhyun" w:date="2019-05-21T07:07:00Z">
          <w:pPr/>
        </w:pPrChange>
      </w:pPr>
      <w:proofErr w:type="spellStart"/>
      <w:ins w:id="144" w:author="Kim Junhyun" w:date="2019-05-21T07:07:00Z">
        <w:r>
          <w:t>ItemDetailPage</w:t>
        </w:r>
        <w:proofErr w:type="spellEnd"/>
        <w:r>
          <w:t xml:space="preserve"> – </w:t>
        </w:r>
        <w:r>
          <w:rPr>
            <w:rFonts w:hint="eastAsia"/>
          </w:rPr>
          <w:t>상품 상세조회 페이지 객체</w:t>
        </w:r>
      </w:ins>
    </w:p>
    <w:p w14:paraId="13588B59" w14:textId="4482C319" w:rsidR="000C7457" w:rsidRDefault="000C7457" w:rsidP="000C7457">
      <w:pPr>
        <w:pStyle w:val="aa"/>
        <w:numPr>
          <w:ilvl w:val="1"/>
          <w:numId w:val="20"/>
        </w:numPr>
        <w:ind w:leftChars="0"/>
        <w:rPr>
          <w:ins w:id="145" w:author="Kim Junhyun" w:date="2019-05-21T07:07:00Z"/>
        </w:rPr>
      </w:pPr>
      <w:ins w:id="146" w:author="Kim Junhyun" w:date="2019-05-21T07:07:00Z">
        <w:r>
          <w:t>attributes</w:t>
        </w:r>
      </w:ins>
    </w:p>
    <w:p w14:paraId="67835F23" w14:textId="1D80F724" w:rsidR="000C7457" w:rsidRDefault="000C7457" w:rsidP="000C7457">
      <w:pPr>
        <w:ind w:left="800"/>
        <w:rPr>
          <w:ins w:id="147" w:author="Kim Junhyun" w:date="2019-05-21T07:07:00Z"/>
        </w:rPr>
      </w:pPr>
      <w:ins w:id="148" w:author="Kim Junhyun" w:date="2019-05-21T07:07:00Z">
        <w:r>
          <w:rPr>
            <w:rFonts w:hint="eastAsia"/>
          </w:rPr>
          <w:t>+</w:t>
        </w:r>
        <w:r>
          <w:t xml:space="preserve"> item: </w:t>
        </w:r>
        <w:r>
          <w:rPr>
            <w:rFonts w:hint="eastAsia"/>
          </w:rPr>
          <w:t>현재 조회 아이템 객체</w:t>
        </w:r>
      </w:ins>
    </w:p>
    <w:p w14:paraId="7795EEF9" w14:textId="022F109F" w:rsidR="000C7457" w:rsidRDefault="000C7457" w:rsidP="000C7457">
      <w:pPr>
        <w:ind w:left="800"/>
        <w:rPr>
          <w:ins w:id="149" w:author="Kim Junhyun" w:date="2019-05-21T07:07:00Z"/>
        </w:rPr>
      </w:pPr>
      <w:ins w:id="150" w:author="Kim Junhyun" w:date="2019-05-21T07:07:00Z">
        <w:r>
          <w:rPr>
            <w:rFonts w:hint="eastAsia"/>
          </w:rPr>
          <w:t>+</w:t>
        </w:r>
        <w:r>
          <w:t xml:space="preserve"> reviews: </w:t>
        </w:r>
        <w:r>
          <w:rPr>
            <w:rFonts w:hint="eastAsia"/>
          </w:rPr>
          <w:t>현재 조회 아이템 관련 리뷰 목록</w:t>
        </w:r>
      </w:ins>
    </w:p>
    <w:p w14:paraId="629D5B0F" w14:textId="6761AEB8" w:rsidR="000C7457" w:rsidRDefault="000C7457" w:rsidP="000C7457">
      <w:pPr>
        <w:pStyle w:val="aa"/>
        <w:numPr>
          <w:ilvl w:val="1"/>
          <w:numId w:val="20"/>
        </w:numPr>
        <w:ind w:leftChars="0"/>
        <w:rPr>
          <w:ins w:id="151" w:author="Kim Junhyun" w:date="2019-05-21T07:07:00Z"/>
        </w:rPr>
      </w:pPr>
      <w:ins w:id="152" w:author="Kim Junhyun" w:date="2019-05-21T07:07:00Z">
        <w:r>
          <w:rPr>
            <w:rFonts w:hint="eastAsia"/>
          </w:rPr>
          <w:t>m</w:t>
        </w:r>
        <w:r>
          <w:t>ethods</w:t>
        </w:r>
      </w:ins>
    </w:p>
    <w:p w14:paraId="1F2BC8A7" w14:textId="6E6C51FC" w:rsidR="000C7457" w:rsidRDefault="000C7457" w:rsidP="000C7457">
      <w:pPr>
        <w:ind w:left="800"/>
        <w:rPr>
          <w:ins w:id="153" w:author="Kim Junhyun" w:date="2019-05-21T07:07:00Z"/>
        </w:rPr>
      </w:pPr>
      <w:ins w:id="154" w:author="Kim Junhyun" w:date="2019-05-21T07:07:00Z">
        <w:r>
          <w:rPr>
            <w:rFonts w:hint="eastAsia"/>
          </w:rPr>
          <w:t>+</w:t>
        </w:r>
        <w:r>
          <w:t xml:space="preserve"> </w:t>
        </w:r>
        <w:proofErr w:type="spellStart"/>
        <w:r>
          <w:t>addItemToBookmark</w:t>
        </w:r>
        <w:proofErr w:type="spellEnd"/>
        <w:r>
          <w:t>(</w:t>
        </w:r>
        <w:proofErr w:type="spellStart"/>
        <w:r>
          <w:t>item_id</w:t>
        </w:r>
        <w:proofErr w:type="spellEnd"/>
        <w:r>
          <w:t>: String</w:t>
        </w:r>
        <w:r>
          <w:rPr>
            <w:rFonts w:hint="eastAsia"/>
          </w:rPr>
          <w:t>):</w:t>
        </w:r>
        <w:r>
          <w:t xml:space="preserve"> </w:t>
        </w:r>
        <w:r>
          <w:rPr>
            <w:rFonts w:hint="eastAsia"/>
          </w:rPr>
          <w:t>상품을 사용자 북마크에 추가</w:t>
        </w:r>
      </w:ins>
    </w:p>
    <w:p w14:paraId="3052DFAF" w14:textId="5B52B5BC" w:rsidR="000C7457" w:rsidRDefault="000C7457" w:rsidP="000C7457">
      <w:pPr>
        <w:ind w:left="800"/>
        <w:rPr>
          <w:ins w:id="155" w:author="Kim Junhyun" w:date="2019-05-21T07:07:00Z"/>
        </w:rPr>
      </w:pPr>
      <w:ins w:id="156" w:author="Kim Junhyun" w:date="2019-05-21T07:07:00Z">
        <w:r>
          <w:rPr>
            <w:rFonts w:hint="eastAsia"/>
          </w:rPr>
          <w:t>+</w:t>
        </w:r>
        <w:r>
          <w:t xml:space="preserve"> </w:t>
        </w:r>
        <w:proofErr w:type="spellStart"/>
        <w:r>
          <w:t>getReviews</w:t>
        </w:r>
        <w:proofErr w:type="spellEnd"/>
        <w:r>
          <w:t>(</w:t>
        </w:r>
        <w:proofErr w:type="spellStart"/>
        <w:r>
          <w:t>item_id</w:t>
        </w:r>
        <w:proofErr w:type="spellEnd"/>
        <w:r>
          <w:t xml:space="preserve">: String): </w:t>
        </w:r>
        <w:r>
          <w:rPr>
            <w:rFonts w:hint="eastAsia"/>
          </w:rPr>
          <w:t>해당 상품의 리뷰 목록을 데이터베이스에서 조회</w:t>
        </w:r>
      </w:ins>
    </w:p>
    <w:p w14:paraId="0F12C531" w14:textId="0803E048" w:rsidR="000C7457" w:rsidRDefault="000C7457" w:rsidP="000C7457">
      <w:pPr>
        <w:ind w:left="800"/>
        <w:rPr>
          <w:ins w:id="157" w:author="Kim Junhyun" w:date="2019-05-21T07:07:00Z"/>
        </w:rPr>
      </w:pPr>
      <w:ins w:id="158" w:author="Kim Junhyun" w:date="2019-05-21T07:07:00Z">
        <w:r>
          <w:rPr>
            <w:rFonts w:hint="eastAsia"/>
          </w:rPr>
          <w:lastRenderedPageBreak/>
          <w:t>+</w:t>
        </w:r>
        <w:r>
          <w:t xml:space="preserve"> </w:t>
        </w:r>
        <w:proofErr w:type="spellStart"/>
        <w:r>
          <w:t>getItemDetails</w:t>
        </w:r>
        <w:proofErr w:type="spellEnd"/>
        <w:r>
          <w:t>(</w:t>
        </w:r>
        <w:proofErr w:type="spellStart"/>
        <w:r>
          <w:t>item_id</w:t>
        </w:r>
        <w:proofErr w:type="spellEnd"/>
        <w:r>
          <w:t xml:space="preserve">: String): </w:t>
        </w:r>
        <w:r>
          <w:rPr>
            <w:rFonts w:hint="eastAsia"/>
          </w:rPr>
          <w:t>상품의 상세 정보를 조회</w:t>
        </w:r>
      </w:ins>
    </w:p>
    <w:p w14:paraId="60F3C39E" w14:textId="169F4E88" w:rsidR="000C7457" w:rsidRDefault="000C7457" w:rsidP="00675F46">
      <w:pPr>
        <w:pStyle w:val="aa"/>
        <w:numPr>
          <w:ilvl w:val="0"/>
          <w:numId w:val="20"/>
        </w:numPr>
        <w:ind w:leftChars="0"/>
        <w:rPr>
          <w:ins w:id="159" w:author="Kim Junhyun" w:date="2019-05-21T07:07:00Z"/>
        </w:rPr>
      </w:pPr>
      <w:proofErr w:type="spellStart"/>
      <w:ins w:id="160" w:author="Kim Junhyun" w:date="2019-05-21T07:07:00Z">
        <w:r>
          <w:rPr>
            <w:rFonts w:hint="eastAsia"/>
          </w:rPr>
          <w:t>A</w:t>
        </w:r>
        <w:r>
          <w:t>uthenticatedUser</w:t>
        </w:r>
        <w:proofErr w:type="spellEnd"/>
        <w:r>
          <w:t xml:space="preserve"> – </w:t>
        </w:r>
        <w:r>
          <w:rPr>
            <w:rFonts w:hint="eastAsia"/>
          </w:rPr>
          <w:t>인증 유저 객체</w:t>
        </w:r>
        <w:r w:rsidR="0044780E">
          <w:rPr>
            <w:rStyle w:val="af7"/>
          </w:rPr>
          <w:footnoteReference w:id="3"/>
        </w:r>
      </w:ins>
    </w:p>
    <w:p w14:paraId="1FC975A7" w14:textId="02B68CE7" w:rsidR="000C7457" w:rsidRDefault="000C7457" w:rsidP="0044780E">
      <w:pPr>
        <w:pStyle w:val="aa"/>
        <w:numPr>
          <w:ilvl w:val="0"/>
          <w:numId w:val="20"/>
        </w:numPr>
        <w:ind w:leftChars="0"/>
        <w:rPr>
          <w:ins w:id="162" w:author="Kim Junhyun" w:date="2019-05-21T07:07:00Z"/>
        </w:rPr>
      </w:pPr>
      <w:ins w:id="163" w:author="Kim Junhyun" w:date="2019-05-21T07:07:00Z">
        <w:r>
          <w:t xml:space="preserve">Item – </w:t>
        </w:r>
        <w:r>
          <w:rPr>
            <w:rFonts w:hint="eastAsia"/>
          </w:rPr>
          <w:t>상품 객체(</w:t>
        </w:r>
        <w:r>
          <w:t>DTO)</w:t>
        </w:r>
        <w:r w:rsidR="0044780E">
          <w:rPr>
            <w:rStyle w:val="af7"/>
          </w:rPr>
          <w:footnoteReference w:id="4"/>
        </w:r>
      </w:ins>
    </w:p>
    <w:p w14:paraId="606BA098" w14:textId="2D2C9E86" w:rsidR="000C7457" w:rsidRDefault="000C7457" w:rsidP="000C7457">
      <w:pPr>
        <w:pStyle w:val="aa"/>
        <w:numPr>
          <w:ilvl w:val="0"/>
          <w:numId w:val="20"/>
        </w:numPr>
        <w:ind w:leftChars="0"/>
        <w:rPr>
          <w:ins w:id="165" w:author="Kim Junhyun" w:date="2019-05-21T07:07:00Z"/>
        </w:rPr>
      </w:pPr>
      <w:ins w:id="166" w:author="Kim Junhyun" w:date="2019-05-21T07:07:00Z">
        <w:r>
          <w:rPr>
            <w:rFonts w:hint="eastAsia"/>
          </w:rPr>
          <w:t>R</w:t>
        </w:r>
        <w:r>
          <w:t xml:space="preserve">eview – </w:t>
        </w:r>
        <w:r>
          <w:rPr>
            <w:rFonts w:hint="eastAsia"/>
          </w:rPr>
          <w:t>상품 리뷰 객체(</w:t>
        </w:r>
        <w:r>
          <w:t>DTO)</w:t>
        </w:r>
      </w:ins>
    </w:p>
    <w:p w14:paraId="12349B90" w14:textId="7D279B1E" w:rsidR="000C7457" w:rsidRDefault="000C7457" w:rsidP="000C7457">
      <w:pPr>
        <w:pStyle w:val="aa"/>
        <w:numPr>
          <w:ilvl w:val="1"/>
          <w:numId w:val="20"/>
        </w:numPr>
        <w:ind w:leftChars="0"/>
        <w:rPr>
          <w:ins w:id="167" w:author="Kim Junhyun" w:date="2019-05-21T07:07:00Z"/>
        </w:rPr>
      </w:pPr>
      <w:ins w:id="168" w:author="Kim Junhyun" w:date="2019-05-21T07:07:00Z">
        <w:r>
          <w:t>attributes</w:t>
        </w:r>
      </w:ins>
    </w:p>
    <w:p w14:paraId="7376D12C" w14:textId="77B02274" w:rsidR="00014F50" w:rsidRDefault="00014F50" w:rsidP="00014F50">
      <w:pPr>
        <w:ind w:left="800"/>
        <w:rPr>
          <w:ins w:id="169" w:author="Kim Junhyun" w:date="2019-05-21T07:07:00Z"/>
        </w:rPr>
      </w:pPr>
      <w:ins w:id="170" w:author="Kim Junhyun" w:date="2019-05-21T07:07:00Z">
        <w:r>
          <w:rPr>
            <w:rFonts w:hint="eastAsia"/>
          </w:rPr>
          <w:t>+</w:t>
        </w:r>
        <w:r>
          <w:t xml:space="preserve"> </w:t>
        </w:r>
        <w:proofErr w:type="spellStart"/>
        <w:r>
          <w:t>review_id</w:t>
        </w:r>
        <w:proofErr w:type="spellEnd"/>
        <w:r>
          <w:t xml:space="preserve">: </w:t>
        </w:r>
        <w:r>
          <w:rPr>
            <w:rFonts w:hint="eastAsia"/>
          </w:rPr>
          <w:t xml:space="preserve">리뷰 </w:t>
        </w:r>
        <w:r>
          <w:t>ID</w:t>
        </w:r>
      </w:ins>
    </w:p>
    <w:p w14:paraId="3B26A125" w14:textId="21F53E5B" w:rsidR="00014F50" w:rsidRDefault="00014F50" w:rsidP="00014F50">
      <w:pPr>
        <w:ind w:left="800"/>
        <w:rPr>
          <w:ins w:id="171" w:author="Kim Junhyun" w:date="2019-05-21T07:07:00Z"/>
        </w:rPr>
      </w:pPr>
      <w:ins w:id="172" w:author="Kim Junhyun" w:date="2019-05-21T07:07:00Z">
        <w:r>
          <w:rPr>
            <w:rFonts w:hint="eastAsia"/>
          </w:rPr>
          <w:t>+</w:t>
        </w:r>
        <w:r>
          <w:t xml:space="preserve"> title: </w:t>
        </w:r>
        <w:r>
          <w:rPr>
            <w:rFonts w:hint="eastAsia"/>
          </w:rPr>
          <w:t>리뷰 제목</w:t>
        </w:r>
      </w:ins>
    </w:p>
    <w:p w14:paraId="5865EF44" w14:textId="0E5D5D3F" w:rsidR="00014F50" w:rsidRDefault="00014F50" w:rsidP="00014F50">
      <w:pPr>
        <w:ind w:left="800"/>
        <w:rPr>
          <w:ins w:id="173" w:author="Kim Junhyun" w:date="2019-05-21T07:07:00Z"/>
        </w:rPr>
      </w:pPr>
      <w:ins w:id="174" w:author="Kim Junhyun" w:date="2019-05-21T07:07:00Z">
        <w:r>
          <w:rPr>
            <w:rFonts w:hint="eastAsia"/>
          </w:rPr>
          <w:t>+</w:t>
        </w:r>
        <w:r>
          <w:t xml:space="preserve"> author: </w:t>
        </w:r>
        <w:r>
          <w:rPr>
            <w:rFonts w:hint="eastAsia"/>
          </w:rPr>
          <w:t>리뷰 작성자</w:t>
        </w:r>
      </w:ins>
    </w:p>
    <w:p w14:paraId="2ECEE100" w14:textId="4D9986CC" w:rsidR="00014F50" w:rsidRDefault="00014F50" w:rsidP="00014F50">
      <w:pPr>
        <w:ind w:left="800"/>
        <w:rPr>
          <w:ins w:id="175" w:author="Kim Junhyun" w:date="2019-05-21T07:07:00Z"/>
        </w:rPr>
      </w:pPr>
      <w:ins w:id="176" w:author="Kim Junhyun" w:date="2019-05-21T07:07:00Z">
        <w:r>
          <w:rPr>
            <w:rFonts w:hint="eastAsia"/>
          </w:rPr>
          <w:t>+</w:t>
        </w:r>
        <w:r>
          <w:t xml:space="preserve"> content: </w:t>
        </w:r>
        <w:r>
          <w:rPr>
            <w:rFonts w:hint="eastAsia"/>
          </w:rPr>
          <w:t>리뷰 내용</w:t>
        </w:r>
      </w:ins>
    </w:p>
    <w:p w14:paraId="15D53094" w14:textId="51F62E87" w:rsidR="00014F50" w:rsidRDefault="00014F50" w:rsidP="00014F50">
      <w:pPr>
        <w:ind w:left="800"/>
        <w:rPr>
          <w:ins w:id="177" w:author="Kim Junhyun" w:date="2019-05-21T07:07:00Z"/>
        </w:rPr>
      </w:pPr>
      <w:ins w:id="178" w:author="Kim Junhyun" w:date="2019-05-21T07:07:00Z">
        <w:r>
          <w:rPr>
            <w:rFonts w:hint="eastAsia"/>
          </w:rPr>
          <w:t>+</w:t>
        </w:r>
        <w:r>
          <w:t xml:space="preserve"> keywords: </w:t>
        </w:r>
        <w:r>
          <w:rPr>
            <w:rFonts w:hint="eastAsia"/>
          </w:rPr>
          <w:t>리뷰 관련 키워드</w:t>
        </w:r>
      </w:ins>
    </w:p>
    <w:p w14:paraId="6C63E448" w14:textId="072DC92D" w:rsidR="00014F50" w:rsidRDefault="00014F50" w:rsidP="00014F50">
      <w:pPr>
        <w:ind w:left="800"/>
        <w:rPr>
          <w:ins w:id="179" w:author="Kim Junhyun" w:date="2019-05-21T07:07:00Z"/>
        </w:rPr>
      </w:pPr>
      <w:ins w:id="180" w:author="Kim Junhyun" w:date="2019-05-21T07:07:00Z">
        <w:r>
          <w:rPr>
            <w:rFonts w:hint="eastAsia"/>
          </w:rPr>
          <w:t>+</w:t>
        </w:r>
        <w:r>
          <w:t xml:space="preserve"> </w:t>
        </w:r>
        <w:r>
          <w:rPr>
            <w:rFonts w:hint="eastAsia"/>
          </w:rPr>
          <w:t>s</w:t>
        </w:r>
        <w:r>
          <w:t xml:space="preserve">core: </w:t>
        </w:r>
        <w:r>
          <w:rPr>
            <w:rFonts w:hint="eastAsia"/>
          </w:rPr>
          <w:t>리뷰 긍정 평가 정도 (1</w:t>
        </w:r>
        <w:r>
          <w:t>~100)</w:t>
        </w:r>
      </w:ins>
    </w:p>
    <w:p w14:paraId="028B7029" w14:textId="246B4407" w:rsidR="00014F50" w:rsidRDefault="00014F50" w:rsidP="00014F50">
      <w:pPr>
        <w:ind w:left="800"/>
        <w:rPr>
          <w:ins w:id="181" w:author="Kim Junhyun" w:date="2019-05-21T07:07:00Z"/>
        </w:rPr>
      </w:pPr>
      <w:ins w:id="182" w:author="Kim Junhyun" w:date="2019-05-21T07:07:00Z">
        <w:r>
          <w:rPr>
            <w:rFonts w:hint="eastAsia"/>
          </w:rPr>
          <w:t>+</w:t>
        </w:r>
        <w:r>
          <w:t xml:space="preserve"> importance: </w:t>
        </w:r>
        <w:r>
          <w:rPr>
            <w:rFonts w:hint="eastAsia"/>
          </w:rPr>
          <w:t>리뷰 중요도 (</w:t>
        </w:r>
        <w:r>
          <w:t>1~100)</w:t>
        </w:r>
      </w:ins>
    </w:p>
    <w:p w14:paraId="00441AC3" w14:textId="3FB9EEDF" w:rsidR="001F662B" w:rsidRDefault="00014F50" w:rsidP="00482B51">
      <w:pPr>
        <w:ind w:left="800"/>
      </w:pPr>
      <w:ins w:id="183" w:author="Kim Junhyun" w:date="2019-05-21T07:07:00Z">
        <w:r>
          <w:rPr>
            <w:rFonts w:hint="eastAsia"/>
          </w:rPr>
          <w:t>+</w:t>
        </w:r>
        <w:r>
          <w:t xml:space="preserve"> reference: </w:t>
        </w:r>
        <w:r>
          <w:rPr>
            <w:rFonts w:hint="eastAsia"/>
          </w:rPr>
          <w:t>리뷰 출처</w:t>
        </w:r>
      </w:ins>
    </w:p>
    <w:p w14:paraId="5B0DAB90" w14:textId="77777777" w:rsidR="001F662B" w:rsidRDefault="001F662B">
      <w:r>
        <w:br w:type="page"/>
      </w:r>
    </w:p>
    <w:p w14:paraId="0C449FFA" w14:textId="21E788BD" w:rsidR="000C7457" w:rsidRDefault="001F662B" w:rsidP="001F662B">
      <w:pPr>
        <w:pStyle w:val="aa"/>
        <w:numPr>
          <w:ilvl w:val="0"/>
          <w:numId w:val="31"/>
        </w:numPr>
        <w:ind w:leftChars="0"/>
      </w:pPr>
      <w:r>
        <w:rPr>
          <w:rFonts w:hint="eastAsia"/>
        </w:rPr>
        <w:lastRenderedPageBreak/>
        <w:t>S</w:t>
      </w:r>
      <w:r>
        <w:t>equence Diagram</w:t>
      </w:r>
    </w:p>
    <w:p w14:paraId="4A7590FA" w14:textId="4ABCF15E" w:rsidR="001F662B" w:rsidRDefault="001F662B">
      <w:r>
        <w:br w:type="page"/>
      </w:r>
    </w:p>
    <w:p w14:paraId="32641570" w14:textId="118956B6" w:rsidR="006B0CF9" w:rsidRDefault="0056636E" w:rsidP="00AD34CE">
      <w:pPr>
        <w:pStyle w:val="3"/>
        <w:rPr>
          <w:noProof/>
        </w:rPr>
      </w:pPr>
      <w:bookmarkStart w:id="184" w:name="_Toc9298060"/>
      <w:bookmarkStart w:id="185" w:name="_Toc9244451"/>
      <w:bookmarkStart w:id="186" w:name="_Toc9315849"/>
      <w:r>
        <w:lastRenderedPageBreak/>
        <w:t>Recommendation</w:t>
      </w:r>
      <w:bookmarkEnd w:id="184"/>
      <w:bookmarkEnd w:id="185"/>
      <w:bookmarkEnd w:id="186"/>
    </w:p>
    <w:p w14:paraId="71D3BE99" w14:textId="77777777" w:rsidR="00696713" w:rsidRDefault="00696713" w:rsidP="00696713">
      <w:pPr>
        <w:keepNext/>
        <w:jc w:val="center"/>
      </w:pPr>
      <w:r>
        <w:rPr>
          <w:noProof/>
        </w:rPr>
        <w:drawing>
          <wp:inline distT="0" distB="0" distL="0" distR="0" wp14:anchorId="622DDADA" wp14:editId="1F43A909">
            <wp:extent cx="4667250" cy="3411279"/>
            <wp:effectExtent l="0" t="0" r="0" b="0"/>
            <wp:docPr id="25" name="그림 25" descr="C:\Users\junbb\Downloads\Frontend-class-frontend-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nbb\Downloads\Frontend-class-frontend-recommend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5593" cy="3417377"/>
                    </a:xfrm>
                    <a:prstGeom prst="rect">
                      <a:avLst/>
                    </a:prstGeom>
                    <a:noFill/>
                    <a:ln>
                      <a:noFill/>
                    </a:ln>
                  </pic:spPr>
                </pic:pic>
              </a:graphicData>
            </a:graphic>
          </wp:inline>
        </w:drawing>
      </w:r>
    </w:p>
    <w:p w14:paraId="5CD04DC5" w14:textId="5B62EC71" w:rsidR="00696713" w:rsidRDefault="00696713" w:rsidP="00696713">
      <w:pPr>
        <w:pStyle w:val="ab"/>
        <w:jc w:val="center"/>
      </w:pPr>
      <w:bookmarkStart w:id="187" w:name="_Toc9327894"/>
      <w:r>
        <w:t xml:space="preserve">Diagram </w:t>
      </w:r>
      <w:r w:rsidR="00EE26BA">
        <w:fldChar w:fldCharType="begin"/>
      </w:r>
      <w:r w:rsidR="00EE26BA">
        <w:instrText xml:space="preserve"> SEQ Diagram \* ARABIC </w:instrText>
      </w:r>
      <w:r w:rsidR="00EE26BA">
        <w:fldChar w:fldCharType="separate"/>
      </w:r>
      <w:r w:rsidR="004C6969">
        <w:rPr>
          <w:noProof/>
        </w:rPr>
        <w:t>7</w:t>
      </w:r>
      <w:r w:rsidR="00EE26BA">
        <w:rPr>
          <w:noProof/>
        </w:rPr>
        <w:fldChar w:fldCharType="end"/>
      </w:r>
      <w:r>
        <w:t>: System Architecture - Frontend – Recommendation</w:t>
      </w:r>
      <w:bookmarkEnd w:id="187"/>
    </w:p>
    <w:p w14:paraId="62AC7F85" w14:textId="77777777" w:rsidR="00696713" w:rsidRPr="00696713" w:rsidRDefault="00482B51" w:rsidP="008973A5">
      <w:pPr>
        <w:pStyle w:val="aa"/>
        <w:numPr>
          <w:ilvl w:val="0"/>
          <w:numId w:val="21"/>
        </w:numPr>
        <w:ind w:leftChars="0"/>
        <w:pPrChange w:id="188" w:author="Kim Junhyun" w:date="2019-05-21T07:07:00Z">
          <w:pPr/>
        </w:pPrChange>
      </w:pPr>
      <w:proofErr w:type="spellStart"/>
      <w:ins w:id="189" w:author="Kim Junhyun" w:date="2019-05-21T07:07:00Z">
        <w:r>
          <w:rPr>
            <w:rFonts w:hint="eastAsia"/>
          </w:rPr>
          <w:t>R</w:t>
        </w:r>
        <w:r>
          <w:t>ecommendationListPage</w:t>
        </w:r>
        <w:proofErr w:type="spellEnd"/>
        <w:r>
          <w:t xml:space="preserve"> – </w:t>
        </w:r>
        <w:r>
          <w:rPr>
            <w:rFonts w:hint="eastAsia"/>
          </w:rPr>
          <w:t>추천 카테고리 목록 페이지</w:t>
        </w:r>
        <w:r>
          <w:t xml:space="preserve"> </w:t>
        </w:r>
        <w:r>
          <w:rPr>
            <w:rFonts w:hint="eastAsia"/>
          </w:rPr>
          <w:t>객체</w:t>
        </w:r>
      </w:ins>
    </w:p>
    <w:p w14:paraId="2FD21453" w14:textId="7E47D697" w:rsidR="00482B51" w:rsidRDefault="00482B51" w:rsidP="00482B51">
      <w:pPr>
        <w:pStyle w:val="aa"/>
        <w:numPr>
          <w:ilvl w:val="1"/>
          <w:numId w:val="21"/>
        </w:numPr>
        <w:ind w:leftChars="0"/>
        <w:rPr>
          <w:ins w:id="190" w:author="Kim Junhyun" w:date="2019-05-21T07:07:00Z"/>
        </w:rPr>
      </w:pPr>
      <w:ins w:id="191" w:author="Kim Junhyun" w:date="2019-05-21T07:07:00Z">
        <w:r>
          <w:rPr>
            <w:rFonts w:hint="eastAsia"/>
          </w:rPr>
          <w:t>a</w:t>
        </w:r>
        <w:r>
          <w:t>ttributes</w:t>
        </w:r>
      </w:ins>
    </w:p>
    <w:p w14:paraId="250059E4" w14:textId="5C0F6F2C" w:rsidR="00482B51" w:rsidRDefault="00482B51" w:rsidP="00482B51">
      <w:pPr>
        <w:ind w:left="800"/>
        <w:rPr>
          <w:ins w:id="192" w:author="Kim Junhyun" w:date="2019-05-21T07:07:00Z"/>
        </w:rPr>
      </w:pPr>
      <w:ins w:id="193" w:author="Kim Junhyun" w:date="2019-05-21T07:07:00Z">
        <w:r>
          <w:rPr>
            <w:rFonts w:hint="eastAsia"/>
          </w:rPr>
          <w:t>+</w:t>
        </w:r>
        <w:r>
          <w:t xml:space="preserve"> recommendations: </w:t>
        </w:r>
        <w:r>
          <w:rPr>
            <w:rFonts w:hint="eastAsia"/>
          </w:rPr>
          <w:t>추천 카테고리 목록</w:t>
        </w:r>
      </w:ins>
    </w:p>
    <w:p w14:paraId="5728D9BA" w14:textId="01B0DEC5" w:rsidR="00482B51" w:rsidRDefault="00482B51" w:rsidP="00482B51">
      <w:pPr>
        <w:pStyle w:val="aa"/>
        <w:numPr>
          <w:ilvl w:val="1"/>
          <w:numId w:val="21"/>
        </w:numPr>
        <w:ind w:leftChars="0"/>
        <w:rPr>
          <w:ins w:id="194" w:author="Kim Junhyun" w:date="2019-05-21T07:07:00Z"/>
        </w:rPr>
      </w:pPr>
      <w:ins w:id="195" w:author="Kim Junhyun" w:date="2019-05-21T07:07:00Z">
        <w:r>
          <w:rPr>
            <w:rFonts w:hint="eastAsia"/>
          </w:rPr>
          <w:t>m</w:t>
        </w:r>
        <w:r>
          <w:t>ethods</w:t>
        </w:r>
      </w:ins>
    </w:p>
    <w:p w14:paraId="795EE5EF" w14:textId="5F6E93A0" w:rsidR="00482B51" w:rsidRDefault="00482B51" w:rsidP="00482B51">
      <w:pPr>
        <w:ind w:left="800"/>
        <w:rPr>
          <w:ins w:id="196" w:author="Kim Junhyun" w:date="2019-05-21T07:07:00Z"/>
        </w:rPr>
      </w:pPr>
      <w:ins w:id="197" w:author="Kim Junhyun" w:date="2019-05-21T07:07:00Z">
        <w:r>
          <w:rPr>
            <w:rFonts w:hint="eastAsia"/>
          </w:rPr>
          <w:t>+</w:t>
        </w:r>
        <w:r>
          <w:t xml:space="preserve"> </w:t>
        </w:r>
        <w:proofErr w:type="spellStart"/>
        <w:r>
          <w:t>getRecommendations</w:t>
        </w:r>
        <w:proofErr w:type="spellEnd"/>
        <w:r>
          <w:t>(</w:t>
        </w:r>
        <w:proofErr w:type="spellStart"/>
        <w:r>
          <w:t>user_id</w:t>
        </w:r>
        <w:proofErr w:type="spellEnd"/>
        <w:r>
          <w:t xml:space="preserve">: String): </w:t>
        </w:r>
        <w:r>
          <w:rPr>
            <w:rFonts w:hint="eastAsia"/>
          </w:rPr>
          <w:t>사용자 정보 기반으로 추천 카테고리 목록을 가져오는</w:t>
        </w:r>
        <w:r>
          <w:t xml:space="preserve"> </w:t>
        </w:r>
        <w:r>
          <w:rPr>
            <w:rFonts w:hint="eastAsia"/>
          </w:rPr>
          <w:t>메서드</w:t>
        </w:r>
      </w:ins>
    </w:p>
    <w:p w14:paraId="30224E5F" w14:textId="4C860017" w:rsidR="00482B51" w:rsidRDefault="00482B51" w:rsidP="00482B51">
      <w:pPr>
        <w:ind w:left="800"/>
        <w:rPr>
          <w:ins w:id="198" w:author="Kim Junhyun" w:date="2019-05-21T07:07:00Z"/>
        </w:rPr>
      </w:pPr>
      <w:ins w:id="199" w:author="Kim Junhyun" w:date="2019-05-21T07:07:00Z">
        <w:r>
          <w:rPr>
            <w:rFonts w:hint="eastAsia"/>
          </w:rPr>
          <w:t>+</w:t>
        </w:r>
        <w:r>
          <w:t xml:space="preserve"> </w:t>
        </w:r>
        <w:proofErr w:type="spellStart"/>
        <w:r>
          <w:t>viewRecommendation</w:t>
        </w:r>
        <w:proofErr w:type="spellEnd"/>
        <w:r>
          <w:t>(</w:t>
        </w:r>
        <w:proofErr w:type="spellStart"/>
        <w:r>
          <w:t>recommendation_id</w:t>
        </w:r>
        <w:proofErr w:type="spellEnd"/>
        <w:r>
          <w:t xml:space="preserve">: Integer): </w:t>
        </w:r>
        <w:r>
          <w:rPr>
            <w:rFonts w:hint="eastAsia"/>
          </w:rPr>
          <w:t>특정 추천 카테고리의 세부 정보를 확인하는 메서드 (</w:t>
        </w:r>
        <w:r>
          <w:t>Recommendation Page</w:t>
        </w:r>
        <w:r>
          <w:rPr>
            <w:rFonts w:hint="eastAsia"/>
          </w:rPr>
          <w:t>로 이동)</w:t>
        </w:r>
      </w:ins>
    </w:p>
    <w:p w14:paraId="08FC2062" w14:textId="4BBE5350" w:rsidR="00482B51" w:rsidRDefault="00482B51" w:rsidP="00482B51">
      <w:pPr>
        <w:pStyle w:val="aa"/>
        <w:numPr>
          <w:ilvl w:val="0"/>
          <w:numId w:val="21"/>
        </w:numPr>
        <w:ind w:leftChars="0"/>
        <w:rPr>
          <w:ins w:id="200" w:author="Kim Junhyun" w:date="2019-05-21T07:07:00Z"/>
        </w:rPr>
      </w:pPr>
      <w:proofErr w:type="spellStart"/>
      <w:ins w:id="201" w:author="Kim Junhyun" w:date="2019-05-21T07:07:00Z">
        <w:r>
          <w:rPr>
            <w:rFonts w:hint="eastAsia"/>
          </w:rPr>
          <w:t>R</w:t>
        </w:r>
        <w:r>
          <w:t>ecommendationPage</w:t>
        </w:r>
        <w:proofErr w:type="spellEnd"/>
        <w:r>
          <w:t xml:space="preserve"> – </w:t>
        </w:r>
        <w:r>
          <w:rPr>
            <w:rFonts w:hint="eastAsia"/>
          </w:rPr>
          <w:t>추천 아이템 목록 페이지 객체</w:t>
        </w:r>
      </w:ins>
    </w:p>
    <w:p w14:paraId="5F8EFF8C" w14:textId="31A5CED2" w:rsidR="00482B51" w:rsidRDefault="00482B51" w:rsidP="00482B51">
      <w:pPr>
        <w:pStyle w:val="aa"/>
        <w:numPr>
          <w:ilvl w:val="1"/>
          <w:numId w:val="21"/>
        </w:numPr>
        <w:ind w:leftChars="0"/>
        <w:rPr>
          <w:ins w:id="202" w:author="Kim Junhyun" w:date="2019-05-21T07:07:00Z"/>
        </w:rPr>
      </w:pPr>
      <w:ins w:id="203" w:author="Kim Junhyun" w:date="2019-05-21T07:07:00Z">
        <w:r>
          <w:t>attributes</w:t>
        </w:r>
      </w:ins>
    </w:p>
    <w:p w14:paraId="40FC110D" w14:textId="76E69B84" w:rsidR="00482B51" w:rsidRDefault="00482B51" w:rsidP="00482B51">
      <w:pPr>
        <w:ind w:left="800"/>
        <w:rPr>
          <w:ins w:id="204" w:author="Kim Junhyun" w:date="2019-05-21T07:07:00Z"/>
        </w:rPr>
      </w:pPr>
      <w:ins w:id="205" w:author="Kim Junhyun" w:date="2019-05-21T07:07:00Z">
        <w:r>
          <w:rPr>
            <w:rFonts w:hint="eastAsia"/>
          </w:rPr>
          <w:t>+</w:t>
        </w:r>
        <w:r>
          <w:t xml:space="preserve"> recommendation: </w:t>
        </w:r>
        <w:r>
          <w:rPr>
            <w:rFonts w:hint="eastAsia"/>
          </w:rPr>
          <w:t>현재 추천 카테고리 세부정보</w:t>
        </w:r>
      </w:ins>
    </w:p>
    <w:p w14:paraId="07E90C12" w14:textId="2CAFCD81" w:rsidR="00482B51" w:rsidRDefault="00482B51" w:rsidP="00482B51">
      <w:pPr>
        <w:ind w:left="800"/>
      </w:pPr>
      <w:ins w:id="206" w:author="Kim Junhyun" w:date="2019-05-21T07:07:00Z">
        <w:r>
          <w:rPr>
            <w:rFonts w:hint="eastAsia"/>
          </w:rPr>
          <w:lastRenderedPageBreak/>
          <w:t>+</w:t>
        </w:r>
        <w:r>
          <w:t xml:space="preserve"> </w:t>
        </w:r>
        <w:proofErr w:type="spellStart"/>
        <w:r>
          <w:t>recommended_items</w:t>
        </w:r>
        <w:proofErr w:type="spellEnd"/>
        <w:r>
          <w:t>:</w:t>
        </w:r>
      </w:ins>
      <w:r w:rsidR="0041472B">
        <w:t xml:space="preserve"> </w:t>
      </w:r>
      <w:r w:rsidR="0041472B">
        <w:rPr>
          <w:rFonts w:hint="eastAsia"/>
        </w:rPr>
        <w:t>현재 추천 카테고리를 만족하는 상품 목록</w:t>
      </w:r>
    </w:p>
    <w:p w14:paraId="6F6B97AA" w14:textId="2EAD7304" w:rsidR="0041472B" w:rsidRDefault="0041472B" w:rsidP="0041472B">
      <w:pPr>
        <w:pStyle w:val="aa"/>
        <w:numPr>
          <w:ilvl w:val="1"/>
          <w:numId w:val="21"/>
        </w:numPr>
        <w:ind w:leftChars="0"/>
      </w:pPr>
      <w:r>
        <w:rPr>
          <w:rFonts w:hint="eastAsia"/>
        </w:rPr>
        <w:t>m</w:t>
      </w:r>
      <w:r>
        <w:t>ethods</w:t>
      </w:r>
    </w:p>
    <w:p w14:paraId="4F221D25" w14:textId="3735E14D" w:rsidR="0041472B" w:rsidRDefault="0041472B" w:rsidP="0041472B">
      <w:pPr>
        <w:ind w:left="800"/>
      </w:pPr>
      <w:r>
        <w:rPr>
          <w:rFonts w:hint="eastAsia"/>
        </w:rPr>
        <w:t>+</w:t>
      </w:r>
      <w:r>
        <w:t xml:space="preserve"> </w:t>
      </w:r>
      <w:proofErr w:type="spellStart"/>
      <w:r>
        <w:t>viewItemDetail</w:t>
      </w:r>
      <w:proofErr w:type="spellEnd"/>
      <w:r>
        <w:t>(</w:t>
      </w:r>
      <w:proofErr w:type="spellStart"/>
      <w:r>
        <w:t>item_id</w:t>
      </w:r>
      <w:proofErr w:type="spellEnd"/>
      <w:r>
        <w:t xml:space="preserve">: Integer): </w:t>
      </w:r>
      <w:r>
        <w:rPr>
          <w:rFonts w:hint="eastAsia"/>
        </w:rPr>
        <w:t>상품 세부 정보 조회(</w:t>
      </w:r>
      <w:proofErr w:type="spellStart"/>
      <w:r>
        <w:rPr>
          <w:rFonts w:hint="eastAsia"/>
        </w:rPr>
        <w:t>I</w:t>
      </w:r>
      <w:r>
        <w:t>temDetail</w:t>
      </w:r>
      <w:proofErr w:type="spellEnd"/>
      <w:r>
        <w:t xml:space="preserve"> </w:t>
      </w:r>
      <w:r>
        <w:rPr>
          <w:rFonts w:hint="eastAsia"/>
        </w:rPr>
        <w:t>페이지로 이동)</w:t>
      </w:r>
    </w:p>
    <w:p w14:paraId="2911059D" w14:textId="68B47F5E" w:rsidR="0041472B" w:rsidRDefault="0041472B" w:rsidP="0041472B">
      <w:pPr>
        <w:ind w:left="800"/>
        <w:rPr>
          <w:ins w:id="207" w:author="Kim Junhyun" w:date="2019-05-21T07:07:00Z"/>
          <w:rFonts w:hint="eastAsia"/>
        </w:rPr>
      </w:pPr>
      <w:r>
        <w:rPr>
          <w:rFonts w:hint="eastAsia"/>
        </w:rPr>
        <w:t>+</w:t>
      </w:r>
      <w:r>
        <w:t xml:space="preserve"> </w:t>
      </w:r>
      <w:proofErr w:type="spellStart"/>
      <w:r>
        <w:rPr>
          <w:rFonts w:hint="eastAsia"/>
        </w:rPr>
        <w:t>g</w:t>
      </w:r>
      <w:r>
        <w:t>etItems</w:t>
      </w:r>
      <w:proofErr w:type="spellEnd"/>
      <w:r>
        <w:t>(</w:t>
      </w:r>
      <w:proofErr w:type="spellStart"/>
      <w:r>
        <w:t>recommendation_id</w:t>
      </w:r>
      <w:proofErr w:type="spellEnd"/>
      <w:r>
        <w:t xml:space="preserve">: Integer): </w:t>
      </w:r>
      <w:r>
        <w:rPr>
          <w:rFonts w:hint="eastAsia"/>
        </w:rPr>
        <w:t>상품 조회</w:t>
      </w:r>
      <w:r>
        <w:t xml:space="preserve"> </w:t>
      </w:r>
    </w:p>
    <w:p w14:paraId="08B1842B" w14:textId="4A47ED8E" w:rsidR="00482B51" w:rsidRDefault="00482B51" w:rsidP="00482B51">
      <w:pPr>
        <w:pStyle w:val="aa"/>
        <w:numPr>
          <w:ilvl w:val="0"/>
          <w:numId w:val="21"/>
        </w:numPr>
        <w:ind w:leftChars="0"/>
        <w:rPr>
          <w:ins w:id="208" w:author="Kim Junhyun" w:date="2019-05-21T07:07:00Z"/>
        </w:rPr>
      </w:pPr>
      <w:proofErr w:type="spellStart"/>
      <w:ins w:id="209" w:author="Kim Junhyun" w:date="2019-05-21T07:07:00Z">
        <w:r>
          <w:t>AuthenticatedUser</w:t>
        </w:r>
        <w:proofErr w:type="spellEnd"/>
        <w:r>
          <w:t xml:space="preserve"> – </w:t>
        </w:r>
        <w:r>
          <w:rPr>
            <w:rFonts w:hint="eastAsia"/>
          </w:rPr>
          <w:t>인증 유저 객체</w:t>
        </w:r>
      </w:ins>
    </w:p>
    <w:p w14:paraId="447140B8" w14:textId="4F795DD4" w:rsidR="00482B51" w:rsidRDefault="00482B51" w:rsidP="00482B51">
      <w:pPr>
        <w:pStyle w:val="aa"/>
        <w:numPr>
          <w:ilvl w:val="0"/>
          <w:numId w:val="21"/>
        </w:numPr>
        <w:ind w:leftChars="0"/>
      </w:pPr>
      <w:ins w:id="210" w:author="Kim Junhyun" w:date="2019-05-21T07:07:00Z">
        <w:r>
          <w:rPr>
            <w:rFonts w:hint="eastAsia"/>
          </w:rPr>
          <w:t>R</w:t>
        </w:r>
        <w:r>
          <w:t xml:space="preserve">ecommendation – </w:t>
        </w:r>
        <w:r>
          <w:rPr>
            <w:rFonts w:hint="eastAsia"/>
          </w:rPr>
          <w:t>추천 카테고리</w:t>
        </w:r>
        <w:r>
          <w:t xml:space="preserve"> </w:t>
        </w:r>
        <w:r>
          <w:rPr>
            <w:rFonts w:hint="eastAsia"/>
          </w:rPr>
          <w:t>객체</w:t>
        </w:r>
      </w:ins>
      <w:r w:rsidR="00EC6347">
        <w:rPr>
          <w:rFonts w:hint="eastAsia"/>
        </w:rPr>
        <w:t xml:space="preserve"> (D</w:t>
      </w:r>
      <w:r w:rsidR="00EC6347">
        <w:t>TO)</w:t>
      </w:r>
    </w:p>
    <w:p w14:paraId="7E115F29" w14:textId="2FE7BFA0" w:rsidR="007A6C02" w:rsidRDefault="007A6C02" w:rsidP="007A6C02">
      <w:pPr>
        <w:pStyle w:val="aa"/>
        <w:numPr>
          <w:ilvl w:val="1"/>
          <w:numId w:val="21"/>
        </w:numPr>
        <w:ind w:leftChars="0"/>
      </w:pPr>
      <w:r>
        <w:rPr>
          <w:rFonts w:hint="eastAsia"/>
        </w:rPr>
        <w:t>a</w:t>
      </w:r>
      <w:r>
        <w:t>ttributes</w:t>
      </w:r>
    </w:p>
    <w:p w14:paraId="68AF2E0C" w14:textId="42C16718" w:rsidR="007A6C02" w:rsidRDefault="007A6C02" w:rsidP="007A6C02">
      <w:pPr>
        <w:ind w:left="800"/>
      </w:pPr>
      <w:r>
        <w:rPr>
          <w:rFonts w:hint="eastAsia"/>
        </w:rPr>
        <w:t>+</w:t>
      </w:r>
      <w:r>
        <w:t xml:space="preserve"> </w:t>
      </w:r>
      <w:proofErr w:type="spellStart"/>
      <w:r>
        <w:t>recommendation_id</w:t>
      </w:r>
      <w:proofErr w:type="spellEnd"/>
      <w:r>
        <w:t xml:space="preserve">: </w:t>
      </w:r>
      <w:r>
        <w:rPr>
          <w:rFonts w:hint="eastAsia"/>
        </w:rPr>
        <w:t xml:space="preserve">추천 카테고리 </w:t>
      </w:r>
      <w:r>
        <w:t>ID (PK)</w:t>
      </w:r>
    </w:p>
    <w:p w14:paraId="109CECD9" w14:textId="632519B1" w:rsidR="007A6C02" w:rsidRDefault="007A6C02" w:rsidP="007A6C02">
      <w:pPr>
        <w:ind w:left="800"/>
      </w:pPr>
      <w:r>
        <w:rPr>
          <w:rFonts w:hint="eastAsia"/>
        </w:rPr>
        <w:t>+</w:t>
      </w:r>
      <w:r>
        <w:t xml:space="preserve"> name: </w:t>
      </w:r>
      <w:r>
        <w:rPr>
          <w:rFonts w:hint="eastAsia"/>
        </w:rPr>
        <w:t>추천 카테고리 이름</w:t>
      </w:r>
    </w:p>
    <w:p w14:paraId="2157748B" w14:textId="0940CBF2" w:rsidR="007A6C02" w:rsidRDefault="007A6C02" w:rsidP="007A6C02">
      <w:pPr>
        <w:ind w:left="800"/>
      </w:pPr>
      <w:r>
        <w:rPr>
          <w:rFonts w:hint="eastAsia"/>
        </w:rPr>
        <w:t>+</w:t>
      </w:r>
      <w:r>
        <w:t xml:space="preserve"> description: </w:t>
      </w:r>
      <w:r>
        <w:rPr>
          <w:rFonts w:hint="eastAsia"/>
        </w:rPr>
        <w:t>카테고리 설명</w:t>
      </w:r>
    </w:p>
    <w:p w14:paraId="15DCC60D" w14:textId="425580CC" w:rsidR="007A6C02" w:rsidRDefault="007A6C02" w:rsidP="007A6C02">
      <w:pPr>
        <w:ind w:left="800"/>
      </w:pPr>
      <w:r>
        <w:rPr>
          <w:rFonts w:hint="eastAsia"/>
        </w:rPr>
        <w:t>+</w:t>
      </w:r>
      <w:r>
        <w:t xml:space="preserve"> </w:t>
      </w:r>
      <w:r>
        <w:rPr>
          <w:rFonts w:hint="eastAsia"/>
        </w:rPr>
        <w:t>a</w:t>
      </w:r>
      <w:r>
        <w:t xml:space="preserve">uthor: </w:t>
      </w:r>
      <w:r>
        <w:rPr>
          <w:rFonts w:hint="eastAsia"/>
        </w:rPr>
        <w:t>작성자</w:t>
      </w:r>
    </w:p>
    <w:p w14:paraId="653ADA30" w14:textId="6393D878" w:rsidR="007A6C02" w:rsidRDefault="007A6C02" w:rsidP="007A6C02">
      <w:pPr>
        <w:ind w:left="800"/>
      </w:pPr>
      <w:r>
        <w:rPr>
          <w:rFonts w:hint="eastAsia"/>
        </w:rPr>
        <w:t>+</w:t>
      </w:r>
      <w:r>
        <w:t xml:space="preserve"> keywords: </w:t>
      </w:r>
      <w:r>
        <w:rPr>
          <w:rFonts w:hint="eastAsia"/>
        </w:rPr>
        <w:t>추천 카테고리에 포함되어 있는 키워드</w:t>
      </w:r>
    </w:p>
    <w:p w14:paraId="39E45873" w14:textId="00FD5923" w:rsidR="007A6C02" w:rsidRDefault="007A6C02" w:rsidP="007A6C02">
      <w:pPr>
        <w:ind w:left="800"/>
        <w:rPr>
          <w:ins w:id="211" w:author="Kim Junhyun" w:date="2019-05-21T07:07:00Z"/>
          <w:rFonts w:hint="eastAsia"/>
        </w:rPr>
      </w:pPr>
      <w:r>
        <w:rPr>
          <w:rFonts w:hint="eastAsia"/>
        </w:rPr>
        <w:t>+</w:t>
      </w:r>
      <w:r>
        <w:t xml:space="preserve"> </w:t>
      </w:r>
      <w:proofErr w:type="spellStart"/>
      <w:r>
        <w:t>img_src</w:t>
      </w:r>
      <w:proofErr w:type="spellEnd"/>
      <w:r>
        <w:t xml:space="preserve">: </w:t>
      </w:r>
      <w:r>
        <w:rPr>
          <w:rFonts w:hint="eastAsia"/>
        </w:rPr>
        <w:t>추천 카테고리 썸네일 이미지 주소</w:t>
      </w:r>
    </w:p>
    <w:p w14:paraId="4C3CFE5C" w14:textId="128C0F5B" w:rsidR="00482B51" w:rsidRDefault="00482B51" w:rsidP="00482B51">
      <w:pPr>
        <w:pStyle w:val="aa"/>
        <w:numPr>
          <w:ilvl w:val="0"/>
          <w:numId w:val="21"/>
        </w:numPr>
        <w:ind w:leftChars="0"/>
        <w:rPr>
          <w:ins w:id="212" w:author="Kim Junhyun" w:date="2019-05-21T07:07:00Z"/>
        </w:rPr>
      </w:pPr>
      <w:ins w:id="213" w:author="Kim Junhyun" w:date="2019-05-21T07:07:00Z">
        <w:r>
          <w:rPr>
            <w:rFonts w:hint="eastAsia"/>
          </w:rPr>
          <w:t>I</w:t>
        </w:r>
        <w:r>
          <w:t xml:space="preserve">tem – </w:t>
        </w:r>
        <w:r>
          <w:rPr>
            <w:rFonts w:hint="eastAsia"/>
          </w:rPr>
          <w:t>상품 객체</w:t>
        </w:r>
        <w:r>
          <w:rPr>
            <w:rStyle w:val="af7"/>
          </w:rPr>
          <w:footnoteReference w:id="5"/>
        </w:r>
      </w:ins>
      <w:r w:rsidR="00EC6347">
        <w:rPr>
          <w:rFonts w:hint="eastAsia"/>
        </w:rPr>
        <w:t xml:space="preserve"> </w:t>
      </w:r>
      <w:r w:rsidR="00EC6347">
        <w:t>(DTO)</w:t>
      </w:r>
    </w:p>
    <w:p w14:paraId="790D5D96" w14:textId="08AF617A" w:rsidR="00482B51" w:rsidRPr="00696713" w:rsidRDefault="00482B51" w:rsidP="00482B51">
      <w:pPr>
        <w:ind w:left="760"/>
        <w:rPr>
          <w:ins w:id="215" w:author="Kim Junhyun" w:date="2019-05-21T07:07:00Z"/>
        </w:rPr>
      </w:pPr>
    </w:p>
    <w:p w14:paraId="44973331" w14:textId="01A1E77A" w:rsidR="006B0CF9" w:rsidRDefault="0056636E" w:rsidP="00AD34CE">
      <w:pPr>
        <w:pStyle w:val="3"/>
      </w:pPr>
      <w:bookmarkStart w:id="216" w:name="_Toc9298061"/>
      <w:bookmarkStart w:id="217" w:name="_Toc9244452"/>
      <w:bookmarkStart w:id="218" w:name="_Toc9315850"/>
      <w:proofErr w:type="spellStart"/>
      <w:r>
        <w:lastRenderedPageBreak/>
        <w:t>Mypage</w:t>
      </w:r>
      <w:bookmarkEnd w:id="216"/>
      <w:bookmarkEnd w:id="217"/>
      <w:bookmarkEnd w:id="218"/>
      <w:proofErr w:type="spellEnd"/>
    </w:p>
    <w:p w14:paraId="52E8D683" w14:textId="40439B4B" w:rsidR="0056521E" w:rsidRDefault="0056521E" w:rsidP="0056521E">
      <w:pPr>
        <w:keepNext/>
        <w:jc w:val="center"/>
      </w:pPr>
      <w:r>
        <w:rPr>
          <w:noProof/>
        </w:rPr>
        <w:drawing>
          <wp:inline distT="0" distB="0" distL="0" distR="0" wp14:anchorId="72594DDA" wp14:editId="690F251B">
            <wp:extent cx="4179415" cy="4511606"/>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bb\Downloads\Frontend-class-frontend-mypag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179415" cy="4511606"/>
                    </a:xfrm>
                    <a:prstGeom prst="rect">
                      <a:avLst/>
                    </a:prstGeom>
                    <a:noFill/>
                    <a:ln>
                      <a:noFill/>
                    </a:ln>
                  </pic:spPr>
                </pic:pic>
              </a:graphicData>
            </a:graphic>
          </wp:inline>
        </w:drawing>
      </w:r>
    </w:p>
    <w:p w14:paraId="3B39F09D" w14:textId="08AB9731" w:rsidR="0056521E" w:rsidRPr="0056521E" w:rsidRDefault="0056521E" w:rsidP="0056521E">
      <w:pPr>
        <w:pStyle w:val="ab"/>
        <w:jc w:val="center"/>
      </w:pPr>
      <w:bookmarkStart w:id="219" w:name="_Toc9327895"/>
      <w:r>
        <w:t xml:space="preserve">Diagram </w:t>
      </w:r>
      <w:r w:rsidR="00EE26BA">
        <w:fldChar w:fldCharType="begin"/>
      </w:r>
      <w:r w:rsidR="00EE26BA">
        <w:instrText xml:space="preserve"> SEQ Diagram \* ARABIC </w:instrText>
      </w:r>
      <w:r w:rsidR="00EE26BA">
        <w:fldChar w:fldCharType="separate"/>
      </w:r>
      <w:r w:rsidR="004C6969">
        <w:rPr>
          <w:noProof/>
        </w:rPr>
        <w:t>8</w:t>
      </w:r>
      <w:r w:rsidR="00EE26BA">
        <w:rPr>
          <w:noProof/>
        </w:rPr>
        <w:fldChar w:fldCharType="end"/>
      </w:r>
      <w:r>
        <w:t xml:space="preserve">: System Architecture - Frontend </w:t>
      </w:r>
      <w:del w:id="220" w:author="Kim Junhyun" w:date="2019-05-21T07:07:00Z">
        <w:r>
          <w:delText>-</w:delText>
        </w:r>
      </w:del>
      <w:ins w:id="221" w:author="Kim Junhyun" w:date="2019-05-21T07:07:00Z">
        <w:r w:rsidR="00DA13C2">
          <w:t>–</w:t>
        </w:r>
      </w:ins>
      <w:r>
        <w:t xml:space="preserve"> </w:t>
      </w:r>
      <w:proofErr w:type="spellStart"/>
      <w:r>
        <w:t>Mypage</w:t>
      </w:r>
      <w:bookmarkEnd w:id="219"/>
      <w:proofErr w:type="spellEnd"/>
    </w:p>
    <w:p w14:paraId="38305841" w14:textId="77777777" w:rsidR="00267256" w:rsidRPr="00267256" w:rsidRDefault="00267256" w:rsidP="00267256">
      <w:pPr>
        <w:rPr>
          <w:ins w:id="222" w:author="Kim Junhyun" w:date="2019-05-21T07:07:00Z"/>
        </w:rPr>
      </w:pPr>
    </w:p>
    <w:p w14:paraId="224B0380" w14:textId="20111DCF" w:rsidR="00DA13C2" w:rsidRDefault="00DA13C2" w:rsidP="00DA13C2">
      <w:pPr>
        <w:pStyle w:val="aa"/>
        <w:numPr>
          <w:ilvl w:val="0"/>
          <w:numId w:val="22"/>
        </w:numPr>
        <w:ind w:leftChars="0"/>
        <w:rPr>
          <w:ins w:id="223" w:author="Kim Junhyun" w:date="2019-05-21T07:07:00Z"/>
        </w:rPr>
      </w:pPr>
      <w:proofErr w:type="spellStart"/>
      <w:ins w:id="224" w:author="Kim Junhyun" w:date="2019-05-21T07:07:00Z">
        <w:r>
          <w:t>Mypage</w:t>
        </w:r>
        <w:proofErr w:type="spellEnd"/>
        <w:r>
          <w:t xml:space="preserve"> – </w:t>
        </w:r>
        <w:r>
          <w:rPr>
            <w:rFonts w:hint="eastAsia"/>
          </w:rPr>
          <w:t>마이페이지 객체</w:t>
        </w:r>
      </w:ins>
    </w:p>
    <w:p w14:paraId="6663E938" w14:textId="5883B624" w:rsidR="00DA13C2" w:rsidRDefault="00DA13C2" w:rsidP="00DA13C2">
      <w:pPr>
        <w:pStyle w:val="aa"/>
        <w:numPr>
          <w:ilvl w:val="1"/>
          <w:numId w:val="22"/>
        </w:numPr>
        <w:ind w:leftChars="0"/>
        <w:rPr>
          <w:ins w:id="225" w:author="Kim Junhyun" w:date="2019-05-21T07:07:00Z"/>
        </w:rPr>
      </w:pPr>
      <w:ins w:id="226" w:author="Kim Junhyun" w:date="2019-05-21T07:07:00Z">
        <w:r>
          <w:t>attributes</w:t>
        </w:r>
      </w:ins>
    </w:p>
    <w:p w14:paraId="4FEF6CA7" w14:textId="66EDBFBE" w:rsidR="00DA13C2" w:rsidRDefault="00DA13C2" w:rsidP="00DA13C2">
      <w:pPr>
        <w:ind w:left="760"/>
        <w:rPr>
          <w:ins w:id="227" w:author="Kim Junhyun" w:date="2019-05-21T07:07:00Z"/>
        </w:rPr>
      </w:pPr>
      <w:ins w:id="228" w:author="Kim Junhyun" w:date="2019-05-21T07:07:00Z">
        <w:r>
          <w:t xml:space="preserve">+ bookmarks: </w:t>
        </w:r>
        <w:r>
          <w:rPr>
            <w:rFonts w:hint="eastAsia"/>
          </w:rPr>
          <w:t>사용자가 추가한</w:t>
        </w:r>
        <w:r>
          <w:t xml:space="preserve"> </w:t>
        </w:r>
        <w:r>
          <w:rPr>
            <w:rFonts w:hint="eastAsia"/>
          </w:rPr>
          <w:t>북마크 목록</w:t>
        </w:r>
      </w:ins>
    </w:p>
    <w:p w14:paraId="49E1C898" w14:textId="015933E4" w:rsidR="00DA13C2" w:rsidRDefault="00DA13C2" w:rsidP="00DA13C2">
      <w:pPr>
        <w:ind w:left="760"/>
        <w:rPr>
          <w:ins w:id="229" w:author="Kim Junhyun" w:date="2019-05-21T07:07:00Z"/>
        </w:rPr>
      </w:pPr>
      <w:ins w:id="230" w:author="Kim Junhyun" w:date="2019-05-21T07:07:00Z">
        <w:r>
          <w:rPr>
            <w:rFonts w:hint="eastAsia"/>
          </w:rPr>
          <w:t>+</w:t>
        </w:r>
        <w:r>
          <w:t xml:space="preserve"> reviews: </w:t>
        </w:r>
        <w:r>
          <w:rPr>
            <w:rFonts w:hint="eastAsia"/>
          </w:rPr>
          <w:t>사용자가 작성한 리뷰 목록</w:t>
        </w:r>
      </w:ins>
    </w:p>
    <w:p w14:paraId="56285378" w14:textId="3F1C4D71" w:rsidR="00DA13C2" w:rsidRDefault="00DA13C2" w:rsidP="00DA13C2">
      <w:pPr>
        <w:pStyle w:val="aa"/>
        <w:numPr>
          <w:ilvl w:val="1"/>
          <w:numId w:val="22"/>
        </w:numPr>
        <w:ind w:leftChars="0"/>
        <w:rPr>
          <w:ins w:id="231" w:author="Kim Junhyun" w:date="2019-05-21T07:07:00Z"/>
        </w:rPr>
      </w:pPr>
      <w:ins w:id="232" w:author="Kim Junhyun" w:date="2019-05-21T07:07:00Z">
        <w:r>
          <w:rPr>
            <w:rFonts w:hint="eastAsia"/>
          </w:rPr>
          <w:t>m</w:t>
        </w:r>
        <w:r>
          <w:t>ethods</w:t>
        </w:r>
      </w:ins>
    </w:p>
    <w:p w14:paraId="6B0DB96D" w14:textId="77777777" w:rsidR="000142DC" w:rsidRDefault="00DA13C2" w:rsidP="000142DC">
      <w:pPr>
        <w:ind w:left="800"/>
        <w:rPr>
          <w:ins w:id="233" w:author="Kim Junhyun" w:date="2019-05-21T07:07:00Z"/>
        </w:rPr>
      </w:pPr>
      <w:ins w:id="234" w:author="Kim Junhyun" w:date="2019-05-21T07:07:00Z">
        <w:r>
          <w:t xml:space="preserve">+ </w:t>
        </w:r>
        <w:proofErr w:type="spellStart"/>
        <w:r>
          <w:t>removeBookmark</w:t>
        </w:r>
        <w:proofErr w:type="spellEnd"/>
        <w:r>
          <w:t>(</w:t>
        </w:r>
        <w:proofErr w:type="spellStart"/>
        <w:r w:rsidR="000142DC">
          <w:t>bookmark_id</w:t>
        </w:r>
        <w:proofErr w:type="spellEnd"/>
        <w:r w:rsidR="000142DC">
          <w:t>: Integer)</w:t>
        </w:r>
        <w:r w:rsidR="000142DC">
          <w:rPr>
            <w:rFonts w:hint="eastAsia"/>
          </w:rPr>
          <w:t>:</w:t>
        </w:r>
        <w:r w:rsidR="000142DC">
          <w:t xml:space="preserve"> </w:t>
        </w:r>
        <w:r w:rsidR="000142DC">
          <w:rPr>
            <w:rFonts w:hint="eastAsia"/>
          </w:rPr>
          <w:t>추가한 북마크를 삭제하는 메소드</w:t>
        </w:r>
      </w:ins>
    </w:p>
    <w:p w14:paraId="55E79F43" w14:textId="77777777" w:rsidR="000142DC" w:rsidRDefault="000142DC" w:rsidP="000142DC">
      <w:pPr>
        <w:ind w:left="800"/>
        <w:rPr>
          <w:ins w:id="235" w:author="Kim Junhyun" w:date="2019-05-21T07:07:00Z"/>
        </w:rPr>
      </w:pPr>
      <w:ins w:id="236" w:author="Kim Junhyun" w:date="2019-05-21T07:07:00Z">
        <w:r>
          <w:t xml:space="preserve">+ </w:t>
        </w:r>
        <w:proofErr w:type="spellStart"/>
        <w:r>
          <w:rPr>
            <w:rFonts w:hint="eastAsia"/>
          </w:rPr>
          <w:t>e</w:t>
        </w:r>
        <w:r>
          <w:t>ditReview</w:t>
        </w:r>
        <w:proofErr w:type="spellEnd"/>
        <w:r>
          <w:t>(</w:t>
        </w:r>
        <w:proofErr w:type="spellStart"/>
        <w:r>
          <w:t>review_id</w:t>
        </w:r>
        <w:proofErr w:type="spellEnd"/>
        <w:r>
          <w:t>: Integer)</w:t>
        </w:r>
        <w:r>
          <w:rPr>
            <w:rFonts w:hint="eastAsia"/>
          </w:rPr>
          <w:t>:</w:t>
        </w:r>
        <w:r>
          <w:t xml:space="preserve"> </w:t>
        </w:r>
        <w:r>
          <w:rPr>
            <w:rFonts w:hint="eastAsia"/>
          </w:rPr>
          <w:t>사용자가 작성한 리뷰를 수정하는 메소드</w:t>
        </w:r>
      </w:ins>
    </w:p>
    <w:p w14:paraId="51087D85" w14:textId="77F45856" w:rsidR="000142DC" w:rsidRDefault="000142DC" w:rsidP="000142DC">
      <w:pPr>
        <w:ind w:left="800"/>
        <w:rPr>
          <w:ins w:id="237" w:author="Kim Junhyun" w:date="2019-05-21T07:07:00Z"/>
        </w:rPr>
      </w:pPr>
      <w:ins w:id="238" w:author="Kim Junhyun" w:date="2019-05-21T07:07:00Z">
        <w:r>
          <w:lastRenderedPageBreak/>
          <w:t xml:space="preserve">+ </w:t>
        </w:r>
        <w:proofErr w:type="spellStart"/>
        <w:r>
          <w:rPr>
            <w:rFonts w:hint="eastAsia"/>
          </w:rPr>
          <w:t>r</w:t>
        </w:r>
        <w:r>
          <w:t>emoveReview</w:t>
        </w:r>
        <w:proofErr w:type="spellEnd"/>
        <w:r>
          <w:t>(</w:t>
        </w:r>
        <w:proofErr w:type="spellStart"/>
        <w:r>
          <w:t>review_id</w:t>
        </w:r>
        <w:proofErr w:type="spellEnd"/>
        <w:r>
          <w:t>: Integer)</w:t>
        </w:r>
        <w:r>
          <w:rPr>
            <w:rFonts w:hint="eastAsia"/>
          </w:rPr>
          <w:t>:</w:t>
        </w:r>
        <w:r>
          <w:t xml:space="preserve"> </w:t>
        </w:r>
        <w:r>
          <w:rPr>
            <w:rFonts w:hint="eastAsia"/>
          </w:rPr>
          <w:t>사용자가 작성한 리뷰를 삭제하는 메소드</w:t>
        </w:r>
      </w:ins>
    </w:p>
    <w:p w14:paraId="1A16F68E" w14:textId="73252E55" w:rsidR="000142DC" w:rsidRDefault="000142DC" w:rsidP="000142DC">
      <w:pPr>
        <w:ind w:left="800"/>
        <w:rPr>
          <w:ins w:id="239" w:author="Kim Junhyun" w:date="2019-05-21T07:07:00Z"/>
        </w:rPr>
      </w:pPr>
      <w:ins w:id="240" w:author="Kim Junhyun" w:date="2019-05-21T07:07:00Z">
        <w:r>
          <w:rPr>
            <w:rFonts w:hint="eastAsia"/>
          </w:rPr>
          <w:t>+</w:t>
        </w:r>
        <w:r>
          <w:t xml:space="preserve"> </w:t>
        </w:r>
        <w:proofErr w:type="spellStart"/>
        <w:r>
          <w:rPr>
            <w:rFonts w:hint="eastAsia"/>
          </w:rPr>
          <w:t>g</w:t>
        </w:r>
        <w:r>
          <w:t>etReviews</w:t>
        </w:r>
        <w:proofErr w:type="spellEnd"/>
        <w:r>
          <w:t>(</w:t>
        </w:r>
        <w:proofErr w:type="spellStart"/>
        <w:r>
          <w:t>user_id</w:t>
        </w:r>
        <w:proofErr w:type="spellEnd"/>
        <w:r>
          <w:t xml:space="preserve">: String) </w:t>
        </w:r>
        <w:r>
          <w:rPr>
            <w:rFonts w:hint="eastAsia"/>
          </w:rPr>
          <w:t>사용자가 작성한 리뷰를 가져오는 메소드</w:t>
        </w:r>
      </w:ins>
    </w:p>
    <w:p w14:paraId="746F6EE2" w14:textId="6B82DFA7" w:rsidR="000142DC" w:rsidRDefault="000142DC" w:rsidP="000142DC">
      <w:pPr>
        <w:ind w:left="800"/>
      </w:pPr>
      <w:ins w:id="241" w:author="Kim Junhyun" w:date="2019-05-21T07:07:00Z">
        <w:r>
          <w:rPr>
            <w:rFonts w:hint="eastAsia"/>
          </w:rPr>
          <w:t>+</w:t>
        </w:r>
        <w:r>
          <w:t xml:space="preserve"> </w:t>
        </w:r>
        <w:proofErr w:type="spellStart"/>
        <w:r>
          <w:t>getBookmarks</w:t>
        </w:r>
        <w:proofErr w:type="spellEnd"/>
        <w:r>
          <w:t>(</w:t>
        </w:r>
        <w:proofErr w:type="spellStart"/>
        <w:r>
          <w:t>user_id</w:t>
        </w:r>
        <w:proofErr w:type="spellEnd"/>
        <w:r>
          <w:t xml:space="preserve">: String) </w:t>
        </w:r>
        <w:r>
          <w:rPr>
            <w:rFonts w:hint="eastAsia"/>
          </w:rPr>
          <w:t>사용자가 추가한 모든 북마크 목록을 가져오는 메소드</w:t>
        </w:r>
      </w:ins>
    </w:p>
    <w:p w14:paraId="16CAF50B" w14:textId="6CED15D7" w:rsidR="002C59AC" w:rsidRDefault="002C59AC" w:rsidP="002C59AC">
      <w:pPr>
        <w:pStyle w:val="aa"/>
        <w:numPr>
          <w:ilvl w:val="0"/>
          <w:numId w:val="22"/>
        </w:numPr>
        <w:ind w:leftChars="0"/>
      </w:pPr>
      <w:proofErr w:type="spellStart"/>
      <w:r>
        <w:t>AuthenticatedUser</w:t>
      </w:r>
      <w:proofErr w:type="spellEnd"/>
      <w:r>
        <w:t xml:space="preserve">: </w:t>
      </w:r>
      <w:r>
        <w:rPr>
          <w:rFonts w:hint="eastAsia"/>
        </w:rPr>
        <w:t>인증 유저 객체</w:t>
      </w:r>
    </w:p>
    <w:p w14:paraId="5E6BB7AA" w14:textId="6303F4EA" w:rsidR="002C59AC" w:rsidRDefault="002C59AC" w:rsidP="002C59AC">
      <w:pPr>
        <w:pStyle w:val="aa"/>
        <w:numPr>
          <w:ilvl w:val="0"/>
          <w:numId w:val="22"/>
        </w:numPr>
        <w:ind w:leftChars="0"/>
      </w:pPr>
      <w:r>
        <w:rPr>
          <w:rFonts w:hint="eastAsia"/>
        </w:rPr>
        <w:t>B</w:t>
      </w:r>
      <w:r>
        <w:t xml:space="preserve">ookmark: </w:t>
      </w:r>
      <w:r>
        <w:rPr>
          <w:rFonts w:hint="eastAsia"/>
        </w:rPr>
        <w:t>상품 북마크 객체</w:t>
      </w:r>
      <w:r w:rsidR="00EC6347">
        <w:rPr>
          <w:rFonts w:hint="eastAsia"/>
        </w:rPr>
        <w:t xml:space="preserve"> </w:t>
      </w:r>
      <w:r w:rsidR="00EC6347">
        <w:t>(DTO)</w:t>
      </w:r>
    </w:p>
    <w:p w14:paraId="71C52F06" w14:textId="4FA49671" w:rsidR="002C59AC" w:rsidRDefault="002C59AC" w:rsidP="002C59AC">
      <w:pPr>
        <w:pStyle w:val="aa"/>
        <w:numPr>
          <w:ilvl w:val="1"/>
          <w:numId w:val="22"/>
        </w:numPr>
        <w:ind w:leftChars="0"/>
      </w:pPr>
      <w:r>
        <w:rPr>
          <w:rFonts w:hint="eastAsia"/>
        </w:rPr>
        <w:t>a</w:t>
      </w:r>
      <w:r>
        <w:t>ttributes</w:t>
      </w:r>
    </w:p>
    <w:p w14:paraId="782C4D41" w14:textId="630FDFB5" w:rsidR="00EC6347" w:rsidRDefault="00EC6347" w:rsidP="00EC6347">
      <w:pPr>
        <w:ind w:left="800"/>
        <w:rPr>
          <w:rFonts w:hint="eastAsia"/>
        </w:rPr>
      </w:pPr>
      <w:r>
        <w:rPr>
          <w:rFonts w:hint="eastAsia"/>
        </w:rPr>
        <w:t>+</w:t>
      </w:r>
      <w:r>
        <w:t xml:space="preserve"> </w:t>
      </w:r>
      <w:proofErr w:type="spellStart"/>
      <w:r>
        <w:t>bookmark_id</w:t>
      </w:r>
      <w:proofErr w:type="spellEnd"/>
      <w:r>
        <w:t xml:space="preserve">: </w:t>
      </w:r>
      <w:r>
        <w:rPr>
          <w:rFonts w:hint="eastAsia"/>
        </w:rPr>
        <w:t>북마크 I</w:t>
      </w:r>
      <w:r>
        <w:t xml:space="preserve">D </w:t>
      </w:r>
      <w:r>
        <w:rPr>
          <w:rFonts w:hint="eastAsia"/>
        </w:rPr>
        <w:t>(</w:t>
      </w:r>
      <w:r>
        <w:t>PK)</w:t>
      </w:r>
    </w:p>
    <w:p w14:paraId="2F92D4D1" w14:textId="7DF3EB4E" w:rsidR="002C59AC" w:rsidRDefault="002C59AC" w:rsidP="002C59AC">
      <w:pPr>
        <w:ind w:left="800"/>
      </w:pPr>
      <w:r>
        <w:rPr>
          <w:rFonts w:hint="eastAsia"/>
        </w:rPr>
        <w:t>+</w:t>
      </w:r>
      <w:r>
        <w:t xml:space="preserve"> </w:t>
      </w:r>
      <w:proofErr w:type="spellStart"/>
      <w:r>
        <w:t>item_id</w:t>
      </w:r>
      <w:proofErr w:type="spellEnd"/>
      <w:r>
        <w:t xml:space="preserve">: </w:t>
      </w:r>
      <w:r>
        <w:rPr>
          <w:rFonts w:hint="eastAsia"/>
        </w:rPr>
        <w:t xml:space="preserve">상품 </w:t>
      </w:r>
      <w:r>
        <w:t>ID</w:t>
      </w:r>
    </w:p>
    <w:p w14:paraId="3645AF1D" w14:textId="4E93B86C" w:rsidR="005F1DF2" w:rsidRDefault="002C59AC" w:rsidP="005F1DF2">
      <w:pPr>
        <w:ind w:left="800"/>
      </w:pPr>
      <w:r>
        <w:rPr>
          <w:rFonts w:hint="eastAsia"/>
        </w:rPr>
        <w:t>+</w:t>
      </w:r>
      <w:r>
        <w:t xml:space="preserve"> </w:t>
      </w:r>
      <w:proofErr w:type="spellStart"/>
      <w:r w:rsidR="005F1DF2">
        <w:t>user_id</w:t>
      </w:r>
      <w:proofErr w:type="spellEnd"/>
      <w:r w:rsidR="005F1DF2">
        <w:t xml:space="preserve">: </w:t>
      </w:r>
      <w:r w:rsidR="005F1DF2">
        <w:rPr>
          <w:rFonts w:hint="eastAsia"/>
        </w:rPr>
        <w:t xml:space="preserve">사용자 </w:t>
      </w:r>
      <w:r w:rsidR="005F1DF2">
        <w:t>ID</w:t>
      </w:r>
    </w:p>
    <w:p w14:paraId="1416F72E" w14:textId="1A7C7C23" w:rsidR="005F1DF2" w:rsidRDefault="005F1DF2" w:rsidP="005F1DF2">
      <w:pPr>
        <w:ind w:left="800"/>
      </w:pPr>
      <w:r>
        <w:rPr>
          <w:rFonts w:hint="eastAsia"/>
        </w:rPr>
        <w:t>+</w:t>
      </w:r>
      <w:r>
        <w:t xml:space="preserve"> </w:t>
      </w:r>
      <w:proofErr w:type="spellStart"/>
      <w:r>
        <w:t>add_date</w:t>
      </w:r>
      <w:proofErr w:type="spellEnd"/>
      <w:r>
        <w:t xml:space="preserve">: </w:t>
      </w:r>
      <w:r>
        <w:rPr>
          <w:rFonts w:hint="eastAsia"/>
        </w:rPr>
        <w:t>추가된 일자</w:t>
      </w:r>
    </w:p>
    <w:p w14:paraId="34B307EF" w14:textId="0609A0AF" w:rsidR="005F1DF2" w:rsidRPr="00DA13C2" w:rsidRDefault="005F1DF2" w:rsidP="005F1DF2">
      <w:pPr>
        <w:pStyle w:val="aa"/>
        <w:numPr>
          <w:ilvl w:val="0"/>
          <w:numId w:val="22"/>
        </w:numPr>
        <w:ind w:leftChars="0"/>
        <w:rPr>
          <w:ins w:id="242" w:author="Kim Junhyun" w:date="2019-05-21T07:07:00Z"/>
          <w:rFonts w:hint="eastAsia"/>
        </w:rPr>
      </w:pPr>
      <w:r>
        <w:rPr>
          <w:rFonts w:hint="eastAsia"/>
        </w:rPr>
        <w:t>R</w:t>
      </w:r>
      <w:r>
        <w:t xml:space="preserve">eview: </w:t>
      </w:r>
      <w:r>
        <w:rPr>
          <w:rFonts w:hint="eastAsia"/>
        </w:rPr>
        <w:t xml:space="preserve">리뷰 객체 </w:t>
      </w:r>
      <w:r>
        <w:t>(DTO)</w:t>
      </w:r>
      <w:r>
        <w:rPr>
          <w:rStyle w:val="af7"/>
        </w:rPr>
        <w:footnoteReference w:id="6"/>
      </w:r>
    </w:p>
    <w:p w14:paraId="7793BFE8" w14:textId="77777777" w:rsidR="0056636E" w:rsidRDefault="0056636E" w:rsidP="00AD34CE">
      <w:pPr>
        <w:pStyle w:val="3"/>
      </w:pPr>
      <w:bookmarkStart w:id="243" w:name="_Toc9298062"/>
      <w:bookmarkStart w:id="244" w:name="_Toc9244453"/>
      <w:bookmarkStart w:id="245" w:name="_Toc9315851"/>
      <w:r>
        <w:lastRenderedPageBreak/>
        <w:t>Search</w:t>
      </w:r>
      <w:bookmarkEnd w:id="243"/>
      <w:bookmarkEnd w:id="244"/>
      <w:bookmarkEnd w:id="245"/>
    </w:p>
    <w:p w14:paraId="671E9FD5" w14:textId="77777777" w:rsidR="00CD6E74" w:rsidRDefault="00CD6E74" w:rsidP="00CD6E74">
      <w:pPr>
        <w:keepNext/>
        <w:ind w:left="400"/>
        <w:jc w:val="center"/>
        <w:rPr>
          <w:ins w:id="246" w:author="Kim Junhyun" w:date="2019-05-21T07:07:00Z"/>
        </w:rPr>
      </w:pPr>
      <w:ins w:id="247" w:author="Kim Junhyun" w:date="2019-05-21T07:07:00Z">
        <w:r>
          <w:rPr>
            <w:noProof/>
          </w:rPr>
          <w:drawing>
            <wp:inline distT="0" distB="0" distL="0" distR="0" wp14:anchorId="2C17C0CF" wp14:editId="24CF1A9D">
              <wp:extent cx="3248025" cy="41719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48025" cy="4171950"/>
                      </a:xfrm>
                      <a:prstGeom prst="rect">
                        <a:avLst/>
                      </a:prstGeom>
                      <a:noFill/>
                      <a:ln>
                        <a:noFill/>
                      </a:ln>
                    </pic:spPr>
                  </pic:pic>
                </a:graphicData>
              </a:graphic>
            </wp:inline>
          </w:drawing>
        </w:r>
      </w:ins>
    </w:p>
    <w:p w14:paraId="043040AE" w14:textId="59EDDEB5" w:rsidR="002C59AC" w:rsidRDefault="00CD6E74" w:rsidP="002C59AC">
      <w:pPr>
        <w:pStyle w:val="ab"/>
        <w:jc w:val="center"/>
      </w:pPr>
      <w:bookmarkStart w:id="248" w:name="_Toc9327896"/>
      <w:ins w:id="249" w:author="Kim Junhyun" w:date="2019-05-21T07:07:00Z">
        <w:r>
          <w:t xml:space="preserve">Diagram </w:t>
        </w:r>
        <w:r w:rsidR="002C59AC">
          <w:fldChar w:fldCharType="begin"/>
        </w:r>
        <w:r w:rsidR="002C59AC">
          <w:instrText xml:space="preserve"> SEQ Diagram \* ARABIC </w:instrText>
        </w:r>
        <w:r w:rsidR="002C59AC">
          <w:fldChar w:fldCharType="separate"/>
        </w:r>
      </w:ins>
      <w:r w:rsidR="004C6969">
        <w:rPr>
          <w:noProof/>
        </w:rPr>
        <w:t>9</w:t>
      </w:r>
      <w:ins w:id="250" w:author="Kim Junhyun" w:date="2019-05-21T07:07:00Z">
        <w:r w:rsidR="002C59AC">
          <w:rPr>
            <w:noProof/>
          </w:rPr>
          <w:fldChar w:fldCharType="end"/>
        </w:r>
        <w:r>
          <w:t>: System Architecture - Frontend- Search</w:t>
        </w:r>
      </w:ins>
      <w:bookmarkEnd w:id="248"/>
    </w:p>
    <w:p w14:paraId="7C14D74E" w14:textId="722228D5" w:rsidR="002C59AC" w:rsidRDefault="002C59AC" w:rsidP="002C59AC">
      <w:pPr>
        <w:pStyle w:val="aa"/>
        <w:numPr>
          <w:ilvl w:val="0"/>
          <w:numId w:val="29"/>
        </w:numPr>
        <w:ind w:leftChars="0"/>
      </w:pPr>
      <w:proofErr w:type="spellStart"/>
      <w:r>
        <w:rPr>
          <w:rFonts w:hint="eastAsia"/>
        </w:rPr>
        <w:t>S</w:t>
      </w:r>
      <w:r>
        <w:t>earchPage</w:t>
      </w:r>
      <w:proofErr w:type="spellEnd"/>
      <w:r>
        <w:t xml:space="preserve"> – </w:t>
      </w:r>
      <w:r>
        <w:rPr>
          <w:rFonts w:hint="eastAsia"/>
        </w:rPr>
        <w:t>검색 페이지</w:t>
      </w:r>
      <w:r w:rsidR="002F2199">
        <w:rPr>
          <w:rFonts w:hint="eastAsia"/>
        </w:rPr>
        <w:t xml:space="preserve"> 객체</w:t>
      </w:r>
    </w:p>
    <w:p w14:paraId="77CBDD1B" w14:textId="70C5B9E6" w:rsidR="002C59AC" w:rsidRDefault="002C59AC" w:rsidP="002C59AC">
      <w:pPr>
        <w:pStyle w:val="aa"/>
        <w:numPr>
          <w:ilvl w:val="1"/>
          <w:numId w:val="29"/>
        </w:numPr>
        <w:ind w:leftChars="0"/>
      </w:pPr>
      <w:r>
        <w:rPr>
          <w:rFonts w:hint="eastAsia"/>
        </w:rPr>
        <w:t>a</w:t>
      </w:r>
      <w:r>
        <w:t>ttributes</w:t>
      </w:r>
    </w:p>
    <w:p w14:paraId="6C79B346" w14:textId="6DB0B030" w:rsidR="002C59AC" w:rsidRDefault="002C59AC" w:rsidP="002C59AC">
      <w:pPr>
        <w:ind w:left="800"/>
      </w:pPr>
      <w:r>
        <w:rPr>
          <w:rFonts w:hint="eastAsia"/>
        </w:rPr>
        <w:t>+</w:t>
      </w:r>
      <w:r>
        <w:t xml:space="preserve"> </w:t>
      </w:r>
      <w:proofErr w:type="spellStart"/>
      <w:r>
        <w:t>search_histories</w:t>
      </w:r>
      <w:proofErr w:type="spellEnd"/>
      <w:r>
        <w:t xml:space="preserve">: </w:t>
      </w:r>
      <w:r>
        <w:rPr>
          <w:rFonts w:hint="eastAsia"/>
        </w:rPr>
        <w:t>사용자의 검색 기록</w:t>
      </w:r>
    </w:p>
    <w:p w14:paraId="2E641DE5" w14:textId="58A722C7" w:rsidR="002C59AC" w:rsidRDefault="002C59AC" w:rsidP="002C59AC">
      <w:pPr>
        <w:ind w:left="800"/>
      </w:pPr>
      <w:r>
        <w:rPr>
          <w:rFonts w:hint="eastAsia"/>
        </w:rPr>
        <w:t>+</w:t>
      </w:r>
      <w:r>
        <w:t xml:space="preserve"> </w:t>
      </w:r>
      <w:proofErr w:type="spellStart"/>
      <w:r>
        <w:rPr>
          <w:rFonts w:hint="eastAsia"/>
        </w:rPr>
        <w:t>s</w:t>
      </w:r>
      <w:r>
        <w:t>earch_results</w:t>
      </w:r>
      <w:proofErr w:type="spellEnd"/>
      <w:r>
        <w:t xml:space="preserve">: </w:t>
      </w:r>
      <w:r>
        <w:rPr>
          <w:rFonts w:hint="eastAsia"/>
        </w:rPr>
        <w:t>검색 조건에 따른 검색 결과 상품 목록</w:t>
      </w:r>
    </w:p>
    <w:p w14:paraId="1EEE1B30" w14:textId="54791A9E" w:rsidR="002C59AC" w:rsidRDefault="002C59AC" w:rsidP="002C59AC">
      <w:pPr>
        <w:ind w:left="800"/>
      </w:pPr>
      <w:r>
        <w:rPr>
          <w:rFonts w:hint="eastAsia"/>
        </w:rPr>
        <w:t>+</w:t>
      </w:r>
      <w:r>
        <w:t xml:space="preserve"> </w:t>
      </w:r>
      <w:proofErr w:type="spellStart"/>
      <w:r>
        <w:t>current_critera</w:t>
      </w:r>
      <w:proofErr w:type="spellEnd"/>
      <w:r>
        <w:t xml:space="preserve">: </w:t>
      </w:r>
      <w:r>
        <w:rPr>
          <w:rFonts w:hint="eastAsia"/>
        </w:rPr>
        <w:t>현재 검색 조건</w:t>
      </w:r>
    </w:p>
    <w:p w14:paraId="44FEF9E9" w14:textId="642AD333" w:rsidR="002C59AC" w:rsidRDefault="002C59AC" w:rsidP="002C59AC">
      <w:pPr>
        <w:pStyle w:val="aa"/>
        <w:numPr>
          <w:ilvl w:val="1"/>
          <w:numId w:val="29"/>
        </w:numPr>
        <w:ind w:leftChars="0"/>
      </w:pPr>
      <w:r>
        <w:rPr>
          <w:rFonts w:hint="eastAsia"/>
        </w:rPr>
        <w:t>m</w:t>
      </w:r>
      <w:r>
        <w:t>ethods</w:t>
      </w:r>
    </w:p>
    <w:p w14:paraId="59F53493" w14:textId="325790B9" w:rsidR="002C59AC" w:rsidRDefault="002C59AC" w:rsidP="002C59AC">
      <w:pPr>
        <w:ind w:left="800"/>
      </w:pPr>
      <w:r>
        <w:rPr>
          <w:rFonts w:hint="eastAsia"/>
        </w:rPr>
        <w:t>+</w:t>
      </w:r>
      <w:r>
        <w:t xml:space="preserve"> </w:t>
      </w:r>
      <w:proofErr w:type="spellStart"/>
      <w:r>
        <w:t>searchItems</w:t>
      </w:r>
      <w:proofErr w:type="spellEnd"/>
      <w:r>
        <w:rPr>
          <w:rFonts w:hint="eastAsia"/>
        </w:rPr>
        <w:t>(c</w:t>
      </w:r>
      <w:r>
        <w:t xml:space="preserve">riteria: </w:t>
      </w:r>
      <w:proofErr w:type="spellStart"/>
      <w:r>
        <w:t>SearchCriteria</w:t>
      </w:r>
      <w:proofErr w:type="spellEnd"/>
      <w:r>
        <w:t xml:space="preserve">): </w:t>
      </w:r>
      <w:r>
        <w:rPr>
          <w:rFonts w:hint="eastAsia"/>
        </w:rPr>
        <w:t>해당 검색 조건으로 상품을 검색한다.</w:t>
      </w:r>
    </w:p>
    <w:p w14:paraId="60396D6A" w14:textId="15986150" w:rsidR="002C59AC" w:rsidRDefault="002C59AC" w:rsidP="002C59AC">
      <w:pPr>
        <w:ind w:left="800"/>
      </w:pPr>
      <w:r>
        <w:rPr>
          <w:rFonts w:hint="eastAsia"/>
        </w:rPr>
        <w:t>+</w:t>
      </w:r>
      <w:r>
        <w:t xml:space="preserve"> </w:t>
      </w:r>
      <w:proofErr w:type="spellStart"/>
      <w:r>
        <w:t>removeSearchHistory</w:t>
      </w:r>
      <w:proofErr w:type="spellEnd"/>
      <w:r>
        <w:t>(</w:t>
      </w:r>
      <w:proofErr w:type="spellStart"/>
      <w:r>
        <w:t>history_id</w:t>
      </w:r>
      <w:proofErr w:type="spellEnd"/>
      <w:r>
        <w:t xml:space="preserve">: Integer): </w:t>
      </w:r>
      <w:r>
        <w:rPr>
          <w:rFonts w:hint="eastAsia"/>
        </w:rPr>
        <w:t>특정 검색 기록을 삭제한다.</w:t>
      </w:r>
    </w:p>
    <w:p w14:paraId="11DA0212" w14:textId="6FF16B77" w:rsidR="002C59AC" w:rsidRDefault="002C59AC" w:rsidP="002C59AC">
      <w:pPr>
        <w:ind w:left="800"/>
      </w:pPr>
      <w:r>
        <w:rPr>
          <w:rFonts w:hint="eastAsia"/>
        </w:rPr>
        <w:lastRenderedPageBreak/>
        <w:t>+</w:t>
      </w:r>
      <w:r>
        <w:t xml:space="preserve"> </w:t>
      </w:r>
      <w:proofErr w:type="spellStart"/>
      <w:r>
        <w:rPr>
          <w:rFonts w:hint="eastAsia"/>
        </w:rPr>
        <w:t>g</w:t>
      </w:r>
      <w:r>
        <w:t>etSearchHistory</w:t>
      </w:r>
      <w:proofErr w:type="spellEnd"/>
      <w:r>
        <w:t>(</w:t>
      </w:r>
      <w:proofErr w:type="spellStart"/>
      <w:r>
        <w:t>user_id</w:t>
      </w:r>
      <w:proofErr w:type="spellEnd"/>
      <w:r>
        <w:t>: String)</w:t>
      </w:r>
      <w:r>
        <w:rPr>
          <w:rFonts w:hint="eastAsia"/>
        </w:rPr>
        <w:t>:</w:t>
      </w:r>
      <w:r>
        <w:t xml:space="preserve"> </w:t>
      </w:r>
      <w:r>
        <w:rPr>
          <w:rFonts w:hint="eastAsia"/>
        </w:rPr>
        <w:t>사용자의 검색 기록을 조회한다.</w:t>
      </w:r>
    </w:p>
    <w:p w14:paraId="1BB49FAE" w14:textId="31644EA6" w:rsidR="002C59AC" w:rsidRDefault="002C59AC" w:rsidP="002C59AC">
      <w:pPr>
        <w:pStyle w:val="aa"/>
        <w:numPr>
          <w:ilvl w:val="0"/>
          <w:numId w:val="29"/>
        </w:numPr>
        <w:ind w:leftChars="0"/>
      </w:pPr>
      <w:proofErr w:type="spellStart"/>
      <w:r>
        <w:rPr>
          <w:rFonts w:hint="eastAsia"/>
        </w:rPr>
        <w:t>A</w:t>
      </w:r>
      <w:r>
        <w:t>uthenticatedUse</w:t>
      </w:r>
      <w:r w:rsidR="002F2199">
        <w:rPr>
          <w:rFonts w:hint="eastAsia"/>
        </w:rPr>
        <w:t>r</w:t>
      </w:r>
      <w:proofErr w:type="spellEnd"/>
      <w:r w:rsidR="002F2199">
        <w:t xml:space="preserve"> – </w:t>
      </w:r>
      <w:r>
        <w:rPr>
          <w:rFonts w:hint="eastAsia"/>
        </w:rPr>
        <w:t>사</w:t>
      </w:r>
      <w:r w:rsidR="002F2199">
        <w:rPr>
          <w:rFonts w:hint="eastAsia"/>
        </w:rPr>
        <w:t>용자 인증 객체</w:t>
      </w:r>
    </w:p>
    <w:p w14:paraId="5FA307A8" w14:textId="49E87E97" w:rsidR="002F2199" w:rsidRDefault="002F2199" w:rsidP="002C59AC">
      <w:pPr>
        <w:pStyle w:val="aa"/>
        <w:numPr>
          <w:ilvl w:val="0"/>
          <w:numId w:val="29"/>
        </w:numPr>
        <w:ind w:leftChars="0"/>
      </w:pPr>
      <w:proofErr w:type="spellStart"/>
      <w:r>
        <w:t>SearchCriteria</w:t>
      </w:r>
      <w:proofErr w:type="spellEnd"/>
      <w:r>
        <w:t xml:space="preserve"> – </w:t>
      </w:r>
      <w:r>
        <w:rPr>
          <w:rFonts w:hint="eastAsia"/>
        </w:rPr>
        <w:t>검색 조건 객체 (D</w:t>
      </w:r>
      <w:r>
        <w:t>TO)</w:t>
      </w:r>
    </w:p>
    <w:p w14:paraId="51FEB545" w14:textId="07BEF9D9" w:rsidR="002F2199" w:rsidRDefault="002F2199" w:rsidP="002F2199">
      <w:pPr>
        <w:pStyle w:val="aa"/>
        <w:numPr>
          <w:ilvl w:val="1"/>
          <w:numId w:val="29"/>
        </w:numPr>
        <w:ind w:leftChars="0"/>
      </w:pPr>
      <w:proofErr w:type="spellStart"/>
      <w:r>
        <w:rPr>
          <w:rFonts w:hint="eastAsia"/>
        </w:rPr>
        <w:t>h</w:t>
      </w:r>
      <w:r>
        <w:t>istory_id</w:t>
      </w:r>
      <w:proofErr w:type="spellEnd"/>
      <w:r>
        <w:t xml:space="preserve">: </w:t>
      </w:r>
      <w:r>
        <w:rPr>
          <w:rFonts w:hint="eastAsia"/>
        </w:rPr>
        <w:t xml:space="preserve">검색 조건 기록용 </w:t>
      </w:r>
      <w:r>
        <w:t>ID</w:t>
      </w:r>
    </w:p>
    <w:p w14:paraId="4483A18B" w14:textId="0B3401FB" w:rsidR="002F2199" w:rsidRDefault="002F2199" w:rsidP="002F2199">
      <w:pPr>
        <w:pStyle w:val="aa"/>
        <w:numPr>
          <w:ilvl w:val="1"/>
          <w:numId w:val="29"/>
        </w:numPr>
        <w:ind w:leftChars="0"/>
      </w:pPr>
      <w:r>
        <w:rPr>
          <w:rFonts w:hint="eastAsia"/>
        </w:rPr>
        <w:t>k</w:t>
      </w:r>
      <w:r>
        <w:t xml:space="preserve">eyword: </w:t>
      </w:r>
      <w:r>
        <w:rPr>
          <w:rFonts w:hint="eastAsia"/>
        </w:rPr>
        <w:t>검색 조건으로 쓰인 키워드</w:t>
      </w:r>
    </w:p>
    <w:p w14:paraId="48357485" w14:textId="5ABCFD13" w:rsidR="002F2199" w:rsidRPr="002C59AC" w:rsidRDefault="002F2199" w:rsidP="00B24A4C">
      <w:pPr>
        <w:pStyle w:val="aa"/>
        <w:numPr>
          <w:ilvl w:val="1"/>
          <w:numId w:val="29"/>
        </w:numPr>
        <w:ind w:leftChars="0"/>
        <w:rPr>
          <w:rFonts w:hint="eastAsia"/>
        </w:rPr>
      </w:pPr>
      <w:proofErr w:type="spellStart"/>
      <w:r>
        <w:rPr>
          <w:rFonts w:hint="eastAsia"/>
        </w:rPr>
        <w:t>c</w:t>
      </w:r>
      <w:r>
        <w:t>ategory_id</w:t>
      </w:r>
      <w:proofErr w:type="spellEnd"/>
      <w:r>
        <w:t xml:space="preserve">: </w:t>
      </w:r>
      <w:r>
        <w:rPr>
          <w:rFonts w:hint="eastAsia"/>
        </w:rPr>
        <w:t>검색 조건 카테고리</w:t>
      </w:r>
    </w:p>
    <w:p w14:paraId="04BEDE2C" w14:textId="77777777" w:rsidR="002C59AC" w:rsidRDefault="002C59AC">
      <w:pPr>
        <w:rPr>
          <w:rFonts w:asciiTheme="majorHAnsi" w:eastAsiaTheme="majorEastAsia" w:hAnsiTheme="majorHAnsi" w:cstheme="majorBidi"/>
          <w:color w:val="2F5496" w:themeColor="accent1" w:themeShade="BF"/>
          <w:sz w:val="40"/>
          <w:szCs w:val="40"/>
        </w:rPr>
      </w:pPr>
      <w:bookmarkStart w:id="251" w:name="_Toc9298063"/>
      <w:bookmarkStart w:id="252" w:name="_Toc9244454"/>
      <w:r>
        <w:br w:type="page"/>
      </w:r>
    </w:p>
    <w:p w14:paraId="15008EAE" w14:textId="2BF22D41" w:rsidR="007F1BB9" w:rsidRDefault="007F1BB9" w:rsidP="007F1BB9">
      <w:pPr>
        <w:pStyle w:val="1"/>
      </w:pPr>
      <w:bookmarkStart w:id="253" w:name="_Toc9315852"/>
      <w:r>
        <w:lastRenderedPageBreak/>
        <w:t>S</w:t>
      </w:r>
      <w:r w:rsidR="000A4C3B">
        <w:t>ystem Architecture</w:t>
      </w:r>
      <w:r>
        <w:t xml:space="preserve"> </w:t>
      </w:r>
      <w:r w:rsidR="0056636E">
        <w:t>–</w:t>
      </w:r>
      <w:r>
        <w:t xml:space="preserve"> </w:t>
      </w:r>
      <w:commentRangeStart w:id="254"/>
      <w:r>
        <w:rPr>
          <w:rFonts w:hint="eastAsia"/>
        </w:rPr>
        <w:t>B</w:t>
      </w:r>
      <w:r>
        <w:t>ackend</w:t>
      </w:r>
      <w:bookmarkEnd w:id="251"/>
      <w:bookmarkEnd w:id="252"/>
      <w:commentRangeEnd w:id="254"/>
      <w:r w:rsidR="00ED229A">
        <w:rPr>
          <w:rStyle w:val="afc"/>
          <w:rFonts w:asciiTheme="minorHAnsi" w:eastAsiaTheme="minorEastAsia" w:hAnsiTheme="minorHAnsi" w:cstheme="minorBidi"/>
          <w:color w:val="auto"/>
        </w:rPr>
        <w:commentReference w:id="254"/>
      </w:r>
      <w:bookmarkEnd w:id="253"/>
    </w:p>
    <w:p w14:paraId="516E5904" w14:textId="77777777" w:rsidR="0056636E" w:rsidRDefault="0056636E" w:rsidP="00D5543C">
      <w:pPr>
        <w:pStyle w:val="2"/>
      </w:pPr>
      <w:bookmarkStart w:id="255" w:name="_Toc9298064"/>
      <w:bookmarkStart w:id="256" w:name="_Toc9244455"/>
      <w:bookmarkStart w:id="257" w:name="_Toc9315853"/>
      <w:r>
        <w:rPr>
          <w:rFonts w:hint="eastAsia"/>
        </w:rPr>
        <w:t>O</w:t>
      </w:r>
      <w:r>
        <w:t>bjectives</w:t>
      </w:r>
      <w:bookmarkEnd w:id="255"/>
      <w:bookmarkEnd w:id="256"/>
      <w:bookmarkEnd w:id="257"/>
    </w:p>
    <w:p w14:paraId="05285293" w14:textId="5511037C" w:rsidR="00DA13C2" w:rsidRDefault="00DA13C2" w:rsidP="00DA13C2">
      <w:pPr>
        <w:pStyle w:val="2"/>
        <w:rPr>
          <w:ins w:id="258" w:author="Kim Junhyun" w:date="2019-05-21T07:07:00Z"/>
        </w:rPr>
      </w:pPr>
      <w:bookmarkStart w:id="259" w:name="_Toc9315854"/>
      <w:ins w:id="260" w:author="Kim Junhyun" w:date="2019-05-21T07:07:00Z">
        <w:r>
          <w:rPr>
            <w:rFonts w:hint="eastAsia"/>
          </w:rPr>
          <w:t>O</w:t>
        </w:r>
        <w:r>
          <w:t>verall</w:t>
        </w:r>
        <w:r w:rsidR="006D16A5">
          <w:t xml:space="preserve"> Architecture</w:t>
        </w:r>
        <w:bookmarkEnd w:id="259"/>
      </w:ins>
    </w:p>
    <w:p w14:paraId="1C6074A8" w14:textId="76F4718B" w:rsidR="00DA13C2" w:rsidRDefault="00DA13C2" w:rsidP="00164E08">
      <w:pPr>
        <w:jc w:val="center"/>
        <w:rPr>
          <w:ins w:id="261" w:author="Kim Junhyun" w:date="2019-05-21T07:07:00Z"/>
        </w:rPr>
      </w:pPr>
      <w:ins w:id="262" w:author="Kim Junhyun" w:date="2019-05-21T07:07:00Z">
        <w:r>
          <w:rPr>
            <w:rFonts w:hint="eastAsia"/>
            <w:noProof/>
          </w:rPr>
          <w:drawing>
            <wp:inline distT="0" distB="0" distL="0" distR="0" wp14:anchorId="4DA3AA75" wp14:editId="628246AF">
              <wp:extent cx="4867275" cy="2686007"/>
              <wp:effectExtent l="0" t="0" r="0" b="635"/>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system-architecture-backen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4597" cy="2690048"/>
                      </a:xfrm>
                      <a:prstGeom prst="rect">
                        <a:avLst/>
                      </a:prstGeom>
                    </pic:spPr>
                  </pic:pic>
                </a:graphicData>
              </a:graphic>
            </wp:inline>
          </w:drawing>
        </w:r>
      </w:ins>
    </w:p>
    <w:p w14:paraId="1AB4DEC7" w14:textId="77777777" w:rsidR="00DA13C2" w:rsidRPr="00DA13C2" w:rsidRDefault="00DA13C2" w:rsidP="00DA13C2">
      <w:pPr>
        <w:rPr>
          <w:ins w:id="263" w:author="Kim Junhyun" w:date="2019-05-21T07:07:00Z"/>
        </w:rPr>
      </w:pPr>
    </w:p>
    <w:p w14:paraId="1159C3F3" w14:textId="77777777" w:rsidR="006B0CF9" w:rsidRDefault="0056636E" w:rsidP="00D5543C">
      <w:pPr>
        <w:pStyle w:val="2"/>
      </w:pPr>
      <w:bookmarkStart w:id="264" w:name="_Toc9298065"/>
      <w:bookmarkStart w:id="265" w:name="_Toc9244456"/>
      <w:bookmarkStart w:id="266" w:name="_Toc9315855"/>
      <w:r>
        <w:rPr>
          <w:rFonts w:hint="eastAsia"/>
        </w:rPr>
        <w:t>S</w:t>
      </w:r>
      <w:r>
        <w:t>ubcomponents</w:t>
      </w:r>
      <w:bookmarkEnd w:id="264"/>
      <w:bookmarkEnd w:id="265"/>
      <w:bookmarkEnd w:id="266"/>
    </w:p>
    <w:p w14:paraId="3BBEFE6B" w14:textId="77777777" w:rsidR="00B42D05" w:rsidRDefault="00B42D05" w:rsidP="00AD34CE">
      <w:pPr>
        <w:pStyle w:val="3"/>
      </w:pPr>
      <w:bookmarkStart w:id="267" w:name="_Toc9298066"/>
      <w:bookmarkStart w:id="268" w:name="_Toc9244457"/>
      <w:bookmarkStart w:id="269" w:name="_Toc9315856"/>
      <w:r>
        <w:t>Backend Application</w:t>
      </w:r>
      <w:bookmarkEnd w:id="267"/>
      <w:bookmarkEnd w:id="268"/>
      <w:bookmarkEnd w:id="269"/>
    </w:p>
    <w:p w14:paraId="2933311B" w14:textId="77777777" w:rsidR="00B42D05" w:rsidRDefault="00B42D05" w:rsidP="00B42D05">
      <w:pPr>
        <w:pStyle w:val="aa"/>
        <w:numPr>
          <w:ilvl w:val="0"/>
          <w:numId w:val="11"/>
        </w:numPr>
        <w:ind w:leftChars="0"/>
      </w:pPr>
      <w:r>
        <w:t>Request Handler</w:t>
      </w:r>
    </w:p>
    <w:p w14:paraId="2BEF914E" w14:textId="77777777" w:rsidR="00B42D05" w:rsidRDefault="00B42D05" w:rsidP="00B42D05">
      <w:pPr>
        <w:pStyle w:val="aa"/>
        <w:numPr>
          <w:ilvl w:val="0"/>
          <w:numId w:val="11"/>
        </w:numPr>
        <w:ind w:leftChars="0"/>
      </w:pPr>
      <w:r>
        <w:rPr>
          <w:rFonts w:hint="eastAsia"/>
        </w:rPr>
        <w:t>C</w:t>
      </w:r>
      <w:r>
        <w:t>ontrollers</w:t>
      </w:r>
    </w:p>
    <w:p w14:paraId="20A63587" w14:textId="77777777" w:rsidR="00B42D05" w:rsidRDefault="00B42D05" w:rsidP="00B42D05">
      <w:pPr>
        <w:pStyle w:val="aa"/>
        <w:numPr>
          <w:ilvl w:val="0"/>
          <w:numId w:val="11"/>
        </w:numPr>
        <w:ind w:leftChars="0"/>
      </w:pPr>
      <w:r>
        <w:t>Service Manager</w:t>
      </w:r>
    </w:p>
    <w:p w14:paraId="23604DDE" w14:textId="77777777" w:rsidR="00B42D05" w:rsidRDefault="00B42D05" w:rsidP="00B42D05">
      <w:pPr>
        <w:pStyle w:val="aa"/>
        <w:numPr>
          <w:ilvl w:val="0"/>
          <w:numId w:val="11"/>
        </w:numPr>
        <w:ind w:leftChars="0"/>
      </w:pPr>
      <w:r>
        <w:rPr>
          <w:rFonts w:hint="eastAsia"/>
        </w:rPr>
        <w:t>A</w:t>
      </w:r>
      <w:r>
        <w:t>uthentication Manager</w:t>
      </w:r>
    </w:p>
    <w:p w14:paraId="4097FE9D" w14:textId="77777777" w:rsidR="00B42D05" w:rsidRPr="00B42D05" w:rsidRDefault="00B42D05" w:rsidP="00B42D05">
      <w:pPr>
        <w:pStyle w:val="aa"/>
        <w:numPr>
          <w:ilvl w:val="0"/>
          <w:numId w:val="11"/>
        </w:numPr>
        <w:ind w:leftChars="0"/>
      </w:pPr>
      <w:r>
        <w:t>Database Handler</w:t>
      </w:r>
    </w:p>
    <w:p w14:paraId="220F9305" w14:textId="77777777" w:rsidR="006B0CF9" w:rsidRDefault="006B0CF9" w:rsidP="00AD34CE">
      <w:pPr>
        <w:pStyle w:val="3"/>
      </w:pPr>
      <w:bookmarkStart w:id="270" w:name="_Toc9298067"/>
      <w:bookmarkStart w:id="271" w:name="_Toc9244458"/>
      <w:bookmarkStart w:id="272" w:name="_Toc9315857"/>
      <w:r>
        <w:t>Review Analyz</w:t>
      </w:r>
      <w:r w:rsidR="000A4C3B">
        <w:t>ing System</w:t>
      </w:r>
      <w:bookmarkEnd w:id="270"/>
      <w:bookmarkEnd w:id="271"/>
      <w:bookmarkEnd w:id="272"/>
    </w:p>
    <w:p w14:paraId="4A87F351" w14:textId="77777777" w:rsidR="00B42D05" w:rsidRDefault="00B42D05" w:rsidP="00B42D05">
      <w:pPr>
        <w:pStyle w:val="aa"/>
        <w:numPr>
          <w:ilvl w:val="0"/>
          <w:numId w:val="11"/>
        </w:numPr>
        <w:ind w:leftChars="0"/>
      </w:pPr>
      <w:r>
        <w:t>Tokenizer</w:t>
      </w:r>
    </w:p>
    <w:p w14:paraId="5C8E55B9" w14:textId="77777777" w:rsidR="00B42D05" w:rsidRPr="00B42D05" w:rsidRDefault="00B42D05" w:rsidP="004B4AA6">
      <w:pPr>
        <w:pPrChange w:id="273" w:author="Dahab Shakil" w:date="2019-05-21T07:07:00Z">
          <w:pPr>
            <w:pStyle w:val="aa"/>
            <w:numPr>
              <w:numId w:val="11"/>
            </w:numPr>
            <w:ind w:leftChars="0" w:left="760" w:hanging="360"/>
          </w:pPr>
        </w:pPrChange>
      </w:pPr>
    </w:p>
    <w:p w14:paraId="5B7B783E" w14:textId="5B00ED0A" w:rsidR="006B0CF9" w:rsidRDefault="006B0CF9" w:rsidP="000A4C3B">
      <w:pPr>
        <w:pStyle w:val="3"/>
        <w:rPr>
          <w:b/>
        </w:rPr>
      </w:pPr>
      <w:bookmarkStart w:id="274" w:name="_Toc9298068"/>
      <w:bookmarkStart w:id="275" w:name="_Toc9244459"/>
      <w:bookmarkStart w:id="276" w:name="_Toc9315858"/>
      <w:r w:rsidRPr="004F356A">
        <w:rPr>
          <w:b/>
        </w:rPr>
        <w:lastRenderedPageBreak/>
        <w:t>Review Crawl</w:t>
      </w:r>
      <w:r w:rsidR="000A4C3B" w:rsidRPr="004F356A">
        <w:rPr>
          <w:b/>
        </w:rPr>
        <w:t>ing System</w:t>
      </w:r>
      <w:bookmarkEnd w:id="274"/>
      <w:bookmarkEnd w:id="275"/>
      <w:r w:rsidR="00287E7D" w:rsidRPr="004F356A">
        <w:rPr>
          <w:b/>
        </w:rPr>
        <w:t xml:space="preserve"> </w:t>
      </w:r>
      <w:r w:rsidR="00287E7D" w:rsidRPr="004F356A">
        <w:rPr>
          <w:rFonts w:hint="eastAsia"/>
          <w:b/>
        </w:rPr>
        <w:t>(R</w:t>
      </w:r>
      <w:r w:rsidR="00287E7D" w:rsidRPr="004F356A">
        <w:rPr>
          <w:b/>
        </w:rPr>
        <w:t>eview Collecting System)</w:t>
      </w:r>
      <w:bookmarkEnd w:id="276"/>
    </w:p>
    <w:p w14:paraId="4D927FA9" w14:textId="77777777" w:rsidR="004F356A" w:rsidRPr="004F356A" w:rsidRDefault="004F356A" w:rsidP="004F356A">
      <w:pPr>
        <w:rPr>
          <w:rFonts w:hint="eastAsia"/>
        </w:rPr>
      </w:pPr>
    </w:p>
    <w:p w14:paraId="5FC7FDAF" w14:textId="743A905B" w:rsidR="004F356A" w:rsidRPr="004F356A" w:rsidRDefault="004F356A" w:rsidP="004F356A">
      <w:pPr>
        <w:pStyle w:val="aa"/>
        <w:numPr>
          <w:ilvl w:val="0"/>
          <w:numId w:val="32"/>
        </w:numPr>
        <w:ind w:leftChars="0"/>
        <w:rPr>
          <w:rFonts w:hint="eastAsia"/>
          <w:rPrChange w:id="277" w:author="Dahab Shakil" w:date="2019-05-21T07:07:00Z">
            <w:rPr/>
          </w:rPrChange>
        </w:rPr>
      </w:pPr>
      <w:r>
        <w:rPr>
          <w:rFonts w:hint="eastAsia"/>
        </w:rPr>
        <w:t>C</w:t>
      </w:r>
      <w:r>
        <w:t xml:space="preserve">lass </w:t>
      </w:r>
      <w:proofErr w:type="spellStart"/>
      <w:r>
        <w:t>DIagram</w:t>
      </w:r>
      <w:proofErr w:type="spellEnd"/>
    </w:p>
    <w:p w14:paraId="58FE1745" w14:textId="77777777" w:rsidR="004F356A" w:rsidRDefault="009C47D7" w:rsidP="004F356A">
      <w:pPr>
        <w:keepNext/>
      </w:pPr>
      <w:ins w:id="278" w:author="Dahab Shakil" w:date="2019-05-21T07:07:00Z">
        <w:r>
          <w:rPr>
            <w:noProof/>
          </w:rPr>
          <w:drawing>
            <wp:inline distT="0" distB="0" distL="0" distR="0" wp14:anchorId="671527AD" wp14:editId="6B8D2EC3">
              <wp:extent cx="5940425" cy="2957830"/>
              <wp:effectExtent l="0" t="0" r="3175"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57830"/>
                      </a:xfrm>
                      <a:prstGeom prst="rect">
                        <a:avLst/>
                      </a:prstGeom>
                      <a:noFill/>
                      <a:ln>
                        <a:noFill/>
                      </a:ln>
                    </pic:spPr>
                  </pic:pic>
                </a:graphicData>
              </a:graphic>
            </wp:inline>
          </w:drawing>
        </w:r>
      </w:ins>
    </w:p>
    <w:p w14:paraId="6584D95F" w14:textId="2CC26DEC" w:rsidR="009C47D7" w:rsidRPr="009C47D7" w:rsidRDefault="004F356A" w:rsidP="004F356A">
      <w:pPr>
        <w:pStyle w:val="ab"/>
        <w:jc w:val="center"/>
        <w:rPr>
          <w:ins w:id="279" w:author="Dahab Shakil" w:date="2019-05-21T07:07:00Z"/>
        </w:rPr>
      </w:pPr>
      <w:bookmarkStart w:id="280" w:name="_Toc9327897"/>
      <w:r>
        <w:t xml:space="preserve">Diagram </w:t>
      </w:r>
      <w:r>
        <w:fldChar w:fldCharType="begin"/>
      </w:r>
      <w:r>
        <w:instrText xml:space="preserve"> SEQ Diagram \* ARABIC </w:instrText>
      </w:r>
      <w:r>
        <w:fldChar w:fldCharType="separate"/>
      </w:r>
      <w:r w:rsidR="004C6969">
        <w:rPr>
          <w:noProof/>
        </w:rPr>
        <w:t>10</w:t>
      </w:r>
      <w:r>
        <w:fldChar w:fldCharType="end"/>
      </w:r>
      <w:r>
        <w:t>: System Architecture - Backend - Review Crawling System</w:t>
      </w:r>
      <w:bookmarkEnd w:id="280"/>
    </w:p>
    <w:p w14:paraId="320F96CE" w14:textId="77777777" w:rsidR="004F356A" w:rsidRDefault="004F356A" w:rsidP="004F356A">
      <w:pPr>
        <w:rPr>
          <w:rFonts w:hint="eastAsia"/>
        </w:rPr>
      </w:pPr>
    </w:p>
    <w:p w14:paraId="68E1D12B" w14:textId="77777777" w:rsidR="004F356A" w:rsidRDefault="004F356A" w:rsidP="004F356A">
      <w:pPr>
        <w:pStyle w:val="aa"/>
        <w:numPr>
          <w:ilvl w:val="0"/>
          <w:numId w:val="32"/>
        </w:numPr>
        <w:ind w:leftChars="0"/>
        <w:rPr>
          <w:ins w:id="281" w:author="Dahab Shakil" w:date="2019-05-21T07:07:00Z"/>
          <w:rFonts w:hint="eastAsia"/>
        </w:rPr>
      </w:pPr>
      <w:r>
        <w:rPr>
          <w:rFonts w:hint="eastAsia"/>
        </w:rPr>
        <w:t>S</w:t>
      </w:r>
      <w:r>
        <w:t>equence Diagram</w:t>
      </w:r>
    </w:p>
    <w:p w14:paraId="3A65A464" w14:textId="77777777" w:rsidR="004F356A" w:rsidRDefault="00762351" w:rsidP="004F356A">
      <w:pPr>
        <w:keepNext/>
        <w:jc w:val="center"/>
      </w:pPr>
      <w:ins w:id="282" w:author="Dahab Shakil" w:date="2019-05-21T07:07:00Z">
        <w:r>
          <w:rPr>
            <w:noProof/>
          </w:rPr>
          <w:drawing>
            <wp:inline distT="0" distB="0" distL="0" distR="0" wp14:anchorId="25E76590" wp14:editId="599A4D72">
              <wp:extent cx="4724400" cy="2512446"/>
              <wp:effectExtent l="0" t="0" r="0" b="254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0443" cy="2515659"/>
                      </a:xfrm>
                      <a:prstGeom prst="rect">
                        <a:avLst/>
                      </a:prstGeom>
                      <a:noFill/>
                      <a:ln>
                        <a:noFill/>
                      </a:ln>
                    </pic:spPr>
                  </pic:pic>
                </a:graphicData>
              </a:graphic>
            </wp:inline>
          </w:drawing>
        </w:r>
      </w:ins>
    </w:p>
    <w:p w14:paraId="263214AC" w14:textId="779F2CE2" w:rsidR="004B4AA6" w:rsidRPr="0001062A" w:rsidRDefault="004F356A" w:rsidP="001E27BA">
      <w:pPr>
        <w:pStyle w:val="ab"/>
        <w:jc w:val="center"/>
        <w:rPr>
          <w:ins w:id="283" w:author="Dahab Shakil" w:date="2019-05-21T07:07:00Z"/>
          <w:rFonts w:hint="eastAsia"/>
        </w:rPr>
      </w:pPr>
      <w:bookmarkStart w:id="284" w:name="_Toc9327898"/>
      <w:r>
        <w:t xml:space="preserve">Diagram </w:t>
      </w:r>
      <w:r>
        <w:fldChar w:fldCharType="begin"/>
      </w:r>
      <w:r>
        <w:instrText xml:space="preserve"> SEQ Diagram \* ARABIC </w:instrText>
      </w:r>
      <w:r>
        <w:fldChar w:fldCharType="separate"/>
      </w:r>
      <w:r w:rsidR="004C6969">
        <w:rPr>
          <w:noProof/>
        </w:rPr>
        <w:t>11</w:t>
      </w:r>
      <w:r>
        <w:fldChar w:fldCharType="end"/>
      </w:r>
      <w:r>
        <w:t xml:space="preserve">: </w:t>
      </w:r>
      <w:r w:rsidRPr="007D5803">
        <w:t>System Architecture - Backend - Review Crawling System - Sequence Diagram</w:t>
      </w:r>
      <w:bookmarkEnd w:id="284"/>
    </w:p>
    <w:p w14:paraId="2AC0BACA" w14:textId="77777777" w:rsidR="000A4C3B" w:rsidRPr="004F356A" w:rsidRDefault="000A4C3B" w:rsidP="000A4C3B">
      <w:pPr>
        <w:pStyle w:val="3"/>
        <w:rPr>
          <w:b/>
        </w:rPr>
      </w:pPr>
      <w:bookmarkStart w:id="285" w:name="_Toc9298069"/>
      <w:bookmarkStart w:id="286" w:name="_Toc9244460"/>
      <w:bookmarkStart w:id="287" w:name="_Toc9315859"/>
      <w:r w:rsidRPr="004F356A">
        <w:rPr>
          <w:b/>
        </w:rPr>
        <w:lastRenderedPageBreak/>
        <w:t>Item Ranking System</w:t>
      </w:r>
      <w:bookmarkEnd w:id="285"/>
      <w:bookmarkEnd w:id="286"/>
      <w:bookmarkEnd w:id="287"/>
    </w:p>
    <w:p w14:paraId="3F00D541" w14:textId="77777777" w:rsidR="008E00AC" w:rsidRDefault="0001062A" w:rsidP="008E00AC">
      <w:pPr>
        <w:keepNext/>
        <w:jc w:val="center"/>
      </w:pPr>
      <w:ins w:id="288" w:author="Dahab Shakil" w:date="2019-05-21T07:07:00Z">
        <w:r>
          <w:rPr>
            <w:noProof/>
          </w:rPr>
          <w:drawing>
            <wp:inline distT="0" distB="0" distL="0" distR="0" wp14:anchorId="7E3800D3" wp14:editId="074A10AC">
              <wp:extent cx="5390515" cy="1472565"/>
              <wp:effectExtent l="0" t="0" r="63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1472565"/>
                      </a:xfrm>
                      <a:prstGeom prst="rect">
                        <a:avLst/>
                      </a:prstGeom>
                      <a:noFill/>
                      <a:ln>
                        <a:noFill/>
                      </a:ln>
                    </pic:spPr>
                  </pic:pic>
                </a:graphicData>
              </a:graphic>
            </wp:inline>
          </w:drawing>
        </w:r>
      </w:ins>
    </w:p>
    <w:p w14:paraId="1744A52B" w14:textId="0AAC3A33" w:rsidR="0001062A" w:rsidRDefault="008E00AC" w:rsidP="008E00AC">
      <w:pPr>
        <w:pStyle w:val="ab"/>
        <w:jc w:val="center"/>
        <w:rPr>
          <w:ins w:id="289" w:author="Dahab Shakil" w:date="2019-05-21T07:07:00Z"/>
        </w:rPr>
      </w:pPr>
      <w:bookmarkStart w:id="290" w:name="_Toc9327899"/>
      <w:r>
        <w:t xml:space="preserve">Diagram </w:t>
      </w:r>
      <w:r>
        <w:fldChar w:fldCharType="begin"/>
      </w:r>
      <w:r>
        <w:instrText xml:space="preserve"> SEQ Diagram \* ARABIC </w:instrText>
      </w:r>
      <w:r>
        <w:fldChar w:fldCharType="separate"/>
      </w:r>
      <w:r w:rsidR="004C6969">
        <w:rPr>
          <w:noProof/>
        </w:rPr>
        <w:t>12</w:t>
      </w:r>
      <w:r>
        <w:fldChar w:fldCharType="end"/>
      </w:r>
      <w:r>
        <w:t>: System Architecture - Backend - Item Ranking System</w:t>
      </w:r>
      <w:bookmarkEnd w:id="290"/>
    </w:p>
    <w:p w14:paraId="56398EC1" w14:textId="670189EE" w:rsidR="0001062A" w:rsidRDefault="0001062A" w:rsidP="00C00D51">
      <w:pPr>
        <w:rPr>
          <w:ins w:id="291" w:author="Dahab Shakil" w:date="2019-05-21T07:07:00Z"/>
        </w:rPr>
      </w:pPr>
    </w:p>
    <w:p w14:paraId="548455F9" w14:textId="77777777" w:rsidR="008E00AC" w:rsidRDefault="00DB4ABE" w:rsidP="008E00AC">
      <w:pPr>
        <w:keepNext/>
        <w:jc w:val="center"/>
      </w:pPr>
      <w:ins w:id="292" w:author="Dahab Shakil" w:date="2019-05-21T07:07:00Z">
        <w:r>
          <w:rPr>
            <w:noProof/>
          </w:rPr>
          <w:drawing>
            <wp:inline distT="0" distB="0" distL="0" distR="0" wp14:anchorId="32580338" wp14:editId="64F54E61">
              <wp:extent cx="382905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9050" cy="2867025"/>
                      </a:xfrm>
                      <a:prstGeom prst="rect">
                        <a:avLst/>
                      </a:prstGeom>
                      <a:noFill/>
                      <a:ln>
                        <a:noFill/>
                      </a:ln>
                    </pic:spPr>
                  </pic:pic>
                </a:graphicData>
              </a:graphic>
            </wp:inline>
          </w:drawing>
        </w:r>
      </w:ins>
    </w:p>
    <w:p w14:paraId="7B17D02D" w14:textId="6E633BA5" w:rsidR="00DB4ABE" w:rsidRDefault="008E00AC" w:rsidP="008E00AC">
      <w:pPr>
        <w:pStyle w:val="ab"/>
        <w:jc w:val="center"/>
        <w:rPr>
          <w:ins w:id="293" w:author="Dahab Shakil" w:date="2019-05-21T07:07:00Z"/>
        </w:rPr>
      </w:pPr>
      <w:bookmarkStart w:id="294" w:name="_Toc9327900"/>
      <w:r>
        <w:t xml:space="preserve">Diagram </w:t>
      </w:r>
      <w:r>
        <w:fldChar w:fldCharType="begin"/>
      </w:r>
      <w:r>
        <w:instrText xml:space="preserve"> SEQ Diagram \* ARABIC </w:instrText>
      </w:r>
      <w:r>
        <w:fldChar w:fldCharType="separate"/>
      </w:r>
      <w:r w:rsidR="004C6969">
        <w:rPr>
          <w:noProof/>
        </w:rPr>
        <w:t>13</w:t>
      </w:r>
      <w:r>
        <w:fldChar w:fldCharType="end"/>
      </w:r>
      <w:r>
        <w:t>: System Architecture - Backend - Item Ranking System - Sequence Diagram</w:t>
      </w:r>
      <w:bookmarkEnd w:id="294"/>
    </w:p>
    <w:p w14:paraId="3BE334C7" w14:textId="387AF223" w:rsidR="001E27BA" w:rsidRDefault="001E27BA">
      <w:r>
        <w:br w:type="page"/>
      </w:r>
    </w:p>
    <w:p w14:paraId="59A8B1DB" w14:textId="77777777" w:rsidR="00250E36" w:rsidRDefault="007F1BB9" w:rsidP="00250E36">
      <w:pPr>
        <w:pStyle w:val="1"/>
      </w:pPr>
      <w:bookmarkStart w:id="295" w:name="_Toc9298073"/>
      <w:bookmarkStart w:id="296" w:name="_Toc9244464"/>
      <w:bookmarkStart w:id="297" w:name="_Toc9315860"/>
      <w:r w:rsidRPr="007F1BB9">
        <w:rPr>
          <w:rFonts w:hint="eastAsia"/>
        </w:rPr>
        <w:lastRenderedPageBreak/>
        <w:t>P</w:t>
      </w:r>
      <w:r w:rsidRPr="007F1BB9">
        <w:t>rotocol Design</w:t>
      </w:r>
      <w:bookmarkEnd w:id="295"/>
      <w:bookmarkEnd w:id="296"/>
      <w:bookmarkEnd w:id="297"/>
    </w:p>
    <w:p w14:paraId="37BC043D" w14:textId="77777777" w:rsidR="000A4C3B" w:rsidRPr="000A4C3B" w:rsidRDefault="000A4C3B" w:rsidP="000A4C3B"/>
    <w:p w14:paraId="42FB5E4B" w14:textId="77777777" w:rsidR="00250E36" w:rsidRDefault="00250E36" w:rsidP="00250E36">
      <w:pPr>
        <w:pStyle w:val="2"/>
      </w:pPr>
      <w:bookmarkStart w:id="298" w:name="_Toc9298074"/>
      <w:bookmarkStart w:id="299" w:name="_Toc9244465"/>
      <w:bookmarkStart w:id="300" w:name="_Toc9315861"/>
      <w:r>
        <w:t>Objectives</w:t>
      </w:r>
      <w:bookmarkEnd w:id="298"/>
      <w:bookmarkEnd w:id="299"/>
      <w:bookmarkEnd w:id="300"/>
    </w:p>
    <w:p w14:paraId="405D3DAF" w14:textId="77777777" w:rsidR="000A4C3B" w:rsidRPr="000A4C3B" w:rsidRDefault="000A4C3B" w:rsidP="000A4C3B"/>
    <w:p w14:paraId="541445A1" w14:textId="77777777" w:rsidR="00250E36" w:rsidRDefault="003C6514" w:rsidP="003C6514">
      <w:pPr>
        <w:jc w:val="both"/>
      </w:pPr>
      <w:r>
        <w:rPr>
          <w:rFonts w:hint="eastAsia"/>
        </w:rPr>
        <w:t>이번 챕터에서는 각 서브시스템 간의 상호작용에</w:t>
      </w:r>
      <w:r>
        <w:t xml:space="preserve"> </w:t>
      </w:r>
      <w:r>
        <w:rPr>
          <w:rFonts w:hint="eastAsia"/>
        </w:rPr>
        <w:t>이용되는 프로토콜에 어떤 구조가 사용되는지 설명하고,</w:t>
      </w:r>
      <w:r>
        <w:t xml:space="preserve"> </w:t>
      </w:r>
      <w:r>
        <w:rPr>
          <w:rFonts w:hint="eastAsia"/>
        </w:rPr>
        <w:t>각</w:t>
      </w:r>
      <w:r>
        <w:t xml:space="preserve"> </w:t>
      </w:r>
      <w:r>
        <w:rPr>
          <w:rFonts w:hint="eastAsia"/>
        </w:rPr>
        <w:t>인터페이스가 어떻게 정의되어 있는지를 기술한다.</w:t>
      </w:r>
    </w:p>
    <w:p w14:paraId="28C01046" w14:textId="77777777" w:rsidR="000A4C3B" w:rsidRPr="00250E36" w:rsidRDefault="000A4C3B" w:rsidP="003C6514">
      <w:pPr>
        <w:jc w:val="both"/>
      </w:pPr>
    </w:p>
    <w:p w14:paraId="6B3D1EA6" w14:textId="77777777" w:rsidR="00D5543C" w:rsidRDefault="00122F88" w:rsidP="00D5543C">
      <w:pPr>
        <w:pStyle w:val="2"/>
      </w:pPr>
      <w:bookmarkStart w:id="301" w:name="_Toc9298075"/>
      <w:bookmarkStart w:id="302" w:name="_Toc9244466"/>
      <w:bookmarkStart w:id="303" w:name="_Toc9315862"/>
      <w:r>
        <w:rPr>
          <w:rFonts w:hint="eastAsia"/>
        </w:rPr>
        <w:t>R</w:t>
      </w:r>
      <w:r>
        <w:t xml:space="preserve">EST </w:t>
      </w:r>
      <w:r w:rsidR="00D5543C">
        <w:t>Protocol</w:t>
      </w:r>
      <w:bookmarkEnd w:id="301"/>
      <w:bookmarkEnd w:id="302"/>
      <w:bookmarkEnd w:id="303"/>
    </w:p>
    <w:p w14:paraId="22CDC29D" w14:textId="77777777" w:rsidR="000A4C3B" w:rsidRPr="000A4C3B" w:rsidRDefault="000A4C3B" w:rsidP="000A4C3B"/>
    <w:p w14:paraId="4AAFC1B3" w14:textId="77777777" w:rsidR="00122F88" w:rsidRDefault="00122F88" w:rsidP="00122F88">
      <w:r>
        <w:t>common protocol design for communicate between client-server</w:t>
      </w:r>
    </w:p>
    <w:p w14:paraId="53A6C080" w14:textId="77777777" w:rsidR="000A4C3B" w:rsidRDefault="000A4C3B" w:rsidP="00122F88"/>
    <w:p w14:paraId="3F33CB7D" w14:textId="77777777" w:rsidR="00D5543C" w:rsidRDefault="00122F88" w:rsidP="00D5543C">
      <w:pPr>
        <w:pStyle w:val="2"/>
      </w:pPr>
      <w:bookmarkStart w:id="304" w:name="_Toc9298076"/>
      <w:bookmarkStart w:id="305" w:name="_Toc9244467"/>
      <w:bookmarkStart w:id="306" w:name="_Toc9315863"/>
      <w:r>
        <w:rPr>
          <w:rFonts w:hint="eastAsia"/>
        </w:rPr>
        <w:t>J</w:t>
      </w:r>
      <w:r>
        <w:t>SON</w:t>
      </w:r>
      <w:bookmarkEnd w:id="304"/>
      <w:bookmarkEnd w:id="305"/>
      <w:bookmarkEnd w:id="306"/>
    </w:p>
    <w:p w14:paraId="41123DD9" w14:textId="77777777" w:rsidR="000A4C3B" w:rsidRPr="000A4C3B" w:rsidRDefault="000A4C3B" w:rsidP="000A4C3B"/>
    <w:p w14:paraId="73DB7396" w14:textId="77777777" w:rsidR="003C6514" w:rsidRDefault="003C6514" w:rsidP="003C6514">
      <w:pPr>
        <w:jc w:val="both"/>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w:t>
      </w:r>
      <w:r>
        <w:rPr>
          <w:rFonts w:ascii="Arial" w:hAnsi="Arial" w:cs="Arial"/>
          <w:b/>
          <w:bCs/>
          <w:color w:val="222222"/>
          <w:shd w:val="clear" w:color="auto" w:fill="FFFFFF"/>
        </w:rPr>
        <w:t>제이슨</w:t>
      </w:r>
      <w:hyperlink r:id="rId31" w:anchor="cite_note-Pronunciation-1" w:history="1">
        <w:r>
          <w:rPr>
            <w:rStyle w:val="a3"/>
            <w:rFonts w:ascii="Arial" w:hAnsi="Arial" w:cs="Arial"/>
            <w:color w:val="0B0080"/>
            <w:shd w:val="clear" w:color="auto" w:fill="FFFFFF"/>
            <w:vertAlign w:val="superscript"/>
          </w:rPr>
          <w:t>[1]</w:t>
        </w:r>
      </w:hyperlink>
      <w:r>
        <w:rPr>
          <w:rFonts w:ascii="Arial" w:hAnsi="Arial" w:cs="Arial"/>
          <w:color w:val="222222"/>
          <w:shd w:val="clear" w:color="auto" w:fill="FFFFFF"/>
        </w:rPr>
        <w:t>, </w:t>
      </w:r>
      <w:r>
        <w:rPr>
          <w:rFonts w:ascii="Arial" w:hAnsi="Arial" w:cs="Arial"/>
          <w:color w:val="222222"/>
          <w:shd w:val="clear" w:color="auto" w:fill="FFFFFF"/>
          <w:lang w:val="en"/>
        </w:rPr>
        <w:t>JavaScript Object Notation</w:t>
      </w:r>
      <w:r>
        <w:rPr>
          <w:rFonts w:ascii="Arial" w:hAnsi="Arial" w:cs="Arial"/>
          <w:color w:val="222222"/>
          <w:shd w:val="clear" w:color="auto" w:fill="FFFFFF"/>
        </w:rPr>
        <w:t>)</w:t>
      </w:r>
      <w:r>
        <w:rPr>
          <w:rFonts w:ascii="Arial" w:hAnsi="Arial" w:cs="Arial"/>
          <w:color w:val="222222"/>
          <w:shd w:val="clear" w:color="auto" w:fill="FFFFFF"/>
        </w:rPr>
        <w:t>은</w:t>
      </w:r>
      <w:r>
        <w:rPr>
          <w:rFonts w:ascii="Arial" w:hAnsi="Arial" w:cs="Arial"/>
          <w:color w:val="222222"/>
          <w:shd w:val="clear" w:color="auto" w:fill="FFFFFF"/>
        </w:rPr>
        <w:t> </w:t>
      </w:r>
      <w:hyperlink r:id="rId32" w:tooltip="속성-값 쌍 (없는 문서)" w:history="1">
        <w:r>
          <w:rPr>
            <w:rStyle w:val="a3"/>
            <w:rFonts w:ascii="Arial" w:hAnsi="Arial" w:cs="Arial"/>
            <w:color w:val="A55858"/>
            <w:shd w:val="clear" w:color="auto" w:fill="FFFFFF"/>
          </w:rPr>
          <w:t>속성</w:t>
        </w:r>
        <w:r>
          <w:rPr>
            <w:rStyle w:val="a3"/>
            <w:rFonts w:ascii="Arial" w:hAnsi="Arial" w:cs="Arial"/>
            <w:color w:val="A55858"/>
            <w:shd w:val="clear" w:color="auto" w:fill="FFFFFF"/>
          </w:rPr>
          <w:t>-</w:t>
        </w:r>
        <w:r>
          <w:rPr>
            <w:rStyle w:val="a3"/>
            <w:rFonts w:ascii="Arial" w:hAnsi="Arial" w:cs="Arial"/>
            <w:color w:val="A55858"/>
            <w:shd w:val="clear" w:color="auto" w:fill="FFFFFF"/>
          </w:rPr>
          <w:t>값</w:t>
        </w:r>
        <w:r>
          <w:rPr>
            <w:rStyle w:val="a3"/>
            <w:rFonts w:ascii="Arial" w:hAnsi="Arial" w:cs="Arial"/>
            <w:color w:val="A55858"/>
            <w:shd w:val="clear" w:color="auto" w:fill="FFFFFF"/>
          </w:rPr>
          <w:t xml:space="preserve"> </w:t>
        </w:r>
        <w:r>
          <w:rPr>
            <w:rStyle w:val="a3"/>
            <w:rFonts w:ascii="Arial" w:hAnsi="Arial" w:cs="Arial"/>
            <w:color w:val="A55858"/>
            <w:shd w:val="clear" w:color="auto" w:fill="FFFFFF"/>
          </w:rPr>
          <w:t>쌍</w:t>
        </w:r>
      </w:hyperlink>
      <w:r>
        <w:rPr>
          <w:rFonts w:ascii="Arial" w:hAnsi="Arial" w:cs="Arial"/>
          <w:color w:val="222222"/>
          <w:shd w:val="clear" w:color="auto" w:fill="FFFFFF"/>
        </w:rPr>
        <w:t xml:space="preserve">( attribute–value pairs and array data types (or any other serializable value)) </w:t>
      </w:r>
      <w:r>
        <w:rPr>
          <w:rFonts w:ascii="Arial" w:hAnsi="Arial" w:cs="Arial"/>
          <w:color w:val="222222"/>
          <w:shd w:val="clear" w:color="auto" w:fill="FFFFFF"/>
        </w:rPr>
        <w:t>또는</w:t>
      </w:r>
      <w:r>
        <w:rPr>
          <w:rFonts w:ascii="Arial" w:hAnsi="Arial" w:cs="Arial"/>
          <w:color w:val="222222"/>
          <w:shd w:val="clear" w:color="auto" w:fill="FFFFFF"/>
        </w:rPr>
        <w:t xml:space="preserve"> "</w:t>
      </w:r>
      <w:r>
        <w:rPr>
          <w:rFonts w:ascii="Arial" w:hAnsi="Arial" w:cs="Arial"/>
          <w:color w:val="222222"/>
          <w:shd w:val="clear" w:color="auto" w:fill="FFFFFF"/>
        </w:rPr>
        <w:t>키</w:t>
      </w:r>
      <w:r>
        <w:rPr>
          <w:rFonts w:ascii="Arial" w:hAnsi="Arial" w:cs="Arial"/>
          <w:color w:val="222222"/>
          <w:shd w:val="clear" w:color="auto" w:fill="FFFFFF"/>
        </w:rPr>
        <w:t>-</w:t>
      </w:r>
      <w:r>
        <w:rPr>
          <w:rFonts w:ascii="Arial" w:hAnsi="Arial" w:cs="Arial"/>
          <w:color w:val="222222"/>
          <w:shd w:val="clear" w:color="auto" w:fill="FFFFFF"/>
        </w:rPr>
        <w:t>값</w:t>
      </w:r>
      <w:r>
        <w:rPr>
          <w:rFonts w:ascii="Arial" w:hAnsi="Arial" w:cs="Arial"/>
          <w:color w:val="222222"/>
          <w:shd w:val="clear" w:color="auto" w:fill="FFFFFF"/>
        </w:rPr>
        <w:t xml:space="preserve"> </w:t>
      </w:r>
      <w:r>
        <w:rPr>
          <w:rFonts w:ascii="Arial" w:hAnsi="Arial" w:cs="Arial"/>
          <w:color w:val="222222"/>
          <w:shd w:val="clear" w:color="auto" w:fill="FFFFFF"/>
        </w:rPr>
        <w:t>쌍</w:t>
      </w:r>
      <w:r>
        <w:rPr>
          <w:rFonts w:ascii="Arial" w:hAnsi="Arial" w:cs="Arial"/>
          <w:color w:val="222222"/>
          <w:shd w:val="clear" w:color="auto" w:fill="FFFFFF"/>
        </w:rPr>
        <w:t>"</w:t>
      </w:r>
      <w:proofErr w:type="spellStart"/>
      <w:r>
        <w:rPr>
          <w:rFonts w:ascii="Arial" w:hAnsi="Arial" w:cs="Arial"/>
          <w:color w:val="222222"/>
          <w:shd w:val="clear" w:color="auto" w:fill="FFFFFF"/>
        </w:rPr>
        <w:t>으로</w:t>
      </w:r>
      <w:proofErr w:type="spellEnd"/>
      <w:r>
        <w:rPr>
          <w:rFonts w:ascii="Arial" w:hAnsi="Arial" w:cs="Arial"/>
          <w:color w:val="222222"/>
          <w:shd w:val="clear" w:color="auto" w:fill="FFFFFF"/>
        </w:rPr>
        <w:t xml:space="preserve"> </w:t>
      </w:r>
      <w:r>
        <w:rPr>
          <w:rFonts w:ascii="Arial" w:hAnsi="Arial" w:cs="Arial"/>
          <w:color w:val="222222"/>
          <w:shd w:val="clear" w:color="auto" w:fill="FFFFFF"/>
        </w:rPr>
        <w:t>이루어진</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오브젝트를</w:t>
      </w:r>
      <w:r>
        <w:rPr>
          <w:rFonts w:ascii="Arial" w:hAnsi="Arial" w:cs="Arial"/>
          <w:color w:val="222222"/>
          <w:shd w:val="clear" w:color="auto" w:fill="FFFFFF"/>
        </w:rPr>
        <w:t xml:space="preserve"> </w:t>
      </w:r>
      <w:r>
        <w:rPr>
          <w:rFonts w:ascii="Arial" w:hAnsi="Arial" w:cs="Arial"/>
          <w:color w:val="222222"/>
          <w:shd w:val="clear" w:color="auto" w:fill="FFFFFF"/>
        </w:rPr>
        <w:t>전달하기</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인간이</w:t>
      </w:r>
      <w:r>
        <w:rPr>
          <w:rFonts w:ascii="Arial" w:hAnsi="Arial" w:cs="Arial"/>
          <w:color w:val="222222"/>
          <w:shd w:val="clear" w:color="auto" w:fill="FFFFFF"/>
        </w:rPr>
        <w:t xml:space="preserve"> </w:t>
      </w:r>
      <w:r>
        <w:rPr>
          <w:rFonts w:ascii="Arial" w:hAnsi="Arial" w:cs="Arial"/>
          <w:color w:val="222222"/>
          <w:shd w:val="clear" w:color="auto" w:fill="FFFFFF"/>
        </w:rPr>
        <w:t>읽을</w:t>
      </w:r>
      <w:r>
        <w:rPr>
          <w:rFonts w:ascii="Arial" w:hAnsi="Arial" w:cs="Arial"/>
          <w:color w:val="222222"/>
          <w:shd w:val="clear" w:color="auto" w:fill="FFFFFF"/>
        </w:rPr>
        <w:t xml:space="preserve"> </w:t>
      </w:r>
      <w:r>
        <w:rPr>
          <w:rFonts w:ascii="Arial" w:hAnsi="Arial" w:cs="Arial"/>
          <w:color w:val="222222"/>
          <w:shd w:val="clear" w:color="auto" w:fill="FFFFFF"/>
        </w:rPr>
        <w:t>수</w:t>
      </w:r>
      <w:r>
        <w:rPr>
          <w:rFonts w:ascii="Arial" w:hAnsi="Arial" w:cs="Arial"/>
          <w:color w:val="222222"/>
          <w:shd w:val="clear" w:color="auto" w:fill="FFFFFF"/>
        </w:rPr>
        <w:t xml:space="preserve"> </w:t>
      </w:r>
      <w:r>
        <w:rPr>
          <w:rFonts w:ascii="Arial" w:hAnsi="Arial" w:cs="Arial"/>
          <w:color w:val="222222"/>
          <w:shd w:val="clear" w:color="auto" w:fill="FFFFFF"/>
        </w:rPr>
        <w:t>있는</w:t>
      </w:r>
      <w:r>
        <w:rPr>
          <w:rFonts w:ascii="Arial" w:hAnsi="Arial" w:cs="Arial"/>
          <w:color w:val="222222"/>
          <w:shd w:val="clear" w:color="auto" w:fill="FFFFFF"/>
        </w:rPr>
        <w:t xml:space="preserve"> </w:t>
      </w:r>
      <w:r>
        <w:rPr>
          <w:rFonts w:ascii="Arial" w:hAnsi="Arial" w:cs="Arial"/>
          <w:color w:val="222222"/>
          <w:shd w:val="clear" w:color="auto" w:fill="FFFFFF"/>
        </w:rPr>
        <w:t>텍스트를</w:t>
      </w:r>
      <w:r>
        <w:rPr>
          <w:rFonts w:ascii="Arial" w:hAnsi="Arial" w:cs="Arial"/>
          <w:color w:val="222222"/>
          <w:shd w:val="clear" w:color="auto" w:fill="FFFFFF"/>
        </w:rPr>
        <w:t xml:space="preserve"> </w:t>
      </w:r>
      <w:r>
        <w:rPr>
          <w:rFonts w:ascii="Arial" w:hAnsi="Arial" w:cs="Arial"/>
          <w:color w:val="222222"/>
          <w:shd w:val="clear" w:color="auto" w:fill="FFFFFF"/>
        </w:rPr>
        <w:t>사용하는</w:t>
      </w:r>
      <w:r>
        <w:rPr>
          <w:rFonts w:ascii="Arial" w:hAnsi="Arial" w:cs="Arial"/>
          <w:color w:val="222222"/>
          <w:shd w:val="clear" w:color="auto" w:fill="FFFFFF"/>
        </w:rPr>
        <w:t> </w:t>
      </w:r>
      <w:hyperlink r:id="rId33" w:tooltip="개방형 표준" w:history="1">
        <w:r>
          <w:rPr>
            <w:rStyle w:val="a3"/>
            <w:rFonts w:ascii="Arial" w:hAnsi="Arial" w:cs="Arial"/>
            <w:color w:val="0B0080"/>
            <w:shd w:val="clear" w:color="auto" w:fill="FFFFFF"/>
          </w:rPr>
          <w:t>개방형</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표준</w:t>
        </w:r>
      </w:hyperlink>
      <w:r>
        <w:rPr>
          <w:rFonts w:ascii="Arial" w:hAnsi="Arial" w:cs="Arial"/>
          <w:color w:val="222222"/>
          <w:shd w:val="clear" w:color="auto" w:fill="FFFFFF"/>
        </w:rPr>
        <w:t>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비동기</w:t>
      </w:r>
      <w:r>
        <w:rPr>
          <w:rFonts w:ascii="Arial" w:hAnsi="Arial" w:cs="Arial"/>
          <w:color w:val="222222"/>
          <w:shd w:val="clear" w:color="auto" w:fill="FFFFFF"/>
        </w:rPr>
        <w:t xml:space="preserve"> </w:t>
      </w:r>
      <w:r>
        <w:rPr>
          <w:rFonts w:ascii="Arial" w:hAnsi="Arial" w:cs="Arial"/>
          <w:color w:val="222222"/>
          <w:shd w:val="clear" w:color="auto" w:fill="FFFFFF"/>
        </w:rPr>
        <w:t>브라우저</w:t>
      </w:r>
      <w:r>
        <w:rPr>
          <w:rFonts w:ascii="Arial" w:hAnsi="Arial" w:cs="Arial"/>
          <w:color w:val="222222"/>
          <w:shd w:val="clear" w:color="auto" w:fill="FFFFFF"/>
        </w:rPr>
        <w:t>/</w:t>
      </w:r>
      <w:r>
        <w:rPr>
          <w:rFonts w:ascii="Arial" w:hAnsi="Arial" w:cs="Arial"/>
          <w:color w:val="222222"/>
          <w:shd w:val="clear" w:color="auto" w:fill="FFFFFF"/>
        </w:rPr>
        <w:t>서버</w:t>
      </w:r>
      <w:r>
        <w:rPr>
          <w:rFonts w:ascii="Arial" w:hAnsi="Arial" w:cs="Arial"/>
          <w:color w:val="222222"/>
          <w:shd w:val="clear" w:color="auto" w:fill="FFFFFF"/>
        </w:rPr>
        <w:t xml:space="preserve"> </w:t>
      </w:r>
      <w:r>
        <w:rPr>
          <w:rFonts w:ascii="Arial" w:hAnsi="Arial" w:cs="Arial"/>
          <w:color w:val="222222"/>
          <w:shd w:val="clear" w:color="auto" w:fill="FFFFFF"/>
        </w:rPr>
        <w:t>통신</w:t>
      </w:r>
      <w:r>
        <w:rPr>
          <w:rFonts w:ascii="Arial" w:hAnsi="Arial" w:cs="Arial"/>
          <w:color w:val="222222"/>
          <w:shd w:val="clear" w:color="auto" w:fill="FFFFFF"/>
        </w:rPr>
        <w:t xml:space="preserve"> (</w:t>
      </w:r>
      <w:hyperlink r:id="rId34"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위해</w:t>
      </w:r>
      <w:r>
        <w:rPr>
          <w:rFonts w:ascii="Arial" w:hAnsi="Arial" w:cs="Arial"/>
          <w:color w:val="222222"/>
          <w:shd w:val="clear" w:color="auto" w:fill="FFFFFF"/>
        </w:rPr>
        <w:t xml:space="preserve">, </w:t>
      </w:r>
      <w:r>
        <w:rPr>
          <w:rFonts w:ascii="Arial" w:hAnsi="Arial" w:cs="Arial"/>
          <w:color w:val="222222"/>
          <w:shd w:val="clear" w:color="auto" w:fill="FFFFFF"/>
        </w:rPr>
        <w:t>넓게는</w:t>
      </w:r>
      <w:r>
        <w:rPr>
          <w:rFonts w:ascii="Arial" w:hAnsi="Arial" w:cs="Arial"/>
          <w:color w:val="222222"/>
          <w:shd w:val="clear" w:color="auto" w:fill="FFFFFF"/>
        </w:rPr>
        <w:t> </w:t>
      </w:r>
      <w:hyperlink r:id="rId35" w:tooltip="XML" w:history="1">
        <w:r>
          <w:rPr>
            <w:rStyle w:val="a3"/>
            <w:rFonts w:ascii="Arial" w:hAnsi="Arial" w:cs="Arial"/>
            <w:color w:val="0B0080"/>
            <w:shd w:val="clear" w:color="auto" w:fill="FFFFFF"/>
          </w:rPr>
          <w:t>XML</w:t>
        </w:r>
      </w:hyperlink>
      <w:r>
        <w:rPr>
          <w:rFonts w:ascii="Arial" w:hAnsi="Arial" w:cs="Arial"/>
          <w:color w:val="222222"/>
          <w:shd w:val="clear" w:color="auto" w:fill="FFFFFF"/>
        </w:rPr>
        <w:t>(</w:t>
      </w:r>
      <w:hyperlink r:id="rId36" w:tooltip="Ajax" w:history="1">
        <w:r>
          <w:rPr>
            <w:rStyle w:val="a3"/>
            <w:rFonts w:ascii="Arial" w:hAnsi="Arial" w:cs="Arial"/>
            <w:color w:val="0B0080"/>
            <w:shd w:val="clear" w:color="auto" w:fill="FFFFFF"/>
          </w:rPr>
          <w:t>AJAX</w:t>
        </w:r>
      </w:hyperlink>
      <w:r>
        <w:rPr>
          <w:rFonts w:ascii="Arial" w:hAnsi="Arial" w:cs="Arial"/>
          <w:color w:val="222222"/>
          <w:shd w:val="clear" w:color="auto" w:fill="FFFFFF"/>
        </w:rPr>
        <w:t>가</w:t>
      </w:r>
      <w:r>
        <w:rPr>
          <w:rFonts w:ascii="Arial" w:hAnsi="Arial" w:cs="Arial"/>
          <w:color w:val="222222"/>
          <w:shd w:val="clear" w:color="auto" w:fill="FFFFFF"/>
        </w:rPr>
        <w:t xml:space="preserve"> </w:t>
      </w:r>
      <w:r>
        <w:rPr>
          <w:rFonts w:ascii="Arial" w:hAnsi="Arial" w:cs="Arial"/>
          <w:color w:val="222222"/>
          <w:shd w:val="clear" w:color="auto" w:fill="FFFFFF"/>
        </w:rPr>
        <w:t>사용</w:t>
      </w:r>
      <w:r>
        <w:rPr>
          <w:rFonts w:ascii="Arial" w:hAnsi="Arial" w:cs="Arial"/>
          <w:color w:val="222222"/>
          <w:shd w:val="clear" w:color="auto" w:fill="FFFFFF"/>
        </w:rPr>
        <w:t>)</w:t>
      </w:r>
      <w:r>
        <w:rPr>
          <w:rFonts w:ascii="Arial" w:hAnsi="Arial" w:cs="Arial"/>
          <w:color w:val="222222"/>
          <w:shd w:val="clear" w:color="auto" w:fill="FFFFFF"/>
        </w:rPr>
        <w:t>을</w:t>
      </w:r>
      <w:r>
        <w:rPr>
          <w:rFonts w:ascii="Arial" w:hAnsi="Arial" w:cs="Arial"/>
          <w:color w:val="222222"/>
          <w:shd w:val="clear" w:color="auto" w:fill="FFFFFF"/>
        </w:rPr>
        <w:t xml:space="preserve"> </w:t>
      </w:r>
      <w:r>
        <w:rPr>
          <w:rFonts w:ascii="Arial" w:hAnsi="Arial" w:cs="Arial"/>
          <w:color w:val="222222"/>
          <w:shd w:val="clear" w:color="auto" w:fill="FFFFFF"/>
        </w:rPr>
        <w:t>대체하는</w:t>
      </w:r>
      <w:r>
        <w:rPr>
          <w:rFonts w:ascii="Arial" w:hAnsi="Arial" w:cs="Arial"/>
          <w:color w:val="222222"/>
          <w:shd w:val="clear" w:color="auto" w:fill="FFFFFF"/>
        </w:rPr>
        <w:t xml:space="preserve"> </w:t>
      </w:r>
      <w:r>
        <w:rPr>
          <w:rFonts w:ascii="Arial" w:hAnsi="Arial" w:cs="Arial"/>
          <w:color w:val="222222"/>
          <w:shd w:val="clear" w:color="auto" w:fill="FFFFFF"/>
        </w:rPr>
        <w:t>주요</w:t>
      </w:r>
      <w:r>
        <w:rPr>
          <w:rFonts w:ascii="Arial" w:hAnsi="Arial" w:cs="Arial"/>
          <w:color w:val="222222"/>
          <w:shd w:val="clear" w:color="auto" w:fill="FFFFFF"/>
        </w:rPr>
        <w:t xml:space="preserve"> </w:t>
      </w:r>
      <w:r>
        <w:rPr>
          <w:rFonts w:ascii="Arial" w:hAnsi="Arial" w:cs="Arial"/>
          <w:color w:val="222222"/>
          <w:shd w:val="clear" w:color="auto" w:fill="FFFFFF"/>
        </w:rPr>
        <w:t>데이터</w:t>
      </w:r>
      <w:r>
        <w:rPr>
          <w:rFonts w:ascii="Arial" w:hAnsi="Arial" w:cs="Arial"/>
          <w:color w:val="222222"/>
          <w:shd w:val="clear" w:color="auto" w:fill="FFFFFF"/>
        </w:rPr>
        <w:t xml:space="preserve"> </w:t>
      </w:r>
      <w:r>
        <w:rPr>
          <w:rFonts w:ascii="Arial" w:hAnsi="Arial" w:cs="Arial"/>
          <w:color w:val="222222"/>
          <w:shd w:val="clear" w:color="auto" w:fill="FFFFFF"/>
        </w:rPr>
        <w:t>포맷이다</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7" w:tooltip="인터넷" w:history="1">
        <w:r>
          <w:rPr>
            <w:rStyle w:val="a3"/>
            <w:rFonts w:ascii="Arial" w:hAnsi="Arial" w:cs="Arial"/>
            <w:color w:val="0B0080"/>
            <w:shd w:val="clear" w:color="auto" w:fill="FFFFFF"/>
          </w:rPr>
          <w:t>인터넷</w:t>
        </w:r>
      </w:hyperlink>
      <w:r>
        <w:rPr>
          <w:rFonts w:ascii="Arial" w:hAnsi="Arial" w:cs="Arial"/>
          <w:color w:val="222222"/>
          <w:shd w:val="clear" w:color="auto" w:fill="FFFFFF"/>
        </w:rPr>
        <w:t>에서</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proofErr w:type="gramStart"/>
      <w:r>
        <w:rPr>
          <w:rFonts w:ascii="Arial" w:hAnsi="Arial" w:cs="Arial"/>
          <w:color w:val="222222"/>
          <w:shd w:val="clear" w:color="auto" w:fill="FFFFFF"/>
        </w:rPr>
        <w:t>주고</w:t>
      </w:r>
      <w:r>
        <w:rPr>
          <w:rFonts w:ascii="Arial" w:hAnsi="Arial" w:cs="Arial"/>
          <w:color w:val="222222"/>
          <w:shd w:val="clear" w:color="auto" w:fill="FFFFFF"/>
        </w:rPr>
        <w:t xml:space="preserve"> </w:t>
      </w:r>
      <w:r>
        <w:rPr>
          <w:rFonts w:ascii="Arial" w:hAnsi="Arial" w:cs="Arial"/>
          <w:color w:val="222222"/>
          <w:shd w:val="clear" w:color="auto" w:fill="FFFFFF"/>
        </w:rPr>
        <w:t>받을</w:t>
      </w:r>
      <w:proofErr w:type="gramEnd"/>
      <w:r>
        <w:rPr>
          <w:rFonts w:ascii="Arial" w:hAnsi="Arial" w:cs="Arial"/>
          <w:color w:val="222222"/>
          <w:shd w:val="clear" w:color="auto" w:fill="FFFFFF"/>
        </w:rPr>
        <w:t xml:space="preserve"> </w:t>
      </w:r>
      <w:r>
        <w:rPr>
          <w:rFonts w:ascii="Arial" w:hAnsi="Arial" w:cs="Arial"/>
          <w:color w:val="222222"/>
          <w:shd w:val="clear" w:color="auto" w:fill="FFFFFF"/>
        </w:rPr>
        <w:t>때</w:t>
      </w:r>
      <w:r>
        <w:rPr>
          <w:rFonts w:ascii="Arial" w:hAnsi="Arial" w:cs="Arial"/>
          <w:color w:val="222222"/>
          <w:shd w:val="clear" w:color="auto" w:fill="FFFFFF"/>
        </w:rPr>
        <w:t xml:space="preserve"> </w:t>
      </w:r>
      <w:r>
        <w:rPr>
          <w:rFonts w:ascii="Arial" w:hAnsi="Arial" w:cs="Arial"/>
          <w:color w:val="222222"/>
          <w:shd w:val="clear" w:color="auto" w:fill="FFFFFF"/>
        </w:rPr>
        <w:t>그</w:t>
      </w:r>
      <w:r>
        <w:rPr>
          <w:rFonts w:ascii="Arial" w:hAnsi="Arial" w:cs="Arial"/>
          <w:color w:val="222222"/>
          <w:shd w:val="clear" w:color="auto" w:fill="FFFFFF"/>
        </w:rPr>
        <w:t xml:space="preserve"> </w:t>
      </w:r>
      <w:r>
        <w:rPr>
          <w:rFonts w:ascii="Arial" w:hAnsi="Arial" w:cs="Arial"/>
          <w:color w:val="222222"/>
          <w:shd w:val="clear" w:color="auto" w:fill="FFFFFF"/>
        </w:rPr>
        <w:t>자료를</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방법으로</w:t>
      </w:r>
      <w:r>
        <w:rPr>
          <w:rFonts w:ascii="Arial" w:hAnsi="Arial" w:cs="Arial"/>
          <w:color w:val="222222"/>
          <w:shd w:val="clear" w:color="auto" w:fill="FFFFFF"/>
        </w:rPr>
        <w:t xml:space="preserve"> </w:t>
      </w:r>
      <w:r>
        <w:rPr>
          <w:rFonts w:ascii="Arial" w:hAnsi="Arial" w:cs="Arial"/>
          <w:color w:val="222222"/>
          <w:shd w:val="clear" w:color="auto" w:fill="FFFFFF"/>
        </w:rPr>
        <w:t>알려져</w:t>
      </w:r>
      <w:r>
        <w:rPr>
          <w:rFonts w:ascii="Arial" w:hAnsi="Arial" w:cs="Arial"/>
          <w:color w:val="222222"/>
          <w:shd w:val="clear" w:color="auto" w:fill="FFFFFF"/>
        </w:rPr>
        <w:t xml:space="preserve"> </w:t>
      </w:r>
      <w:r>
        <w:rPr>
          <w:rFonts w:ascii="Arial" w:hAnsi="Arial" w:cs="Arial"/>
          <w:color w:val="222222"/>
          <w:shd w:val="clear" w:color="auto" w:fill="FFFFFF"/>
        </w:rPr>
        <w:t>있다</w:t>
      </w:r>
      <w:r>
        <w:rPr>
          <w:rFonts w:ascii="Arial" w:hAnsi="Arial" w:cs="Arial"/>
          <w:color w:val="222222"/>
          <w:shd w:val="clear" w:color="auto" w:fill="FFFFFF"/>
        </w:rPr>
        <w:t xml:space="preserve">. </w:t>
      </w:r>
      <w:r>
        <w:rPr>
          <w:rFonts w:ascii="Arial" w:hAnsi="Arial" w:cs="Arial"/>
          <w:color w:val="222222"/>
          <w:shd w:val="clear" w:color="auto" w:fill="FFFFFF"/>
        </w:rPr>
        <w:t>자료의</w:t>
      </w:r>
      <w:r>
        <w:rPr>
          <w:rFonts w:ascii="Arial" w:hAnsi="Arial" w:cs="Arial"/>
          <w:color w:val="222222"/>
          <w:shd w:val="clear" w:color="auto" w:fill="FFFFFF"/>
        </w:rPr>
        <w:t xml:space="preserve"> </w:t>
      </w:r>
      <w:r>
        <w:rPr>
          <w:rFonts w:ascii="Arial" w:hAnsi="Arial" w:cs="Arial"/>
          <w:color w:val="222222"/>
          <w:shd w:val="clear" w:color="auto" w:fill="FFFFFF"/>
        </w:rPr>
        <w:t>종류에</w:t>
      </w:r>
      <w:r>
        <w:rPr>
          <w:rFonts w:ascii="Arial" w:hAnsi="Arial" w:cs="Arial"/>
          <w:color w:val="222222"/>
          <w:shd w:val="clear" w:color="auto" w:fill="FFFFFF"/>
        </w:rPr>
        <w:t xml:space="preserve"> </w:t>
      </w:r>
      <w:r>
        <w:rPr>
          <w:rFonts w:ascii="Arial" w:hAnsi="Arial" w:cs="Arial"/>
          <w:color w:val="222222"/>
          <w:shd w:val="clear" w:color="auto" w:fill="FFFFFF"/>
        </w:rPr>
        <w:t>큰</w:t>
      </w:r>
      <w:r>
        <w:rPr>
          <w:rFonts w:ascii="Arial" w:hAnsi="Arial" w:cs="Arial"/>
          <w:color w:val="222222"/>
          <w:shd w:val="clear" w:color="auto" w:fill="FFFFFF"/>
        </w:rPr>
        <w:t xml:space="preserve"> </w:t>
      </w:r>
      <w:r>
        <w:rPr>
          <w:rFonts w:ascii="Arial" w:hAnsi="Arial" w:cs="Arial"/>
          <w:color w:val="222222"/>
          <w:shd w:val="clear" w:color="auto" w:fill="FFFFFF"/>
        </w:rPr>
        <w:t>제한은</w:t>
      </w:r>
      <w:r>
        <w:rPr>
          <w:rFonts w:ascii="Arial" w:hAnsi="Arial" w:cs="Arial"/>
          <w:color w:val="222222"/>
          <w:shd w:val="clear" w:color="auto" w:fill="FFFFFF"/>
        </w:rPr>
        <w:t xml:space="preserve"> </w:t>
      </w:r>
      <w:r>
        <w:rPr>
          <w:rFonts w:ascii="Arial" w:hAnsi="Arial" w:cs="Arial"/>
          <w:color w:val="222222"/>
          <w:shd w:val="clear" w:color="auto" w:fill="FFFFFF"/>
        </w:rPr>
        <w:t>없으며</w:t>
      </w:r>
      <w:r>
        <w:rPr>
          <w:rFonts w:ascii="Arial" w:hAnsi="Arial" w:cs="Arial"/>
          <w:color w:val="222222"/>
          <w:shd w:val="clear" w:color="auto" w:fill="FFFFFF"/>
        </w:rPr>
        <w:t xml:space="preserve">, </w:t>
      </w:r>
      <w:r>
        <w:rPr>
          <w:rFonts w:ascii="Arial" w:hAnsi="Arial" w:cs="Arial"/>
          <w:color w:val="222222"/>
          <w:shd w:val="clear" w:color="auto" w:fill="FFFFFF"/>
        </w:rPr>
        <w:t>특히</w:t>
      </w:r>
      <w:r>
        <w:rPr>
          <w:rFonts w:ascii="Arial" w:hAnsi="Arial" w:cs="Arial"/>
          <w:color w:val="222222"/>
          <w:shd w:val="clear" w:color="auto" w:fill="FFFFFF"/>
        </w:rPr>
        <w:t> </w:t>
      </w:r>
      <w:hyperlink r:id="rId38" w:tooltip="컴퓨터 프로그램" w:history="1">
        <w:r>
          <w:rPr>
            <w:rStyle w:val="a3"/>
            <w:rFonts w:ascii="Arial" w:hAnsi="Arial" w:cs="Arial"/>
            <w:color w:val="0B0080"/>
            <w:shd w:val="clear" w:color="auto" w:fill="FFFFFF"/>
          </w:rPr>
          <w:t>컴퓨터</w:t>
        </w:r>
        <w:r>
          <w:rPr>
            <w:rStyle w:val="a3"/>
            <w:rFonts w:ascii="Arial" w:hAnsi="Arial" w:cs="Arial"/>
            <w:color w:val="0B0080"/>
            <w:shd w:val="clear" w:color="auto" w:fill="FFFFFF"/>
          </w:rPr>
          <w:t xml:space="preserve"> </w:t>
        </w:r>
        <w:r>
          <w:rPr>
            <w:rStyle w:val="a3"/>
            <w:rFonts w:ascii="Arial" w:hAnsi="Arial" w:cs="Arial"/>
            <w:color w:val="0B0080"/>
            <w:shd w:val="clear" w:color="auto" w:fill="FFFFFF"/>
          </w:rPr>
          <w:t>프로그램</w:t>
        </w:r>
      </w:hyperlink>
      <w:r>
        <w:rPr>
          <w:rFonts w:ascii="Arial" w:hAnsi="Arial" w:cs="Arial"/>
          <w:color w:val="222222"/>
          <w:shd w:val="clear" w:color="auto" w:fill="FFFFFF"/>
        </w:rPr>
        <w:t>의</w:t>
      </w:r>
      <w:r>
        <w:rPr>
          <w:rFonts w:ascii="Arial" w:hAnsi="Arial" w:cs="Arial"/>
          <w:color w:val="222222"/>
          <w:shd w:val="clear" w:color="auto" w:fill="FFFFFF"/>
        </w:rPr>
        <w:t> </w:t>
      </w:r>
      <w:hyperlink r:id="rId39" w:tooltip="변수" w:history="1">
        <w:r>
          <w:rPr>
            <w:rStyle w:val="a3"/>
            <w:rFonts w:ascii="Arial" w:hAnsi="Arial" w:cs="Arial"/>
            <w:color w:val="0B0080"/>
            <w:shd w:val="clear" w:color="auto" w:fill="FFFFFF"/>
          </w:rPr>
          <w:t>변수</w:t>
        </w:r>
      </w:hyperlink>
      <w:r>
        <w:rPr>
          <w:rFonts w:ascii="Arial" w:hAnsi="Arial" w:cs="Arial"/>
          <w:color w:val="222222"/>
          <w:shd w:val="clear" w:color="auto" w:fill="FFFFFF"/>
        </w:rPr>
        <w:t>값을</w:t>
      </w:r>
      <w:r>
        <w:rPr>
          <w:rFonts w:ascii="Arial" w:hAnsi="Arial" w:cs="Arial"/>
          <w:color w:val="222222"/>
          <w:shd w:val="clear" w:color="auto" w:fill="FFFFFF"/>
        </w:rPr>
        <w:t xml:space="preserve"> </w:t>
      </w:r>
      <w:r>
        <w:rPr>
          <w:rFonts w:ascii="Arial" w:hAnsi="Arial" w:cs="Arial"/>
          <w:color w:val="222222"/>
          <w:shd w:val="clear" w:color="auto" w:fill="FFFFFF"/>
        </w:rPr>
        <w:t>표현하는</w:t>
      </w:r>
      <w:r>
        <w:rPr>
          <w:rFonts w:ascii="Arial" w:hAnsi="Arial" w:cs="Arial"/>
          <w:color w:val="222222"/>
          <w:shd w:val="clear" w:color="auto" w:fill="FFFFFF"/>
        </w:rPr>
        <w:t xml:space="preserve"> </w:t>
      </w:r>
      <w:r>
        <w:rPr>
          <w:rFonts w:ascii="Arial" w:hAnsi="Arial" w:cs="Arial"/>
          <w:color w:val="222222"/>
          <w:shd w:val="clear" w:color="auto" w:fill="FFFFFF"/>
        </w:rPr>
        <w:t>데</w:t>
      </w:r>
      <w:r>
        <w:rPr>
          <w:rFonts w:ascii="Arial" w:hAnsi="Arial" w:cs="Arial"/>
          <w:color w:val="222222"/>
          <w:shd w:val="clear" w:color="auto" w:fill="FFFFFF"/>
        </w:rPr>
        <w:t xml:space="preserve"> </w:t>
      </w:r>
      <w:r>
        <w:rPr>
          <w:rFonts w:ascii="Arial" w:hAnsi="Arial" w:cs="Arial"/>
          <w:color w:val="222222"/>
          <w:shd w:val="clear" w:color="auto" w:fill="FFFFFF"/>
        </w:rPr>
        <w:t>적합하다</w:t>
      </w:r>
      <w:r>
        <w:rPr>
          <w:rFonts w:ascii="Arial" w:hAnsi="Arial" w:cs="Arial"/>
          <w:color w:val="222222"/>
          <w:shd w:val="clear" w:color="auto" w:fill="FFFFFF"/>
        </w:rPr>
        <w:t>.</w:t>
      </w:r>
    </w:p>
    <w:p w14:paraId="44EE45D1" w14:textId="77777777" w:rsidR="000A4C3B" w:rsidRDefault="000A4C3B" w:rsidP="003C6514">
      <w:pPr>
        <w:jc w:val="both"/>
        <w:rPr>
          <w:rFonts w:ascii="Arial" w:hAnsi="Arial" w:cs="Arial"/>
          <w:color w:val="222222"/>
          <w:shd w:val="clear" w:color="auto" w:fill="FFFFFF"/>
        </w:rPr>
      </w:pPr>
    </w:p>
    <w:p w14:paraId="03F93460" w14:textId="77777777" w:rsidR="00122F88" w:rsidRDefault="00D5543C" w:rsidP="00D5543C">
      <w:pPr>
        <w:pStyle w:val="2"/>
      </w:pPr>
      <w:bookmarkStart w:id="307" w:name="_Toc9298077"/>
      <w:bookmarkStart w:id="308" w:name="_Toc9244468"/>
      <w:bookmarkStart w:id="309" w:name="_Toc9315864"/>
      <w:r>
        <w:rPr>
          <w:rFonts w:hint="eastAsia"/>
        </w:rPr>
        <w:t>D</w:t>
      </w:r>
      <w:r>
        <w:t>etails</w:t>
      </w:r>
      <w:bookmarkEnd w:id="307"/>
      <w:bookmarkEnd w:id="308"/>
      <w:bookmarkEnd w:id="309"/>
    </w:p>
    <w:p w14:paraId="0A5B0B5D" w14:textId="77777777" w:rsidR="00122F88" w:rsidRDefault="00122F88" w:rsidP="00122F88">
      <w:pPr>
        <w:pStyle w:val="aa"/>
        <w:numPr>
          <w:ilvl w:val="0"/>
          <w:numId w:val="9"/>
        </w:numPr>
        <w:ind w:leftChars="0"/>
      </w:pPr>
      <w:r>
        <w:t>User</w:t>
      </w:r>
    </w:p>
    <w:p w14:paraId="61CFA302" w14:textId="77777777" w:rsidR="00122F88" w:rsidRDefault="00122F88" w:rsidP="00122F88">
      <w:pPr>
        <w:pStyle w:val="aa"/>
        <w:numPr>
          <w:ilvl w:val="0"/>
          <w:numId w:val="9"/>
        </w:numPr>
        <w:ind w:leftChars="0"/>
      </w:pPr>
      <w:r>
        <w:t>Item</w:t>
      </w:r>
    </w:p>
    <w:p w14:paraId="75AD74B7" w14:textId="77777777" w:rsidR="00122F88" w:rsidRDefault="00122F88" w:rsidP="00122F88">
      <w:pPr>
        <w:pStyle w:val="aa"/>
        <w:numPr>
          <w:ilvl w:val="0"/>
          <w:numId w:val="9"/>
        </w:numPr>
        <w:ind w:leftChars="0"/>
      </w:pPr>
      <w:r>
        <w:lastRenderedPageBreak/>
        <w:t>Keyword</w:t>
      </w:r>
    </w:p>
    <w:p w14:paraId="1A638D63" w14:textId="77777777" w:rsidR="00122F88" w:rsidRDefault="00122F88" w:rsidP="00122F88">
      <w:pPr>
        <w:pStyle w:val="aa"/>
        <w:numPr>
          <w:ilvl w:val="0"/>
          <w:numId w:val="9"/>
        </w:numPr>
        <w:ind w:leftChars="0"/>
      </w:pPr>
      <w:proofErr w:type="spellStart"/>
      <w:r>
        <w:t>RecommendCategory</w:t>
      </w:r>
      <w:proofErr w:type="spellEnd"/>
    </w:p>
    <w:p w14:paraId="7833E102" w14:textId="77777777" w:rsidR="00122F88" w:rsidRDefault="00122F88" w:rsidP="00122F88">
      <w:pPr>
        <w:pStyle w:val="aa"/>
        <w:numPr>
          <w:ilvl w:val="0"/>
          <w:numId w:val="9"/>
        </w:numPr>
        <w:ind w:leftChars="0"/>
      </w:pPr>
      <w:r>
        <w:t>Bookmark</w:t>
      </w:r>
    </w:p>
    <w:p w14:paraId="794C05F4" w14:textId="77777777" w:rsidR="00122F88" w:rsidRPr="00122F88" w:rsidRDefault="00122F88" w:rsidP="00122F88">
      <w:pPr>
        <w:pStyle w:val="aa"/>
        <w:numPr>
          <w:ilvl w:val="0"/>
          <w:numId w:val="9"/>
        </w:numPr>
        <w:ind w:leftChars="0"/>
      </w:pPr>
      <w:r>
        <w:t xml:space="preserve">Review </w:t>
      </w:r>
    </w:p>
    <w:p w14:paraId="748D6822" w14:textId="77777777" w:rsidR="00250E36" w:rsidRDefault="00250E36">
      <w:pPr>
        <w:rPr>
          <w:rFonts w:asciiTheme="majorHAnsi" w:eastAsiaTheme="majorEastAsia" w:hAnsiTheme="majorHAnsi" w:cstheme="majorBidi"/>
          <w:color w:val="2F5496" w:themeColor="accent1" w:themeShade="BF"/>
          <w:sz w:val="40"/>
          <w:szCs w:val="40"/>
        </w:rPr>
      </w:pPr>
      <w:r>
        <w:br w:type="page"/>
      </w:r>
    </w:p>
    <w:p w14:paraId="6FE0E259" w14:textId="77777777" w:rsidR="007F1BB9" w:rsidRDefault="007F1BB9" w:rsidP="007F1BB9">
      <w:pPr>
        <w:pStyle w:val="1"/>
      </w:pPr>
      <w:bookmarkStart w:id="310" w:name="_Toc9298078"/>
      <w:bookmarkStart w:id="311" w:name="_Toc9244469"/>
      <w:bookmarkStart w:id="312" w:name="_Toc9315865"/>
      <w:r w:rsidRPr="007F1BB9">
        <w:rPr>
          <w:rFonts w:hint="eastAsia"/>
        </w:rPr>
        <w:lastRenderedPageBreak/>
        <w:t>D</w:t>
      </w:r>
      <w:r w:rsidRPr="007F1BB9">
        <w:t>atabase Design</w:t>
      </w:r>
      <w:bookmarkEnd w:id="310"/>
      <w:bookmarkEnd w:id="311"/>
      <w:bookmarkEnd w:id="312"/>
    </w:p>
    <w:p w14:paraId="2158763B" w14:textId="77777777" w:rsidR="000A4C3B" w:rsidRDefault="000A4C3B" w:rsidP="000A4C3B"/>
    <w:p w14:paraId="59BC7FB0" w14:textId="77777777" w:rsidR="000A4C3B" w:rsidRDefault="000A4C3B" w:rsidP="000A4C3B">
      <w:pPr>
        <w:pStyle w:val="2"/>
      </w:pPr>
      <w:bookmarkStart w:id="313" w:name="_Toc9298079"/>
      <w:bookmarkStart w:id="314" w:name="_Toc9244470"/>
      <w:bookmarkStart w:id="315" w:name="_Toc9315866"/>
      <w:r>
        <w:t>Objectives</w:t>
      </w:r>
      <w:bookmarkEnd w:id="313"/>
      <w:bookmarkEnd w:id="314"/>
      <w:bookmarkEnd w:id="315"/>
    </w:p>
    <w:p w14:paraId="2F7B5D01" w14:textId="77777777" w:rsidR="000A4C3B" w:rsidRPr="000A4C3B" w:rsidRDefault="000A4C3B" w:rsidP="000A4C3B"/>
    <w:p w14:paraId="2AABAF94" w14:textId="77777777" w:rsidR="00EE14D9" w:rsidRDefault="00250E36" w:rsidP="00AC182D">
      <w:pPr>
        <w:jc w:val="both"/>
      </w:pPr>
      <w:r>
        <w:rPr>
          <w:rFonts w:hint="eastAsia"/>
        </w:rPr>
        <w:t>요구사항 명세서에서 작성한 데이터베이스 요구사항을 기반으로 하여 세부적인 데이터베이스 설계를 기술한다.</w:t>
      </w:r>
      <w:r>
        <w:t xml:space="preserve"> ER Diagram</w:t>
      </w:r>
      <w:r>
        <w:rPr>
          <w:rFonts w:hint="eastAsia"/>
        </w:rPr>
        <w:t xml:space="preserve">을 통해 개괄적인 </w:t>
      </w:r>
      <w:r>
        <w:t xml:space="preserve">Entity </w:t>
      </w:r>
      <w:r>
        <w:rPr>
          <w:rFonts w:hint="eastAsia"/>
        </w:rPr>
        <w:t>간의 관계를 기술하고,</w:t>
      </w:r>
      <w:r>
        <w:t xml:space="preserve"> Relational Schema, SQL DDL</w:t>
      </w:r>
      <w:r>
        <w:rPr>
          <w:rFonts w:hint="eastAsia"/>
        </w:rPr>
        <w:t xml:space="preserve"> 명세를 만든다.</w:t>
      </w:r>
    </w:p>
    <w:p w14:paraId="177B8DCB" w14:textId="77777777" w:rsidR="000A4C3B" w:rsidRDefault="000A4C3B" w:rsidP="00AC182D">
      <w:pPr>
        <w:jc w:val="both"/>
      </w:pPr>
    </w:p>
    <w:p w14:paraId="79FB7418" w14:textId="77777777" w:rsidR="00EE14D9" w:rsidRDefault="00EE14D9" w:rsidP="00EE14D9">
      <w:pPr>
        <w:pStyle w:val="2"/>
      </w:pPr>
      <w:bookmarkStart w:id="316" w:name="_Toc9298080"/>
      <w:bookmarkStart w:id="317" w:name="_Toc9244471"/>
      <w:bookmarkStart w:id="318" w:name="_Toc9315867"/>
      <w:r>
        <w:rPr>
          <w:rFonts w:hint="eastAsia"/>
        </w:rPr>
        <w:t>E</w:t>
      </w:r>
      <w:r>
        <w:t>R Diagram</w:t>
      </w:r>
      <w:bookmarkEnd w:id="316"/>
      <w:bookmarkEnd w:id="317"/>
      <w:bookmarkEnd w:id="318"/>
      <w:r w:rsidR="00250E36">
        <w:t xml:space="preserve"> </w:t>
      </w:r>
    </w:p>
    <w:p w14:paraId="3EA1A445" w14:textId="77777777" w:rsidR="000A4C3B" w:rsidRPr="000A4C3B" w:rsidRDefault="000A4C3B" w:rsidP="000A4C3B"/>
    <w:p w14:paraId="5A27C61A" w14:textId="77777777" w:rsidR="00EE14D9" w:rsidRPr="00EE14D9" w:rsidRDefault="00EE14D9" w:rsidP="00AC182D">
      <w:pPr>
        <w:jc w:val="both"/>
      </w:pPr>
      <w:r>
        <w:rPr>
          <w:rFonts w:hint="eastAsia"/>
        </w:rPr>
        <w:t>본 시스템에는</w:t>
      </w:r>
      <w:r w:rsidR="00E153CC">
        <w:rPr>
          <w:rFonts w:hint="eastAsia"/>
        </w:rPr>
        <w:t xml:space="preserve"> </w:t>
      </w:r>
      <w:r w:rsidR="00E153CC">
        <w:t>User, Item, Bookmark, Authority, Recommend Category, Keyword, Review Reference, Review</w:t>
      </w:r>
      <w:r w:rsidR="00E153CC">
        <w:rPr>
          <w:rFonts w:hint="eastAsia"/>
        </w:rPr>
        <w:t>로</w:t>
      </w:r>
      <w:r>
        <w:rPr>
          <w:rFonts w:hint="eastAsia"/>
        </w:rPr>
        <w:t xml:space="preserve"> 총 8개의 </w:t>
      </w:r>
      <w:r>
        <w:t>Entity</w:t>
      </w:r>
      <w:r>
        <w:rPr>
          <w:rFonts w:hint="eastAsia"/>
        </w:rPr>
        <w:t>가 존재한다.</w:t>
      </w:r>
      <w:r>
        <w:t xml:space="preserve"> </w:t>
      </w:r>
      <w:r>
        <w:rPr>
          <w:rFonts w:hint="eastAsia"/>
        </w:rPr>
        <w:t xml:space="preserve">각각의 </w:t>
      </w:r>
      <w:r>
        <w:t>Entity</w:t>
      </w:r>
      <w:r>
        <w:rPr>
          <w:rFonts w:hint="eastAsia"/>
        </w:rPr>
        <w:t>는 네모 박스의 형태로 표현되고,</w:t>
      </w:r>
      <w:r>
        <w:t xml:space="preserve"> Entity </w:t>
      </w:r>
      <w:r>
        <w:rPr>
          <w:rFonts w:hint="eastAsia"/>
        </w:rPr>
        <w:t>간의 관계는 마름모꼴로 표현된다.</w:t>
      </w:r>
      <w:r>
        <w:t xml:space="preserve"> </w:t>
      </w:r>
      <w:r w:rsidR="00E153CC">
        <w:rPr>
          <w:rFonts w:hint="eastAsia"/>
        </w:rPr>
        <w:t xml:space="preserve">이때 특정 </w:t>
      </w:r>
      <w:r w:rsidR="00E153CC">
        <w:t>Entity</w:t>
      </w:r>
      <w:r w:rsidR="00E153CC">
        <w:rPr>
          <w:rFonts w:hint="eastAsia"/>
        </w:rPr>
        <w:t xml:space="preserve">가 다른 </w:t>
      </w:r>
      <w:r w:rsidR="00E153CC">
        <w:t>Entity</w:t>
      </w:r>
      <w:r w:rsidR="00E153CC">
        <w:rPr>
          <w:rFonts w:hint="eastAsia"/>
        </w:rPr>
        <w:t xml:space="preserve">와 복수의 관계를 가질 수 있을 때는 해당 </w:t>
      </w:r>
      <w:proofErr w:type="spellStart"/>
      <w:r w:rsidR="00E153CC">
        <w:rPr>
          <w:rFonts w:hint="eastAsia"/>
        </w:rPr>
        <w:t>엔티티쪽에</w:t>
      </w:r>
      <w:proofErr w:type="spellEnd"/>
      <w:r w:rsidR="00E153CC">
        <w:rPr>
          <w:rFonts w:hint="eastAsia"/>
        </w:rPr>
        <w:t xml:space="preserve"> 삼지창 모양 선을 세 개 그어 나타내며, 특정 </w:t>
      </w:r>
      <w:r w:rsidR="00E153CC">
        <w:t>Entity</w:t>
      </w:r>
      <w:r w:rsidR="00E153CC">
        <w:rPr>
          <w:rFonts w:hint="eastAsia"/>
        </w:rPr>
        <w:t xml:space="preserve">가 없어도 되는 경우 </w:t>
      </w:r>
      <w:r w:rsidR="00A40A43">
        <w:t xml:space="preserve">Client </w:t>
      </w:r>
      <w:r w:rsidR="00A40A43">
        <w:rPr>
          <w:rFonts w:hint="eastAsia"/>
        </w:rPr>
        <w:t>E</w:t>
      </w:r>
      <w:r w:rsidR="00A40A43">
        <w:t xml:space="preserve">ntity </w:t>
      </w:r>
      <w:r w:rsidR="00A40A43">
        <w:rPr>
          <w:rFonts w:hint="eastAsia"/>
        </w:rPr>
        <w:t>쪽에 작은 동그라미를 표시한다.</w:t>
      </w:r>
      <w:r w:rsidR="00E153CC">
        <w:rPr>
          <w:rFonts w:hint="eastAsia"/>
        </w:rPr>
        <w:t xml:space="preserve"> </w:t>
      </w:r>
      <w:r>
        <w:rPr>
          <w:rFonts w:hint="eastAsia"/>
        </w:rPr>
        <w:t xml:space="preserve">각 </w:t>
      </w:r>
      <w:r>
        <w:t>Entity</w:t>
      </w:r>
      <w:r>
        <w:rPr>
          <w:rFonts w:hint="eastAsia"/>
        </w:rPr>
        <w:t xml:space="preserve">가 가지는 </w:t>
      </w:r>
      <w:r>
        <w:t>Attribute</w:t>
      </w:r>
      <w:r>
        <w:rPr>
          <w:rFonts w:hint="eastAsia"/>
        </w:rPr>
        <w:t>는 타원형으로 표현되는데,</w:t>
      </w:r>
      <w:r>
        <w:t xml:space="preserve"> </w:t>
      </w:r>
      <w:r>
        <w:rPr>
          <w:rFonts w:hint="eastAsia"/>
        </w:rPr>
        <w:t>각 E</w:t>
      </w:r>
      <w:r>
        <w:t>ntity</w:t>
      </w:r>
      <w:r>
        <w:rPr>
          <w:rFonts w:hint="eastAsia"/>
        </w:rPr>
        <w:t>를 식별하는</w:t>
      </w:r>
      <w:r>
        <w:t>Unique key</w:t>
      </w:r>
      <w:r>
        <w:rPr>
          <w:rFonts w:hint="eastAsia"/>
        </w:rPr>
        <w:t>는 라벨에 밑줄을 그어 표시하고,</w:t>
      </w:r>
      <w:r>
        <w:t xml:space="preserve"> </w:t>
      </w:r>
      <w:r>
        <w:rPr>
          <w:rFonts w:hint="eastAsia"/>
        </w:rPr>
        <w:t xml:space="preserve">여러 </w:t>
      </w:r>
      <w:r>
        <w:t>Attribute</w:t>
      </w:r>
      <w:r>
        <w:rPr>
          <w:rFonts w:hint="eastAsia"/>
        </w:rPr>
        <w:t>를 허용하는 경우에는 테두리를 이중으로 긋는다.</w:t>
      </w:r>
    </w:p>
    <w:p w14:paraId="42E7C7E2" w14:textId="77777777" w:rsidR="00B77A70" w:rsidRDefault="00B77A70" w:rsidP="00EE14D9">
      <w:r>
        <w:rPr>
          <w:noProof/>
        </w:rPr>
        <w:lastRenderedPageBreak/>
        <w:drawing>
          <wp:inline distT="0" distB="0" distL="0" distR="0" wp14:anchorId="1C2092FD" wp14:editId="28B3A391">
            <wp:extent cx="5724525" cy="3619500"/>
            <wp:effectExtent l="0" t="0" r="0" b="0"/>
            <wp:docPr id="1" name="그림 1" descr="C:\Users\junbb\Downloads\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bb\Downloads\erdplu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619500"/>
                    </a:xfrm>
                    <a:prstGeom prst="rect">
                      <a:avLst/>
                    </a:prstGeom>
                    <a:noFill/>
                    <a:ln>
                      <a:noFill/>
                    </a:ln>
                  </pic:spPr>
                </pic:pic>
              </a:graphicData>
            </a:graphic>
          </wp:inline>
        </w:drawing>
      </w:r>
    </w:p>
    <w:p w14:paraId="50EC0D48" w14:textId="02DA3B48" w:rsidR="00B77A70" w:rsidRPr="00B77A70" w:rsidRDefault="00B77A70" w:rsidP="00B77A70">
      <w:pPr>
        <w:pStyle w:val="ab"/>
        <w:jc w:val="center"/>
      </w:pPr>
      <w:bookmarkStart w:id="319" w:name="_Toc9327901"/>
      <w:r>
        <w:t xml:space="preserve">Diagram </w:t>
      </w:r>
      <w:r w:rsidR="00EE26BA">
        <w:fldChar w:fldCharType="begin"/>
      </w:r>
      <w:r w:rsidR="00EE26BA">
        <w:instrText xml:space="preserve"> SEQ Diagram \* ARABIC </w:instrText>
      </w:r>
      <w:r w:rsidR="00EE26BA">
        <w:fldChar w:fldCharType="separate"/>
      </w:r>
      <w:r w:rsidR="004C6969">
        <w:rPr>
          <w:noProof/>
        </w:rPr>
        <w:t>14</w:t>
      </w:r>
      <w:r w:rsidR="00EE26BA">
        <w:rPr>
          <w:noProof/>
        </w:rPr>
        <w:fldChar w:fldCharType="end"/>
      </w:r>
      <w:r>
        <w:rPr>
          <w:rFonts w:hint="eastAsia"/>
        </w:rPr>
        <w:t>:</w:t>
      </w:r>
      <w:r>
        <w:t xml:space="preserve"> Overall ER diagram</w:t>
      </w:r>
      <w:bookmarkEnd w:id="319"/>
    </w:p>
    <w:p w14:paraId="0AC65761" w14:textId="77777777" w:rsidR="003F6026" w:rsidRDefault="005C3CB4" w:rsidP="003F6026">
      <w:pPr>
        <w:pStyle w:val="3"/>
      </w:pPr>
      <w:bookmarkStart w:id="320" w:name="_Toc9298081"/>
      <w:bookmarkStart w:id="321" w:name="_Toc9244472"/>
      <w:bookmarkStart w:id="322" w:name="_Toc9315868"/>
      <w:r>
        <w:rPr>
          <w:rFonts w:hint="eastAsia"/>
        </w:rPr>
        <w:t>E</w:t>
      </w:r>
      <w:r>
        <w:t>ntities</w:t>
      </w:r>
      <w:bookmarkEnd w:id="320"/>
      <w:bookmarkEnd w:id="321"/>
      <w:bookmarkEnd w:id="322"/>
    </w:p>
    <w:p w14:paraId="7612DE01" w14:textId="77777777" w:rsidR="005C3CB4" w:rsidRDefault="00C754DF" w:rsidP="00BE4E22">
      <w:pPr>
        <w:pStyle w:val="4"/>
      </w:pPr>
      <w:bookmarkStart w:id="323" w:name="_Toc9298082"/>
      <w:bookmarkStart w:id="324" w:name="_Toc9244473"/>
      <w:bookmarkStart w:id="325" w:name="_Toc9315869"/>
      <w:r>
        <w:rPr>
          <w:rFonts w:hint="eastAsia"/>
        </w:rPr>
        <w:t>U</w:t>
      </w:r>
      <w:r>
        <w:t>ser</w:t>
      </w:r>
      <w:bookmarkEnd w:id="323"/>
      <w:bookmarkEnd w:id="324"/>
      <w:bookmarkEnd w:id="325"/>
    </w:p>
    <w:p w14:paraId="4CDBCE4A" w14:textId="77777777" w:rsidR="005C3CB4" w:rsidRDefault="005C3CB4" w:rsidP="006D4B34">
      <w:pPr>
        <w:keepNext/>
        <w:jc w:val="center"/>
      </w:pPr>
      <w:r>
        <w:rPr>
          <w:noProof/>
        </w:rPr>
        <w:drawing>
          <wp:inline distT="0" distB="0" distL="0" distR="0" wp14:anchorId="54E07DBB" wp14:editId="43445151">
            <wp:extent cx="3200400" cy="21145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er-entity-user.png"/>
                    <pic:cNvPicPr/>
                  </pic:nvPicPr>
                  <pic:blipFill>
                    <a:blip r:embed="rId41">
                      <a:extLst>
                        <a:ext uri="{28A0092B-C50C-407E-A947-70E740481C1C}">
                          <a14:useLocalDpi xmlns:a14="http://schemas.microsoft.com/office/drawing/2010/main" val="0"/>
                        </a:ext>
                      </a:extLst>
                    </a:blip>
                    <a:stretch>
                      <a:fillRect/>
                    </a:stretch>
                  </pic:blipFill>
                  <pic:spPr>
                    <a:xfrm>
                      <a:off x="0" y="0"/>
                      <a:ext cx="3200400" cy="2114550"/>
                    </a:xfrm>
                    <a:prstGeom prst="rect">
                      <a:avLst/>
                    </a:prstGeom>
                  </pic:spPr>
                </pic:pic>
              </a:graphicData>
            </a:graphic>
          </wp:inline>
        </w:drawing>
      </w:r>
    </w:p>
    <w:p w14:paraId="2785C586" w14:textId="4D133543" w:rsidR="005C3CB4" w:rsidRDefault="005C3CB4" w:rsidP="005C3CB4">
      <w:pPr>
        <w:pStyle w:val="ab"/>
        <w:jc w:val="center"/>
      </w:pPr>
      <w:bookmarkStart w:id="326" w:name="_Toc9327902"/>
      <w:r>
        <w:t xml:space="preserve">Diagram </w:t>
      </w:r>
      <w:r w:rsidR="00EE26BA">
        <w:fldChar w:fldCharType="begin"/>
      </w:r>
      <w:r w:rsidR="00EE26BA">
        <w:instrText xml:space="preserve"> SEQ Diagram \* ARABIC </w:instrText>
      </w:r>
      <w:r w:rsidR="00EE26BA">
        <w:fldChar w:fldCharType="separate"/>
      </w:r>
      <w:r w:rsidR="004C6969">
        <w:rPr>
          <w:noProof/>
        </w:rPr>
        <w:t>15</w:t>
      </w:r>
      <w:r w:rsidR="00EE26BA">
        <w:rPr>
          <w:noProof/>
        </w:rPr>
        <w:fldChar w:fldCharType="end"/>
      </w:r>
      <w:r>
        <w:t>: ER diagram, Entity, User</w:t>
      </w:r>
      <w:bookmarkEnd w:id="326"/>
    </w:p>
    <w:p w14:paraId="51F77AF3" w14:textId="77777777" w:rsidR="005C3CB4" w:rsidRDefault="005C3CB4" w:rsidP="006D4B34">
      <w:r>
        <w:rPr>
          <w:rFonts w:hint="eastAsia"/>
        </w:rPr>
        <w:t>U</w:t>
      </w:r>
      <w:r>
        <w:t>ser Entity</w:t>
      </w:r>
      <w:r>
        <w:rPr>
          <w:rFonts w:hint="eastAsia"/>
        </w:rPr>
        <w:t>는 사용자의 정보를 표현한다.</w:t>
      </w:r>
      <w:r>
        <w:t xml:space="preserve"> </w:t>
      </w:r>
      <w:proofErr w:type="spellStart"/>
      <w:r>
        <w:t>user_id</w:t>
      </w:r>
      <w:proofErr w:type="spellEnd"/>
      <w:r>
        <w:t xml:space="preserve"> </w:t>
      </w:r>
      <w:r>
        <w:rPr>
          <w:rFonts w:hint="eastAsia"/>
        </w:rPr>
        <w:t xml:space="preserve">속성이 </w:t>
      </w:r>
      <w:r>
        <w:t>primary key</w:t>
      </w:r>
      <w:r>
        <w:rPr>
          <w:rFonts w:hint="eastAsia"/>
        </w:rPr>
        <w:t>이며,</w:t>
      </w:r>
      <w:r>
        <w:t xml:space="preserve"> </w:t>
      </w:r>
      <w:r>
        <w:rPr>
          <w:rFonts w:hint="eastAsia"/>
        </w:rPr>
        <w:t>이름,</w:t>
      </w:r>
      <w:r>
        <w:t xml:space="preserve"> </w:t>
      </w:r>
      <w:r>
        <w:rPr>
          <w:rFonts w:hint="eastAsia"/>
        </w:rPr>
        <w:t>패스워드 정보를 가지고 있다.</w:t>
      </w:r>
    </w:p>
    <w:p w14:paraId="1E348AE1" w14:textId="77777777" w:rsidR="003F6026" w:rsidRPr="00BE4E22" w:rsidRDefault="003F6026" w:rsidP="003C6514"/>
    <w:p w14:paraId="60C0A1F8" w14:textId="77777777" w:rsidR="005C3CB4" w:rsidRDefault="00C754DF" w:rsidP="00BE4E22">
      <w:pPr>
        <w:pStyle w:val="4"/>
      </w:pPr>
      <w:bookmarkStart w:id="327" w:name="_Toc9298083"/>
      <w:bookmarkStart w:id="328" w:name="_Toc9244474"/>
      <w:bookmarkStart w:id="329" w:name="_Toc9315870"/>
      <w:r w:rsidRPr="00BE4E22">
        <w:rPr>
          <w:rFonts w:hint="eastAsia"/>
        </w:rPr>
        <w:lastRenderedPageBreak/>
        <w:t>B</w:t>
      </w:r>
      <w:r w:rsidRPr="00BE4E22">
        <w:t>ookmar</w:t>
      </w:r>
      <w:r w:rsidR="005C3CB4" w:rsidRPr="00BE4E22">
        <w:t>k</w:t>
      </w:r>
      <w:bookmarkEnd w:id="327"/>
      <w:bookmarkEnd w:id="328"/>
      <w:bookmarkEnd w:id="329"/>
    </w:p>
    <w:p w14:paraId="591284D4" w14:textId="77777777" w:rsidR="005C3CB4" w:rsidRDefault="005C3CB4" w:rsidP="006D4B34">
      <w:pPr>
        <w:keepNext/>
        <w:jc w:val="center"/>
      </w:pPr>
      <w:r>
        <w:rPr>
          <w:rFonts w:hint="eastAsia"/>
          <w:noProof/>
        </w:rPr>
        <w:drawing>
          <wp:inline distT="0" distB="0" distL="0" distR="0" wp14:anchorId="2EF056DC" wp14:editId="554105DF">
            <wp:extent cx="3257550" cy="17335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er-entity-bookmark.png"/>
                    <pic:cNvPicPr/>
                  </pic:nvPicPr>
                  <pic:blipFill>
                    <a:blip r:embed="rId42">
                      <a:extLst>
                        <a:ext uri="{28A0092B-C50C-407E-A947-70E740481C1C}">
                          <a14:useLocalDpi xmlns:a14="http://schemas.microsoft.com/office/drawing/2010/main" val="0"/>
                        </a:ext>
                      </a:extLst>
                    </a:blip>
                    <a:stretch>
                      <a:fillRect/>
                    </a:stretch>
                  </pic:blipFill>
                  <pic:spPr>
                    <a:xfrm>
                      <a:off x="0" y="0"/>
                      <a:ext cx="3257550" cy="1733550"/>
                    </a:xfrm>
                    <a:prstGeom prst="rect">
                      <a:avLst/>
                    </a:prstGeom>
                  </pic:spPr>
                </pic:pic>
              </a:graphicData>
            </a:graphic>
          </wp:inline>
        </w:drawing>
      </w:r>
    </w:p>
    <w:p w14:paraId="367E9BC6" w14:textId="3CE81D21" w:rsidR="005C3CB4" w:rsidRDefault="005C3CB4" w:rsidP="006D4B34">
      <w:pPr>
        <w:pStyle w:val="ab"/>
        <w:jc w:val="center"/>
      </w:pPr>
      <w:bookmarkStart w:id="330" w:name="_Toc9327903"/>
      <w:r>
        <w:t xml:space="preserve">Diagram </w:t>
      </w:r>
      <w:r w:rsidR="00EE26BA">
        <w:fldChar w:fldCharType="begin"/>
      </w:r>
      <w:r w:rsidR="00EE26BA">
        <w:instrText xml:space="preserve"> SEQ Diagram \* ARABIC </w:instrText>
      </w:r>
      <w:r w:rsidR="00EE26BA">
        <w:fldChar w:fldCharType="separate"/>
      </w:r>
      <w:r w:rsidR="004C6969">
        <w:rPr>
          <w:noProof/>
        </w:rPr>
        <w:t>16</w:t>
      </w:r>
      <w:r w:rsidR="00EE26BA">
        <w:rPr>
          <w:noProof/>
        </w:rPr>
        <w:fldChar w:fldCharType="end"/>
      </w:r>
      <w:r>
        <w:t>: ER diagram, Entity, Bookmark</w:t>
      </w:r>
      <w:bookmarkEnd w:id="330"/>
    </w:p>
    <w:p w14:paraId="322ABDD8" w14:textId="77777777" w:rsidR="005C3CB4" w:rsidRDefault="005C3CB4" w:rsidP="00512068">
      <w:pPr>
        <w:jc w:val="both"/>
      </w:pPr>
      <w:r>
        <w:t>Bookmark Entity</w:t>
      </w:r>
      <w:r>
        <w:rPr>
          <w:rFonts w:hint="eastAsia"/>
        </w:rPr>
        <w:t xml:space="preserve">는 각 사용자가 </w:t>
      </w:r>
      <w:r>
        <w:t>Item</w:t>
      </w:r>
      <w:r>
        <w:rPr>
          <w:rFonts w:hint="eastAsia"/>
        </w:rPr>
        <w:t xml:space="preserve">에 대해 설정한 </w:t>
      </w:r>
      <w:proofErr w:type="spellStart"/>
      <w:r>
        <w:rPr>
          <w:rFonts w:hint="eastAsia"/>
        </w:rPr>
        <w:t>즐겨찾기의</w:t>
      </w:r>
      <w:proofErr w:type="spellEnd"/>
      <w:r>
        <w:rPr>
          <w:rFonts w:hint="eastAsia"/>
        </w:rPr>
        <w:t xml:space="preserve"> 정보를 표현한다.</w:t>
      </w:r>
      <w:r>
        <w:t xml:space="preserve"> Primary key</w:t>
      </w:r>
      <w:r>
        <w:rPr>
          <w:rFonts w:hint="eastAsia"/>
        </w:rPr>
        <w:t>는 존재하지 않으며,</w:t>
      </w:r>
      <w:r>
        <w:t xml:space="preserve"> </w:t>
      </w:r>
      <w:r>
        <w:rPr>
          <w:rFonts w:hint="eastAsia"/>
        </w:rPr>
        <w:t>I</w:t>
      </w:r>
      <w:r>
        <w:t>tem entity, User entity</w:t>
      </w:r>
      <w:r>
        <w:rPr>
          <w:rFonts w:hint="eastAsia"/>
        </w:rPr>
        <w:t xml:space="preserve">의 </w:t>
      </w:r>
      <w:r>
        <w:t>primary key</w:t>
      </w:r>
      <w:r>
        <w:rPr>
          <w:rFonts w:hint="eastAsia"/>
        </w:rPr>
        <w:t xml:space="preserve">를 조합한 </w:t>
      </w:r>
      <w:r>
        <w:t>composite key</w:t>
      </w:r>
      <w:r>
        <w:rPr>
          <w:rFonts w:hint="eastAsia"/>
        </w:rPr>
        <w:t>로 b</w:t>
      </w:r>
      <w:r>
        <w:t>ookmark</w:t>
      </w:r>
      <w:r w:rsidR="00C979F5">
        <w:rPr>
          <w:rFonts w:hint="eastAsia"/>
        </w:rPr>
        <w:t>를 찾는다.</w:t>
      </w:r>
      <w:r w:rsidR="00C979F5">
        <w:t xml:space="preserve"> </w:t>
      </w:r>
      <w:r w:rsidR="00C979F5">
        <w:rPr>
          <w:rFonts w:hint="eastAsia"/>
        </w:rPr>
        <w:t xml:space="preserve">기타 속성으로는 </w:t>
      </w:r>
      <w:r w:rsidR="00C979F5">
        <w:t>bookmark</w:t>
      </w:r>
      <w:r w:rsidR="00C979F5">
        <w:rPr>
          <w:rFonts w:hint="eastAsia"/>
        </w:rPr>
        <w:t>가 추가된 날짜가 있다.</w:t>
      </w:r>
    </w:p>
    <w:p w14:paraId="2CC1C2D0" w14:textId="77777777" w:rsidR="003C6514" w:rsidRPr="005C3CB4" w:rsidRDefault="003C6514" w:rsidP="00512068">
      <w:pPr>
        <w:jc w:val="both"/>
      </w:pPr>
    </w:p>
    <w:p w14:paraId="205B7A02" w14:textId="77777777" w:rsidR="00C979F5" w:rsidRDefault="00C754DF" w:rsidP="003C6514">
      <w:pPr>
        <w:pStyle w:val="4"/>
      </w:pPr>
      <w:bookmarkStart w:id="331" w:name="_Toc9298084"/>
      <w:bookmarkStart w:id="332" w:name="_Toc9244475"/>
      <w:bookmarkStart w:id="333" w:name="_Toc9315871"/>
      <w:r>
        <w:rPr>
          <w:rFonts w:hint="eastAsia"/>
        </w:rPr>
        <w:t>A</w:t>
      </w:r>
      <w:r>
        <w:t>uthority</w:t>
      </w:r>
      <w:bookmarkEnd w:id="331"/>
      <w:bookmarkEnd w:id="332"/>
      <w:bookmarkEnd w:id="333"/>
    </w:p>
    <w:p w14:paraId="70646D66" w14:textId="77777777" w:rsidR="00C979F5" w:rsidRDefault="00C979F5" w:rsidP="006D4B34">
      <w:pPr>
        <w:keepNext/>
        <w:jc w:val="center"/>
      </w:pPr>
      <w:r>
        <w:rPr>
          <w:rFonts w:hint="eastAsia"/>
          <w:noProof/>
        </w:rPr>
        <w:drawing>
          <wp:inline distT="0" distB="0" distL="0" distR="0" wp14:anchorId="3A8B0E95" wp14:editId="03BB4A6A">
            <wp:extent cx="2590800" cy="1504950"/>
            <wp:effectExtent l="0" t="0" r="0" b="0"/>
            <wp:docPr id="6" name="그림 6" descr="풀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er-entity-authority.png"/>
                    <pic:cNvPicPr/>
                  </pic:nvPicPr>
                  <pic:blipFill>
                    <a:blip r:embed="rId43">
                      <a:extLst>
                        <a:ext uri="{28A0092B-C50C-407E-A947-70E740481C1C}">
                          <a14:useLocalDpi xmlns:a14="http://schemas.microsoft.com/office/drawing/2010/main" val="0"/>
                        </a:ext>
                      </a:extLst>
                    </a:blip>
                    <a:stretch>
                      <a:fillRect/>
                    </a:stretch>
                  </pic:blipFill>
                  <pic:spPr>
                    <a:xfrm>
                      <a:off x="0" y="0"/>
                      <a:ext cx="2590800" cy="1504950"/>
                    </a:xfrm>
                    <a:prstGeom prst="rect">
                      <a:avLst/>
                    </a:prstGeom>
                  </pic:spPr>
                </pic:pic>
              </a:graphicData>
            </a:graphic>
          </wp:inline>
        </w:drawing>
      </w:r>
    </w:p>
    <w:p w14:paraId="57C5D79E" w14:textId="0960ED12" w:rsidR="00C979F5" w:rsidRDefault="00C979F5" w:rsidP="006D4B34">
      <w:pPr>
        <w:pStyle w:val="ab"/>
        <w:jc w:val="center"/>
      </w:pPr>
      <w:bookmarkStart w:id="334" w:name="_Toc9327904"/>
      <w:r>
        <w:t xml:space="preserve">Diagram </w:t>
      </w:r>
      <w:r w:rsidR="00EE26BA">
        <w:fldChar w:fldCharType="begin"/>
      </w:r>
      <w:r w:rsidR="00EE26BA">
        <w:instrText xml:space="preserve"> SEQ Diagram \* ARABIC </w:instrText>
      </w:r>
      <w:r w:rsidR="00EE26BA">
        <w:fldChar w:fldCharType="separate"/>
      </w:r>
      <w:r w:rsidR="004C6969">
        <w:rPr>
          <w:noProof/>
        </w:rPr>
        <w:t>17</w:t>
      </w:r>
      <w:r w:rsidR="00EE26BA">
        <w:rPr>
          <w:noProof/>
        </w:rPr>
        <w:fldChar w:fldCharType="end"/>
      </w:r>
      <w:r>
        <w:rPr>
          <w:rFonts w:hint="eastAsia"/>
        </w:rPr>
        <w:t>:</w:t>
      </w:r>
      <w:r>
        <w:t xml:space="preserve"> </w:t>
      </w:r>
      <w:r>
        <w:rPr>
          <w:rFonts w:hint="eastAsia"/>
        </w:rPr>
        <w:t>E</w:t>
      </w:r>
      <w:r>
        <w:t>R diagram, Entity, Authority</w:t>
      </w:r>
      <w:bookmarkEnd w:id="334"/>
    </w:p>
    <w:p w14:paraId="5BEDA216" w14:textId="77777777" w:rsidR="00C979F5" w:rsidRPr="00C979F5" w:rsidRDefault="00C979F5" w:rsidP="00C979F5">
      <w:r>
        <w:t>Authority Entity</w:t>
      </w:r>
      <w:r>
        <w:rPr>
          <w:rFonts w:hint="eastAsia"/>
        </w:rPr>
        <w:t>는 각 사용자가 가질 수 있는 권한 정보를 나타낸다.</w:t>
      </w:r>
      <w:r>
        <w:t xml:space="preserve"> Primary key</w:t>
      </w:r>
      <w:r>
        <w:rPr>
          <w:rFonts w:hint="eastAsia"/>
        </w:rPr>
        <w:t xml:space="preserve">는 </w:t>
      </w:r>
      <w:r>
        <w:t>id</w:t>
      </w:r>
      <w:r>
        <w:rPr>
          <w:rFonts w:hint="eastAsia"/>
        </w:rPr>
        <w:t>이며,</w:t>
      </w:r>
      <w:r>
        <w:t xml:space="preserve"> </w:t>
      </w:r>
      <w:r>
        <w:rPr>
          <w:rFonts w:hint="eastAsia"/>
        </w:rPr>
        <w:t xml:space="preserve">해당 권한의 이름인 </w:t>
      </w:r>
      <w:r>
        <w:t xml:space="preserve">name </w:t>
      </w:r>
      <w:r>
        <w:rPr>
          <w:rFonts w:hint="eastAsia"/>
        </w:rPr>
        <w:t>속성이 있다.</w:t>
      </w:r>
    </w:p>
    <w:p w14:paraId="46701017" w14:textId="77777777" w:rsidR="00C754DF" w:rsidRDefault="00C754DF" w:rsidP="00BE4E22">
      <w:pPr>
        <w:pStyle w:val="4"/>
      </w:pPr>
      <w:bookmarkStart w:id="335" w:name="_Toc9298085"/>
      <w:bookmarkStart w:id="336" w:name="_Toc9244476"/>
      <w:bookmarkStart w:id="337" w:name="_Toc9315872"/>
      <w:r>
        <w:rPr>
          <w:rFonts w:hint="eastAsia"/>
        </w:rPr>
        <w:lastRenderedPageBreak/>
        <w:t>I</w:t>
      </w:r>
      <w:r>
        <w:t>tem</w:t>
      </w:r>
      <w:bookmarkEnd w:id="335"/>
      <w:bookmarkEnd w:id="336"/>
      <w:bookmarkEnd w:id="337"/>
    </w:p>
    <w:p w14:paraId="542623FC" w14:textId="77777777" w:rsidR="00C979F5" w:rsidRDefault="00C979F5" w:rsidP="006D4B34">
      <w:pPr>
        <w:keepNext/>
        <w:jc w:val="center"/>
      </w:pPr>
      <w:r>
        <w:rPr>
          <w:rFonts w:hint="eastAsia"/>
          <w:noProof/>
        </w:rPr>
        <w:drawing>
          <wp:inline distT="0" distB="0" distL="0" distR="0" wp14:anchorId="432287A5" wp14:editId="1EBA9531">
            <wp:extent cx="2952750" cy="336232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er-entity-item.png"/>
                    <pic:cNvPicPr/>
                  </pic:nvPicPr>
                  <pic:blipFill>
                    <a:blip r:embed="rId44">
                      <a:extLst>
                        <a:ext uri="{28A0092B-C50C-407E-A947-70E740481C1C}">
                          <a14:useLocalDpi xmlns:a14="http://schemas.microsoft.com/office/drawing/2010/main" val="0"/>
                        </a:ext>
                      </a:extLst>
                    </a:blip>
                    <a:stretch>
                      <a:fillRect/>
                    </a:stretch>
                  </pic:blipFill>
                  <pic:spPr>
                    <a:xfrm>
                      <a:off x="0" y="0"/>
                      <a:ext cx="2952750" cy="3362325"/>
                    </a:xfrm>
                    <a:prstGeom prst="rect">
                      <a:avLst/>
                    </a:prstGeom>
                  </pic:spPr>
                </pic:pic>
              </a:graphicData>
            </a:graphic>
          </wp:inline>
        </w:drawing>
      </w:r>
    </w:p>
    <w:p w14:paraId="563F6E63" w14:textId="268FA156" w:rsidR="00C979F5" w:rsidRDefault="00C979F5" w:rsidP="006D4B34">
      <w:pPr>
        <w:pStyle w:val="ab"/>
        <w:jc w:val="center"/>
      </w:pPr>
      <w:bookmarkStart w:id="338" w:name="_Toc9327905"/>
      <w:r>
        <w:t xml:space="preserve">Diagram </w:t>
      </w:r>
      <w:r w:rsidR="00EE26BA">
        <w:fldChar w:fldCharType="begin"/>
      </w:r>
      <w:r w:rsidR="00EE26BA">
        <w:instrText xml:space="preserve"> SEQ Diagram \* ARABIC </w:instrText>
      </w:r>
      <w:r w:rsidR="00EE26BA">
        <w:fldChar w:fldCharType="separate"/>
      </w:r>
      <w:r w:rsidR="004C6969">
        <w:rPr>
          <w:noProof/>
        </w:rPr>
        <w:t>18</w:t>
      </w:r>
      <w:r w:rsidR="00EE26BA">
        <w:rPr>
          <w:noProof/>
        </w:rPr>
        <w:fldChar w:fldCharType="end"/>
      </w:r>
      <w:r>
        <w:t>: ER diagram, Entity, Item</w:t>
      </w:r>
      <w:bookmarkEnd w:id="338"/>
    </w:p>
    <w:p w14:paraId="5A7A9EC2" w14:textId="77777777" w:rsidR="00C979F5" w:rsidRPr="00C979F5" w:rsidRDefault="00C979F5" w:rsidP="00C979F5">
      <w:r>
        <w:rPr>
          <w:rFonts w:hint="eastAsia"/>
        </w:rPr>
        <w:t>I</w:t>
      </w:r>
      <w:r>
        <w:t>tem Entity</w:t>
      </w:r>
      <w:r>
        <w:rPr>
          <w:rFonts w:hint="eastAsia"/>
        </w:rPr>
        <w:t>는 각각의 상품에 대한 정보를 가지고 있으며,</w:t>
      </w:r>
      <w:r>
        <w:t xml:space="preserve"> primary key</w:t>
      </w:r>
      <w:r>
        <w:rPr>
          <w:rFonts w:hint="eastAsia"/>
        </w:rPr>
        <w:t xml:space="preserve">는 </w:t>
      </w:r>
      <w:r>
        <w:t>item id</w:t>
      </w:r>
      <w:r>
        <w:rPr>
          <w:rFonts w:hint="eastAsia"/>
        </w:rPr>
        <w:t>이다.</w:t>
      </w:r>
      <w:r>
        <w:t xml:space="preserve"> </w:t>
      </w:r>
      <w:r>
        <w:rPr>
          <w:rFonts w:hint="eastAsia"/>
        </w:rPr>
        <w:t>이외 속성으로는n</w:t>
      </w:r>
      <w:r>
        <w:t xml:space="preserve">ame, company, specs, links, </w:t>
      </w:r>
      <w:proofErr w:type="spellStart"/>
      <w:r>
        <w:t>review_scores</w:t>
      </w:r>
      <w:proofErr w:type="spellEnd"/>
      <w:r>
        <w:rPr>
          <w:rFonts w:hint="eastAsia"/>
        </w:rPr>
        <w:t>가 있다.</w:t>
      </w:r>
      <w:r>
        <w:t xml:space="preserve"> </w:t>
      </w:r>
      <w:r>
        <w:rPr>
          <w:rFonts w:hint="eastAsia"/>
        </w:rPr>
        <w:t>s</w:t>
      </w:r>
      <w:r>
        <w:t xml:space="preserve">pecs, links, </w:t>
      </w:r>
      <w:proofErr w:type="spellStart"/>
      <w:r>
        <w:t>review_score</w:t>
      </w:r>
      <w:r>
        <w:rPr>
          <w:rFonts w:hint="eastAsia"/>
        </w:rPr>
        <w:t>s</w:t>
      </w:r>
      <w:proofErr w:type="spellEnd"/>
      <w:r>
        <w:rPr>
          <w:rFonts w:hint="eastAsia"/>
        </w:rPr>
        <w:t>는 여러 개의 값을 가질 수 있다.</w:t>
      </w:r>
      <w:r>
        <w:t xml:space="preserve"> </w:t>
      </w:r>
    </w:p>
    <w:p w14:paraId="2D296DAA" w14:textId="77777777" w:rsidR="00C754DF" w:rsidRDefault="00C754DF" w:rsidP="00BE4E22">
      <w:pPr>
        <w:pStyle w:val="4"/>
      </w:pPr>
      <w:bookmarkStart w:id="339" w:name="_Toc9298086"/>
      <w:bookmarkStart w:id="340" w:name="_Toc9244477"/>
      <w:bookmarkStart w:id="341" w:name="_Toc9315873"/>
      <w:r>
        <w:rPr>
          <w:rFonts w:hint="eastAsia"/>
        </w:rPr>
        <w:t>R</w:t>
      </w:r>
      <w:r>
        <w:t>ecommend Category</w:t>
      </w:r>
      <w:bookmarkEnd w:id="339"/>
      <w:bookmarkEnd w:id="340"/>
      <w:bookmarkEnd w:id="341"/>
    </w:p>
    <w:p w14:paraId="2960EFE5" w14:textId="77777777" w:rsidR="00C979F5" w:rsidRDefault="00C979F5" w:rsidP="001E6905">
      <w:pPr>
        <w:keepNext/>
        <w:jc w:val="center"/>
      </w:pPr>
      <w:r>
        <w:rPr>
          <w:rFonts w:hint="eastAsia"/>
          <w:noProof/>
        </w:rPr>
        <w:drawing>
          <wp:inline distT="0" distB="0" distL="0" distR="0" wp14:anchorId="76FA40E1" wp14:editId="7997EDE6">
            <wp:extent cx="2933700" cy="172402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er-entity-recommend-category.png"/>
                    <pic:cNvPicPr/>
                  </pic:nvPicPr>
                  <pic:blipFill>
                    <a:blip r:embed="rId45">
                      <a:extLst>
                        <a:ext uri="{28A0092B-C50C-407E-A947-70E740481C1C}">
                          <a14:useLocalDpi xmlns:a14="http://schemas.microsoft.com/office/drawing/2010/main" val="0"/>
                        </a:ext>
                      </a:extLst>
                    </a:blip>
                    <a:stretch>
                      <a:fillRect/>
                    </a:stretch>
                  </pic:blipFill>
                  <pic:spPr>
                    <a:xfrm>
                      <a:off x="0" y="0"/>
                      <a:ext cx="2933700" cy="1724025"/>
                    </a:xfrm>
                    <a:prstGeom prst="rect">
                      <a:avLst/>
                    </a:prstGeom>
                  </pic:spPr>
                </pic:pic>
              </a:graphicData>
            </a:graphic>
          </wp:inline>
        </w:drawing>
      </w:r>
    </w:p>
    <w:p w14:paraId="06DFF591" w14:textId="251B65D4" w:rsidR="00C979F5" w:rsidRDefault="00C979F5" w:rsidP="001E6905">
      <w:pPr>
        <w:pStyle w:val="ab"/>
        <w:jc w:val="center"/>
      </w:pPr>
      <w:bookmarkStart w:id="342" w:name="_Toc9327906"/>
      <w:r>
        <w:t xml:space="preserve">Diagram </w:t>
      </w:r>
      <w:r w:rsidR="00EE26BA">
        <w:fldChar w:fldCharType="begin"/>
      </w:r>
      <w:r w:rsidR="00EE26BA">
        <w:instrText xml:space="preserve"> SEQ Diagram \* ARABIC </w:instrText>
      </w:r>
      <w:r w:rsidR="00EE26BA">
        <w:fldChar w:fldCharType="separate"/>
      </w:r>
      <w:r w:rsidR="004C6969">
        <w:rPr>
          <w:noProof/>
        </w:rPr>
        <w:t>19</w:t>
      </w:r>
      <w:r w:rsidR="00EE26BA">
        <w:rPr>
          <w:noProof/>
        </w:rPr>
        <w:fldChar w:fldCharType="end"/>
      </w:r>
      <w:r>
        <w:t>: ER diagram, Entity, Recommend Category</w:t>
      </w:r>
      <w:bookmarkEnd w:id="342"/>
    </w:p>
    <w:p w14:paraId="58DC7931" w14:textId="77777777" w:rsidR="00C979F5" w:rsidRPr="00C979F5" w:rsidRDefault="00C979F5" w:rsidP="00C979F5">
      <w:r>
        <w:t>Recommend Category</w:t>
      </w:r>
      <w:r>
        <w:rPr>
          <w:rFonts w:hint="eastAsia"/>
        </w:rPr>
        <w:t>는</w:t>
      </w:r>
      <w:r>
        <w:t xml:space="preserve"> </w:t>
      </w:r>
      <w:r>
        <w:rPr>
          <w:rFonts w:hint="eastAsia"/>
        </w:rPr>
        <w:t>추천 카테고리에 대한 정보를 가지고 있다.</w:t>
      </w:r>
      <w:r>
        <w:t xml:space="preserve"> primary key</w:t>
      </w:r>
      <w:r>
        <w:rPr>
          <w:rFonts w:hint="eastAsia"/>
        </w:rPr>
        <w:t xml:space="preserve">는 </w:t>
      </w:r>
      <w:proofErr w:type="spellStart"/>
      <w:r>
        <w:rPr>
          <w:rFonts w:hint="eastAsia"/>
        </w:rPr>
        <w:t>c</w:t>
      </w:r>
      <w:r>
        <w:t>ategory_id</w:t>
      </w:r>
      <w:proofErr w:type="spellEnd"/>
      <w:r>
        <w:rPr>
          <w:rFonts w:hint="eastAsia"/>
        </w:rPr>
        <w:t>이며,</w:t>
      </w:r>
      <w:r>
        <w:t xml:space="preserve"> </w:t>
      </w:r>
      <w:r>
        <w:rPr>
          <w:rFonts w:hint="eastAsia"/>
        </w:rPr>
        <w:t xml:space="preserve">기타 속성으로는 </w:t>
      </w:r>
      <w:r>
        <w:t>author, description</w:t>
      </w:r>
      <w:r>
        <w:rPr>
          <w:rFonts w:hint="eastAsia"/>
        </w:rPr>
        <w:t>이 있다.</w:t>
      </w:r>
    </w:p>
    <w:p w14:paraId="1D222B83" w14:textId="77777777" w:rsidR="00C754DF" w:rsidRDefault="00C754DF" w:rsidP="00BE4E22">
      <w:pPr>
        <w:pStyle w:val="4"/>
      </w:pPr>
      <w:bookmarkStart w:id="343" w:name="_Toc9298087"/>
      <w:bookmarkStart w:id="344" w:name="_Toc9244478"/>
      <w:bookmarkStart w:id="345" w:name="_Toc9315874"/>
      <w:r>
        <w:rPr>
          <w:rFonts w:hint="eastAsia"/>
        </w:rPr>
        <w:lastRenderedPageBreak/>
        <w:t>K</w:t>
      </w:r>
      <w:r>
        <w:t>eyword</w:t>
      </w:r>
      <w:bookmarkEnd w:id="343"/>
      <w:bookmarkEnd w:id="344"/>
      <w:bookmarkEnd w:id="345"/>
    </w:p>
    <w:p w14:paraId="42EC0AD8" w14:textId="77777777" w:rsidR="00C979F5" w:rsidRDefault="00C979F5" w:rsidP="001E6905">
      <w:pPr>
        <w:keepNext/>
        <w:jc w:val="center"/>
      </w:pPr>
      <w:r>
        <w:rPr>
          <w:rFonts w:hint="eastAsia"/>
          <w:noProof/>
        </w:rPr>
        <w:drawing>
          <wp:inline distT="0" distB="0" distL="0" distR="0" wp14:anchorId="548E7BA0" wp14:editId="792998B1">
            <wp:extent cx="1485900" cy="1571625"/>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er-entity-keyword.png"/>
                    <pic:cNvPicPr/>
                  </pic:nvPicPr>
                  <pic:blipFill>
                    <a:blip r:embed="rId46">
                      <a:extLst>
                        <a:ext uri="{28A0092B-C50C-407E-A947-70E740481C1C}">
                          <a14:useLocalDpi xmlns:a14="http://schemas.microsoft.com/office/drawing/2010/main" val="0"/>
                        </a:ext>
                      </a:extLst>
                    </a:blip>
                    <a:stretch>
                      <a:fillRect/>
                    </a:stretch>
                  </pic:blipFill>
                  <pic:spPr>
                    <a:xfrm>
                      <a:off x="0" y="0"/>
                      <a:ext cx="1485900" cy="1571625"/>
                    </a:xfrm>
                    <a:prstGeom prst="rect">
                      <a:avLst/>
                    </a:prstGeom>
                  </pic:spPr>
                </pic:pic>
              </a:graphicData>
            </a:graphic>
          </wp:inline>
        </w:drawing>
      </w:r>
    </w:p>
    <w:p w14:paraId="7468DA88" w14:textId="1FF59843" w:rsidR="00C979F5" w:rsidRDefault="00C979F5" w:rsidP="001E6905">
      <w:pPr>
        <w:pStyle w:val="ab"/>
        <w:jc w:val="center"/>
      </w:pPr>
      <w:bookmarkStart w:id="346" w:name="_Toc9327907"/>
      <w:r>
        <w:t xml:space="preserve">Diagram </w:t>
      </w:r>
      <w:r w:rsidR="00EE26BA">
        <w:fldChar w:fldCharType="begin"/>
      </w:r>
      <w:r w:rsidR="00EE26BA">
        <w:instrText xml:space="preserve"> SEQ Diagram \* ARABIC </w:instrText>
      </w:r>
      <w:r w:rsidR="00EE26BA">
        <w:fldChar w:fldCharType="separate"/>
      </w:r>
      <w:r w:rsidR="004C6969">
        <w:rPr>
          <w:noProof/>
        </w:rPr>
        <w:t>20</w:t>
      </w:r>
      <w:r w:rsidR="00EE26BA">
        <w:rPr>
          <w:noProof/>
        </w:rPr>
        <w:fldChar w:fldCharType="end"/>
      </w:r>
      <w:r>
        <w:rPr>
          <w:rFonts w:hint="eastAsia"/>
        </w:rPr>
        <w:t>:</w:t>
      </w:r>
      <w:r>
        <w:t xml:space="preserve"> </w:t>
      </w:r>
      <w:r>
        <w:rPr>
          <w:rFonts w:hint="eastAsia"/>
        </w:rPr>
        <w:t>E</w:t>
      </w:r>
      <w:r>
        <w:t>R diagram, Entity, Keyword</w:t>
      </w:r>
      <w:bookmarkEnd w:id="346"/>
    </w:p>
    <w:p w14:paraId="759479FB" w14:textId="77777777" w:rsidR="00C979F5" w:rsidRDefault="00C979F5" w:rsidP="00C979F5">
      <w:r>
        <w:rPr>
          <w:rFonts w:hint="eastAsia"/>
        </w:rPr>
        <w:t>K</w:t>
      </w:r>
      <w:r>
        <w:t>eyword Entity</w:t>
      </w:r>
      <w:r>
        <w:rPr>
          <w:rFonts w:hint="eastAsia"/>
        </w:rPr>
        <w:t>는 각 상품을 묘사하는 키워드에 대한 정보를</w:t>
      </w:r>
      <w:r>
        <w:t xml:space="preserve"> </w:t>
      </w:r>
      <w:r>
        <w:rPr>
          <w:rFonts w:hint="eastAsia"/>
        </w:rPr>
        <w:t>가지고 있다.</w:t>
      </w:r>
      <w:r>
        <w:t xml:space="preserve"> Keyword</w:t>
      </w:r>
      <w:r>
        <w:rPr>
          <w:rFonts w:hint="eastAsia"/>
        </w:rPr>
        <w:t xml:space="preserve">는 중복되지 않는 </w:t>
      </w:r>
      <w:r>
        <w:t xml:space="preserve">name </w:t>
      </w:r>
      <w:r>
        <w:rPr>
          <w:rFonts w:hint="eastAsia"/>
        </w:rPr>
        <w:t xml:space="preserve">속성만 가지고 있다. </w:t>
      </w:r>
    </w:p>
    <w:p w14:paraId="5C1885A6" w14:textId="77777777" w:rsidR="00C754DF" w:rsidRDefault="00C754DF" w:rsidP="00BE4E22">
      <w:pPr>
        <w:pStyle w:val="4"/>
      </w:pPr>
      <w:bookmarkStart w:id="347" w:name="_Toc9298088"/>
      <w:bookmarkStart w:id="348" w:name="_Toc9244479"/>
      <w:bookmarkStart w:id="349" w:name="_Toc9315875"/>
      <w:r>
        <w:rPr>
          <w:rFonts w:hint="eastAsia"/>
        </w:rPr>
        <w:t>R</w:t>
      </w:r>
      <w:r>
        <w:t>eview</w:t>
      </w:r>
      <w:bookmarkEnd w:id="347"/>
      <w:bookmarkEnd w:id="348"/>
      <w:bookmarkEnd w:id="349"/>
    </w:p>
    <w:p w14:paraId="33CC07B3" w14:textId="77777777" w:rsidR="000D3CD6" w:rsidRDefault="00C979F5" w:rsidP="001E6905">
      <w:pPr>
        <w:keepNext/>
        <w:ind w:left="400"/>
        <w:jc w:val="center"/>
      </w:pPr>
      <w:r>
        <w:rPr>
          <w:rFonts w:hint="eastAsia"/>
          <w:noProof/>
        </w:rPr>
        <w:drawing>
          <wp:inline distT="0" distB="0" distL="0" distR="0" wp14:anchorId="4BD3A9E6" wp14:editId="1229B01A">
            <wp:extent cx="4857750" cy="2312625"/>
            <wp:effectExtent l="0" t="0" r="0" b="0"/>
            <wp:docPr id="10" name="그림 10"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er-entity-review.png"/>
                    <pic:cNvPicPr/>
                  </pic:nvPicPr>
                  <pic:blipFill>
                    <a:blip r:embed="rId47">
                      <a:extLst>
                        <a:ext uri="{28A0092B-C50C-407E-A947-70E740481C1C}">
                          <a14:useLocalDpi xmlns:a14="http://schemas.microsoft.com/office/drawing/2010/main" val="0"/>
                        </a:ext>
                      </a:extLst>
                    </a:blip>
                    <a:stretch>
                      <a:fillRect/>
                    </a:stretch>
                  </pic:blipFill>
                  <pic:spPr>
                    <a:xfrm>
                      <a:off x="0" y="0"/>
                      <a:ext cx="4867829" cy="2317423"/>
                    </a:xfrm>
                    <a:prstGeom prst="rect">
                      <a:avLst/>
                    </a:prstGeom>
                  </pic:spPr>
                </pic:pic>
              </a:graphicData>
            </a:graphic>
          </wp:inline>
        </w:drawing>
      </w:r>
    </w:p>
    <w:p w14:paraId="35502210" w14:textId="0408BBAC" w:rsidR="00C979F5" w:rsidRDefault="000D3CD6" w:rsidP="001E6905">
      <w:pPr>
        <w:pStyle w:val="ab"/>
        <w:jc w:val="center"/>
      </w:pPr>
      <w:bookmarkStart w:id="350" w:name="_Toc9327908"/>
      <w:r>
        <w:t xml:space="preserve">Diagram </w:t>
      </w:r>
      <w:r w:rsidR="00EE26BA">
        <w:fldChar w:fldCharType="begin"/>
      </w:r>
      <w:r w:rsidR="00EE26BA">
        <w:instrText xml:space="preserve"> SEQ Diagram \* ARABIC </w:instrText>
      </w:r>
      <w:r w:rsidR="00EE26BA">
        <w:fldChar w:fldCharType="separate"/>
      </w:r>
      <w:r w:rsidR="004C6969">
        <w:rPr>
          <w:noProof/>
        </w:rPr>
        <w:t>21</w:t>
      </w:r>
      <w:r w:rsidR="00EE26BA">
        <w:rPr>
          <w:noProof/>
        </w:rPr>
        <w:fldChar w:fldCharType="end"/>
      </w:r>
      <w:r>
        <w:t>: ER diagram, Entity, Review</w:t>
      </w:r>
      <w:bookmarkEnd w:id="350"/>
    </w:p>
    <w:p w14:paraId="5E3796F4" w14:textId="77777777" w:rsidR="000D3CD6" w:rsidRPr="000D3CD6" w:rsidRDefault="000D3CD6" w:rsidP="000D3CD6">
      <w:r>
        <w:t>Review Entity</w:t>
      </w:r>
      <w:r w:rsidR="003F6026">
        <w:rPr>
          <w:rFonts w:hint="eastAsia"/>
        </w:rPr>
        <w:t>는 상품 리뷰에 대한 정보를 표현한다.</w:t>
      </w:r>
      <w:r w:rsidR="003F6026">
        <w:t xml:space="preserve"> primary key</w:t>
      </w:r>
      <w:r w:rsidR="003F6026">
        <w:rPr>
          <w:rFonts w:hint="eastAsia"/>
        </w:rPr>
        <w:t xml:space="preserve">는 </w:t>
      </w:r>
      <w:proofErr w:type="spellStart"/>
      <w:r w:rsidR="003F6026">
        <w:t>review_id</w:t>
      </w:r>
      <w:proofErr w:type="spellEnd"/>
      <w:r w:rsidR="003F6026">
        <w:rPr>
          <w:rFonts w:hint="eastAsia"/>
        </w:rPr>
        <w:t>이며,</w:t>
      </w:r>
      <w:r w:rsidR="003F6026">
        <w:t xml:space="preserve"> </w:t>
      </w:r>
      <w:r w:rsidR="003F6026">
        <w:rPr>
          <w:rFonts w:hint="eastAsia"/>
        </w:rPr>
        <w:t xml:space="preserve">기타 속성으로는 </w:t>
      </w:r>
      <w:r w:rsidR="003F6026">
        <w:t>title, author, keywords, reference, importance, content, score</w:t>
      </w:r>
      <w:r w:rsidR="003F6026">
        <w:rPr>
          <w:rFonts w:hint="eastAsia"/>
        </w:rPr>
        <w:t xml:space="preserve">가 있다. </w:t>
      </w:r>
    </w:p>
    <w:p w14:paraId="15A6F200" w14:textId="77777777" w:rsidR="00C754DF" w:rsidRDefault="00C754DF" w:rsidP="00BE4E22">
      <w:pPr>
        <w:pStyle w:val="4"/>
      </w:pPr>
      <w:bookmarkStart w:id="351" w:name="_Toc9298089"/>
      <w:bookmarkStart w:id="352" w:name="_Toc9244480"/>
      <w:bookmarkStart w:id="353" w:name="_Toc9315876"/>
      <w:r>
        <w:rPr>
          <w:rFonts w:hint="eastAsia"/>
        </w:rPr>
        <w:lastRenderedPageBreak/>
        <w:t>R</w:t>
      </w:r>
      <w:r>
        <w:t>eview Reference</w:t>
      </w:r>
      <w:bookmarkEnd w:id="351"/>
      <w:bookmarkEnd w:id="352"/>
      <w:bookmarkEnd w:id="353"/>
    </w:p>
    <w:p w14:paraId="409E97EE" w14:textId="77777777" w:rsidR="003F6026" w:rsidRDefault="003F6026" w:rsidP="001E6905">
      <w:pPr>
        <w:keepNext/>
        <w:jc w:val="center"/>
      </w:pPr>
      <w:r>
        <w:rPr>
          <w:rFonts w:hint="eastAsia"/>
          <w:noProof/>
        </w:rPr>
        <w:drawing>
          <wp:inline distT="0" distB="0" distL="0" distR="0" wp14:anchorId="64559D3A" wp14:editId="437D945C">
            <wp:extent cx="2695575" cy="19145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er-entity-review-reference.png"/>
                    <pic:cNvPicPr/>
                  </pic:nvPicPr>
                  <pic:blipFill>
                    <a:blip r:embed="rId48">
                      <a:extLst>
                        <a:ext uri="{28A0092B-C50C-407E-A947-70E740481C1C}">
                          <a14:useLocalDpi xmlns:a14="http://schemas.microsoft.com/office/drawing/2010/main" val="0"/>
                        </a:ext>
                      </a:extLst>
                    </a:blip>
                    <a:stretch>
                      <a:fillRect/>
                    </a:stretch>
                  </pic:blipFill>
                  <pic:spPr>
                    <a:xfrm>
                      <a:off x="0" y="0"/>
                      <a:ext cx="2695575" cy="1914525"/>
                    </a:xfrm>
                    <a:prstGeom prst="rect">
                      <a:avLst/>
                    </a:prstGeom>
                  </pic:spPr>
                </pic:pic>
              </a:graphicData>
            </a:graphic>
          </wp:inline>
        </w:drawing>
      </w:r>
    </w:p>
    <w:p w14:paraId="1F376C91" w14:textId="4B910A3F" w:rsidR="003F6026" w:rsidRDefault="003F6026" w:rsidP="001E6905">
      <w:pPr>
        <w:pStyle w:val="ab"/>
        <w:jc w:val="center"/>
      </w:pPr>
      <w:bookmarkStart w:id="354" w:name="_Toc9327909"/>
      <w:r>
        <w:t xml:space="preserve">Diagram </w:t>
      </w:r>
      <w:r w:rsidR="00EE26BA">
        <w:fldChar w:fldCharType="begin"/>
      </w:r>
      <w:r w:rsidR="00EE26BA">
        <w:instrText xml:space="preserve"> SEQ Diagram \* ARABIC </w:instrText>
      </w:r>
      <w:r w:rsidR="00EE26BA">
        <w:fldChar w:fldCharType="separate"/>
      </w:r>
      <w:r w:rsidR="004C6969">
        <w:rPr>
          <w:noProof/>
        </w:rPr>
        <w:t>22</w:t>
      </w:r>
      <w:r w:rsidR="00EE26BA">
        <w:rPr>
          <w:noProof/>
        </w:rPr>
        <w:fldChar w:fldCharType="end"/>
      </w:r>
      <w:r>
        <w:rPr>
          <w:rFonts w:hint="eastAsia"/>
        </w:rPr>
        <w:t>:</w:t>
      </w:r>
      <w:r>
        <w:t xml:space="preserve"> </w:t>
      </w:r>
      <w:r>
        <w:rPr>
          <w:rFonts w:hint="eastAsia"/>
        </w:rPr>
        <w:t>E</w:t>
      </w:r>
      <w:r>
        <w:t>R diagram, Entity, Review Reference</w:t>
      </w:r>
      <w:bookmarkEnd w:id="354"/>
    </w:p>
    <w:p w14:paraId="2C4CA7C1" w14:textId="77777777" w:rsidR="00F33D12" w:rsidRDefault="003F6026" w:rsidP="003F6026">
      <w:r>
        <w:t>Review Reference Entity</w:t>
      </w:r>
      <w:r>
        <w:rPr>
          <w:rFonts w:hint="eastAsia"/>
        </w:rPr>
        <w:t>는</w:t>
      </w:r>
      <w:r>
        <w:t xml:space="preserve"> </w:t>
      </w:r>
      <w:r>
        <w:rPr>
          <w:rFonts w:hint="eastAsia"/>
        </w:rPr>
        <w:t>상품의 리뷰가 작성된 출처에 대한 정보를 나타낸다.</w:t>
      </w:r>
      <w:r>
        <w:t xml:space="preserve"> primary key</w:t>
      </w:r>
      <w:r>
        <w:rPr>
          <w:rFonts w:hint="eastAsia"/>
        </w:rPr>
        <w:t xml:space="preserve">는 </w:t>
      </w:r>
      <w:r>
        <w:t>id</w:t>
      </w:r>
      <w:r>
        <w:rPr>
          <w:rFonts w:hint="eastAsia"/>
        </w:rPr>
        <w:t>이며,</w:t>
      </w:r>
      <w:r>
        <w:t xml:space="preserve"> </w:t>
      </w:r>
      <w:r>
        <w:rPr>
          <w:rFonts w:hint="eastAsia"/>
        </w:rPr>
        <w:t>기타 속성으로</w:t>
      </w:r>
      <w:r>
        <w:t xml:space="preserve"> name, </w:t>
      </w:r>
      <w:r>
        <w:rPr>
          <w:rFonts w:hint="eastAsia"/>
        </w:rPr>
        <w:t>l</w:t>
      </w:r>
      <w:r>
        <w:t>ink</w:t>
      </w:r>
      <w:r>
        <w:rPr>
          <w:rFonts w:hint="eastAsia"/>
        </w:rPr>
        <w:t>가 있다.</w:t>
      </w:r>
    </w:p>
    <w:p w14:paraId="13CC6FFB" w14:textId="77777777" w:rsidR="00F33D12" w:rsidRDefault="00F33D12">
      <w:r>
        <w:br w:type="page"/>
      </w:r>
    </w:p>
    <w:p w14:paraId="24F0B3FF" w14:textId="77777777" w:rsidR="00F33D12" w:rsidRDefault="00F33D12" w:rsidP="00F33D12">
      <w:pPr>
        <w:pStyle w:val="3"/>
      </w:pPr>
      <w:bookmarkStart w:id="355" w:name="_Toc9298090"/>
      <w:bookmarkStart w:id="356" w:name="_Toc9244481"/>
      <w:bookmarkStart w:id="357" w:name="_Toc9315877"/>
      <w:r>
        <w:lastRenderedPageBreak/>
        <w:t>Relations</w:t>
      </w:r>
      <w:bookmarkEnd w:id="355"/>
      <w:bookmarkEnd w:id="356"/>
      <w:bookmarkEnd w:id="357"/>
    </w:p>
    <w:p w14:paraId="4135FFE0" w14:textId="77777777" w:rsidR="00F33D12" w:rsidRPr="00F33D12" w:rsidRDefault="00F33D12" w:rsidP="00F33D12"/>
    <w:p w14:paraId="4FA5FDBB" w14:textId="77777777" w:rsidR="00F33D12" w:rsidRDefault="00F33D12" w:rsidP="00F33D12">
      <w:pPr>
        <w:pStyle w:val="2"/>
      </w:pPr>
      <w:bookmarkStart w:id="358" w:name="_Toc9298091"/>
      <w:bookmarkStart w:id="359" w:name="_Toc9244482"/>
      <w:bookmarkStart w:id="360" w:name="_Toc9315878"/>
      <w:r>
        <w:rPr>
          <w:rFonts w:hint="eastAsia"/>
        </w:rPr>
        <w:t>R</w:t>
      </w:r>
      <w:r>
        <w:t>elational Schema</w:t>
      </w:r>
      <w:bookmarkEnd w:id="358"/>
      <w:bookmarkEnd w:id="359"/>
      <w:bookmarkEnd w:id="360"/>
    </w:p>
    <w:p w14:paraId="2E03C21B" w14:textId="77777777" w:rsidR="00F33D12" w:rsidRPr="003F6026" w:rsidRDefault="00F33D12" w:rsidP="00F33D12">
      <w:pPr>
        <w:pStyle w:val="2"/>
      </w:pPr>
      <w:bookmarkStart w:id="361" w:name="_Toc9298092"/>
      <w:bookmarkStart w:id="362" w:name="_Toc9244483"/>
      <w:bookmarkStart w:id="363" w:name="_Toc9315879"/>
      <w:r>
        <w:t>SQL DDL</w:t>
      </w:r>
      <w:bookmarkEnd w:id="361"/>
      <w:bookmarkEnd w:id="362"/>
      <w:bookmarkEnd w:id="363"/>
    </w:p>
    <w:p w14:paraId="613A511C" w14:textId="77777777" w:rsidR="007A1764" w:rsidRDefault="007A1764">
      <w:pPr>
        <w:rPr>
          <w:rFonts w:asciiTheme="majorHAnsi" w:eastAsiaTheme="majorEastAsia" w:hAnsiTheme="majorHAnsi" w:cstheme="majorBidi"/>
          <w:color w:val="2F5496" w:themeColor="accent1" w:themeShade="BF"/>
          <w:sz w:val="40"/>
          <w:szCs w:val="40"/>
        </w:rPr>
      </w:pPr>
      <w:r>
        <w:br w:type="page"/>
      </w:r>
    </w:p>
    <w:p w14:paraId="15468E12" w14:textId="2387B34E" w:rsidR="007F1BB9" w:rsidRDefault="007F1BB9" w:rsidP="007F1BB9">
      <w:pPr>
        <w:pStyle w:val="1"/>
      </w:pPr>
      <w:bookmarkStart w:id="364" w:name="_Toc9298093"/>
      <w:bookmarkStart w:id="365" w:name="_Toc9244484"/>
      <w:bookmarkStart w:id="366" w:name="_Toc9315880"/>
      <w:r>
        <w:rPr>
          <w:rFonts w:hint="eastAsia"/>
        </w:rPr>
        <w:lastRenderedPageBreak/>
        <w:t>T</w:t>
      </w:r>
      <w:r>
        <w:t>esting Plan</w:t>
      </w:r>
      <w:bookmarkEnd w:id="364"/>
      <w:bookmarkEnd w:id="365"/>
      <w:bookmarkEnd w:id="366"/>
    </w:p>
    <w:p w14:paraId="27F68663" w14:textId="77777777" w:rsidR="00AD36B3" w:rsidRPr="00AD36B3" w:rsidRDefault="00AD36B3" w:rsidP="00AD36B3"/>
    <w:p w14:paraId="4EC4F56C" w14:textId="77D636BD" w:rsidR="0056636E" w:rsidRDefault="0056636E" w:rsidP="00D5543C">
      <w:pPr>
        <w:pStyle w:val="2"/>
      </w:pPr>
      <w:bookmarkStart w:id="367" w:name="_Toc9298094"/>
      <w:bookmarkStart w:id="368" w:name="_Toc9244485"/>
      <w:bookmarkStart w:id="369" w:name="_Toc9315881"/>
      <w:r>
        <w:rPr>
          <w:rFonts w:hint="eastAsia"/>
        </w:rPr>
        <w:t>O</w:t>
      </w:r>
      <w:r>
        <w:t>bjective</w:t>
      </w:r>
      <w:r w:rsidR="00663810">
        <w:t>s</w:t>
      </w:r>
      <w:bookmarkEnd w:id="367"/>
      <w:bookmarkEnd w:id="368"/>
      <w:bookmarkEnd w:id="369"/>
    </w:p>
    <w:p w14:paraId="6FFEF847" w14:textId="77777777" w:rsidR="00AD36B3" w:rsidRPr="00AD36B3" w:rsidRDefault="00AD36B3" w:rsidP="00AD36B3"/>
    <w:p w14:paraId="6674E6D5" w14:textId="20B44D3E" w:rsidR="00B334EB" w:rsidRDefault="00B334EB" w:rsidP="00B334EB">
      <w:pPr>
        <w:pStyle w:val="2"/>
      </w:pPr>
      <w:bookmarkStart w:id="370" w:name="_Toc9242664"/>
      <w:bookmarkStart w:id="371" w:name="_Toc9298095"/>
      <w:bookmarkStart w:id="372" w:name="_Toc9244491"/>
      <w:bookmarkStart w:id="373" w:name="_Toc9315882"/>
      <w:r>
        <w:rPr>
          <w:rFonts w:hint="eastAsia"/>
        </w:rPr>
        <w:t>T</w:t>
      </w:r>
      <w:r>
        <w:t>esting Policy</w:t>
      </w:r>
      <w:bookmarkEnd w:id="370"/>
      <w:bookmarkEnd w:id="371"/>
      <w:bookmarkEnd w:id="373"/>
    </w:p>
    <w:p w14:paraId="4004163F" w14:textId="77777777" w:rsidR="00AD36B3" w:rsidRPr="00AD36B3" w:rsidRDefault="00AD36B3" w:rsidP="00AD36B3"/>
    <w:p w14:paraId="2DC872EA" w14:textId="77777777" w:rsidR="00B334EB" w:rsidRDefault="00B334EB" w:rsidP="00B334EB">
      <w:pPr>
        <w:pStyle w:val="3"/>
      </w:pPr>
      <w:bookmarkStart w:id="374" w:name="_Toc9242665"/>
      <w:bookmarkStart w:id="375" w:name="_Toc9298096"/>
      <w:bookmarkStart w:id="376" w:name="_Toc9315883"/>
      <w:r>
        <w:rPr>
          <w:rFonts w:hint="eastAsia"/>
        </w:rPr>
        <w:t>D</w:t>
      </w:r>
      <w:r>
        <w:t>evelopment Testing</w:t>
      </w:r>
      <w:bookmarkEnd w:id="374"/>
      <w:bookmarkEnd w:id="375"/>
      <w:bookmarkEnd w:id="376"/>
    </w:p>
    <w:p w14:paraId="7DED464F" w14:textId="77777777" w:rsidR="00B334EB" w:rsidRDefault="00B334EB" w:rsidP="00B334EB">
      <w:r>
        <w:t>-Development testing is aimed for synchronizing application of broad spectrum of defect prevention and detection strategies in order to reduce software development risks.</w:t>
      </w:r>
    </w:p>
    <w:p w14:paraId="12AF3399" w14:textId="77777777" w:rsidR="00B334EB" w:rsidRDefault="00B334EB" w:rsidP="00B334EB">
      <w:r>
        <w:t>In this phase, we should proceed static code analyzing, data flow analyzing, metrics analyzing, peer code review, unit testing. We should focus on testing reliability, security, performance and regulatory compliance.</w:t>
      </w:r>
    </w:p>
    <w:p w14:paraId="665B2176" w14:textId="77777777" w:rsidR="00B334EB" w:rsidRDefault="00B334EB" w:rsidP="00B334EB">
      <w:pPr>
        <w:pStyle w:val="aa"/>
        <w:numPr>
          <w:ilvl w:val="0"/>
          <w:numId w:val="17"/>
        </w:numPr>
        <w:ind w:leftChars="0"/>
      </w:pPr>
      <w:r>
        <w:t>reliability:</w:t>
      </w:r>
    </w:p>
    <w:p w14:paraId="511FA480" w14:textId="77777777" w:rsidR="00B334EB" w:rsidRDefault="00B334EB" w:rsidP="00B334EB">
      <w:r>
        <w:t xml:space="preserve">  There can be positive correlation of rate of re-purchasing and good grading, so we can use this barometer to evaluate the reliability for grading algorithm. For brief explanation, the way of measuring the accuracy of grading system is mapping similarity of re-purchasing. </w:t>
      </w:r>
    </w:p>
    <w:p w14:paraId="45F6AD46" w14:textId="77777777" w:rsidR="00B334EB" w:rsidRDefault="00B334EB" w:rsidP="00B334EB">
      <w:pPr>
        <w:keepNext/>
        <w:ind w:firstLine="220"/>
        <w:jc w:val="center"/>
      </w:pPr>
      <w:r>
        <w:lastRenderedPageBreak/>
        <w:t>And we can observe tendency of grading for the same product as well, result of grade can be evaluated with average of grade by numerous customers.</w:t>
      </w:r>
      <w:r w:rsidRPr="00FE6CFD">
        <w:rPr>
          <w:noProof/>
        </w:rPr>
        <w:t xml:space="preserve"> </w:t>
      </w:r>
      <w:r>
        <w:rPr>
          <w:noProof/>
        </w:rPr>
        <w:drawing>
          <wp:inline distT="0" distB="0" distL="0" distR="0" wp14:anchorId="0D5F3F61" wp14:editId="1A0F1DD8">
            <wp:extent cx="3386917" cy="2103596"/>
            <wp:effectExtent l="0" t="0" r="0" b="508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스크린샷 2019-05-20 19.11.0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95352" cy="2108835"/>
                    </a:xfrm>
                    <a:prstGeom prst="rect">
                      <a:avLst/>
                    </a:prstGeom>
                  </pic:spPr>
                </pic:pic>
              </a:graphicData>
            </a:graphic>
          </wp:inline>
        </w:drawing>
      </w:r>
    </w:p>
    <w:p w14:paraId="23622A0D" w14:textId="77777777" w:rsidR="00B334EB" w:rsidRDefault="00B334EB" w:rsidP="00B334EB">
      <w:pPr>
        <w:pStyle w:val="ab"/>
        <w:jc w:val="center"/>
      </w:pPr>
      <w:r>
        <w:t xml:space="preserve">그림 </w:t>
      </w:r>
      <w:r w:rsidR="00EE26BA">
        <w:fldChar w:fldCharType="begin"/>
      </w:r>
      <w:r w:rsidR="00EE26BA">
        <w:instrText xml:space="preserve"> SEQ 그림 \* ARABIC </w:instrText>
      </w:r>
      <w:r w:rsidR="00EE26BA">
        <w:fldChar w:fldCharType="separate"/>
      </w:r>
      <w:r>
        <w:rPr>
          <w:noProof/>
        </w:rPr>
        <w:t>1</w:t>
      </w:r>
      <w:r w:rsidR="00EE26BA">
        <w:rPr>
          <w:noProof/>
        </w:rPr>
        <w:fldChar w:fldCharType="end"/>
      </w:r>
      <w:r>
        <w:t>follow the tendency and check the reliability</w:t>
      </w:r>
    </w:p>
    <w:p w14:paraId="07F4037A" w14:textId="77777777" w:rsidR="00B334EB" w:rsidRDefault="00B334EB" w:rsidP="00B334EB">
      <w:pPr>
        <w:ind w:firstLine="220"/>
      </w:pPr>
    </w:p>
    <w:p w14:paraId="37360F20" w14:textId="77777777" w:rsidR="00B334EB" w:rsidRDefault="00B334EB" w:rsidP="00B334EB">
      <w:pPr>
        <w:pStyle w:val="aa"/>
        <w:numPr>
          <w:ilvl w:val="0"/>
          <w:numId w:val="17"/>
        </w:numPr>
        <w:ind w:leftChars="0"/>
      </w:pPr>
      <w:r>
        <w:t>security</w:t>
      </w:r>
    </w:p>
    <w:p w14:paraId="2FEF141F" w14:textId="77777777" w:rsidR="00B334EB" w:rsidRDefault="00B334EB" w:rsidP="00B334EB">
      <w:pPr>
        <w:ind w:firstLine="220"/>
      </w:pPr>
      <w:r>
        <w:t>When customers save their personal information by signing up, DB should protect private information by secure system. It can be achieved by hashing algorithm. Hashing function can convert information to meaningless number, and this process can be achieved by one way. So other users can`t catch the meaning of hashed value. –which is also called ‘encryption’.</w:t>
      </w:r>
    </w:p>
    <w:p w14:paraId="01E3A668" w14:textId="77777777" w:rsidR="00B334EB" w:rsidRDefault="00B334EB" w:rsidP="00B334EB">
      <w:pPr>
        <w:ind w:firstLine="220"/>
      </w:pPr>
      <w:r>
        <w:t xml:space="preserve">And </w:t>
      </w:r>
      <w:proofErr w:type="gramStart"/>
      <w:r>
        <w:t>also</w:t>
      </w:r>
      <w:proofErr w:type="gramEnd"/>
      <w:r>
        <w:t xml:space="preserve"> DB structure should block the access of outer invading trials and should not lose important information. To test these features of development, we should review the codes that can be represented in page source itself. Because there are many cases that exposed private information in page source-which can be seen by any users. In other words, developers should review the structure of code carefully again, and should test its completeness by trial of hacking tests. </w:t>
      </w:r>
    </w:p>
    <w:p w14:paraId="15739FA7" w14:textId="77777777" w:rsidR="00B334EB" w:rsidRDefault="00B334EB" w:rsidP="00B334EB">
      <w:pPr>
        <w:pStyle w:val="aa"/>
        <w:numPr>
          <w:ilvl w:val="0"/>
          <w:numId w:val="17"/>
        </w:numPr>
        <w:ind w:leftChars="0"/>
      </w:pPr>
      <w:r>
        <w:t>Performance</w:t>
      </w:r>
    </w:p>
    <w:p w14:paraId="0FC0822B" w14:textId="77777777" w:rsidR="00B334EB" w:rsidRDefault="00B334EB" w:rsidP="00B334EB">
      <w:pPr>
        <w:ind w:left="480" w:firstLine="220"/>
      </w:pPr>
      <w:r>
        <w:t xml:space="preserve">Performance can be evaluated by </w:t>
      </w:r>
      <w:proofErr w:type="gramStart"/>
      <w:r>
        <w:t>1.speed</w:t>
      </w:r>
      <w:proofErr w:type="gramEnd"/>
      <w:r>
        <w:t xml:space="preserve"> 2. Accuracy 3. R</w:t>
      </w:r>
      <w:r>
        <w:rPr>
          <w:rFonts w:hint="eastAsia"/>
        </w:rPr>
        <w:t xml:space="preserve">obustness. </w:t>
      </w:r>
      <w:r>
        <w:t>W</w:t>
      </w:r>
      <w:r>
        <w:rPr>
          <w:rFonts w:hint="eastAsia"/>
        </w:rPr>
        <w:t xml:space="preserve">hen we decide Word processing algorithm, we can`t check all information but rather important features. This can be also explained by R-tree concept, and word processing algorithm itself </w:t>
      </w:r>
      <w:r>
        <w:rPr>
          <w:rFonts w:hint="eastAsia"/>
        </w:rPr>
        <w:lastRenderedPageBreak/>
        <w:t xml:space="preserve">should process information selectively to achieve high speed. This can be simply tested by measuring each processing time. </w:t>
      </w:r>
    </w:p>
    <w:p w14:paraId="674E7473" w14:textId="77777777" w:rsidR="00B334EB" w:rsidRDefault="00B334EB" w:rsidP="00B334EB">
      <w:pPr>
        <w:ind w:left="480" w:firstLine="220"/>
      </w:pPr>
      <w:r>
        <w:rPr>
          <w:rFonts w:hint="eastAsia"/>
        </w:rPr>
        <w:t>And accuracy can be checked by method of reliability section, and Robustness is the concept of measuring processing time when the size of loaded data is huge enough. To test this case, first load huge information to DB and test the processing time. B</w:t>
      </w:r>
      <w:r>
        <w:t>y these methods, we can measure the performance.</w:t>
      </w:r>
    </w:p>
    <w:p w14:paraId="47D64EE5" w14:textId="77777777" w:rsidR="00B334EB" w:rsidRDefault="00B334EB" w:rsidP="00B334EB">
      <w:pPr>
        <w:pStyle w:val="3"/>
      </w:pPr>
      <w:bookmarkStart w:id="377" w:name="_Toc9242666"/>
      <w:bookmarkStart w:id="378" w:name="_Toc9298097"/>
      <w:bookmarkStart w:id="379" w:name="_Toc9315884"/>
      <w:r>
        <w:rPr>
          <w:rFonts w:hint="eastAsia"/>
        </w:rPr>
        <w:t>R</w:t>
      </w:r>
      <w:r>
        <w:t>elease Testing</w:t>
      </w:r>
      <w:bookmarkEnd w:id="377"/>
      <w:bookmarkEnd w:id="378"/>
      <w:bookmarkEnd w:id="379"/>
    </w:p>
    <w:p w14:paraId="039D8F59" w14:textId="77777777" w:rsidR="00B334EB" w:rsidRDefault="00B334EB" w:rsidP="00B334EB">
      <w:pPr>
        <w:ind w:firstLine="220"/>
      </w:pPr>
      <w:r>
        <w:t xml:space="preserve">Release testing is a process to test the newer version /build of a software/ application to make sure that is flawless and doesn`t have any issues and works as intended. It </w:t>
      </w:r>
      <w:proofErr w:type="gramStart"/>
      <w:r>
        <w:t>has to</w:t>
      </w:r>
      <w:proofErr w:type="gramEnd"/>
      <w:r>
        <w:t xml:space="preserve"> be done prior to release. </w:t>
      </w:r>
    </w:p>
    <w:p w14:paraId="4E90E8E0" w14:textId="77777777" w:rsidR="00B334EB" w:rsidRDefault="00B334EB" w:rsidP="00B334EB">
      <w:pPr>
        <w:ind w:firstLine="220"/>
        <w:jc w:val="center"/>
      </w:pPr>
      <w:r>
        <w:rPr>
          <w:noProof/>
        </w:rPr>
        <w:drawing>
          <wp:inline distT="0" distB="0" distL="0" distR="0" wp14:anchorId="50F8A462" wp14:editId="6DC7374A">
            <wp:extent cx="1901017" cy="4023192"/>
            <wp:effectExtent l="0" t="0" r="4445" b="0"/>
            <wp:docPr id="19" name="그림 19" descr="../Desktop/440px-Software_dev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40px-Software_dev2.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3803" cy="4113742"/>
                    </a:xfrm>
                    <a:prstGeom prst="rect">
                      <a:avLst/>
                    </a:prstGeom>
                    <a:noFill/>
                    <a:ln>
                      <a:noFill/>
                    </a:ln>
                  </pic:spPr>
                </pic:pic>
              </a:graphicData>
            </a:graphic>
          </wp:inline>
        </w:drawing>
      </w:r>
    </w:p>
    <w:p w14:paraId="2842C546" w14:textId="77777777" w:rsidR="00B334EB" w:rsidRPr="00EF2554" w:rsidRDefault="00B334EB" w:rsidP="00B334EB">
      <w:pPr>
        <w:ind w:firstLine="220"/>
      </w:pPr>
      <w:r>
        <w:t xml:space="preserve">  Like above testing and development period, we should test it by alpha version first by developer and then release beta version to proceed final checking. By beta version testing, we can get feedback from real users and prolong the life cycle of software by this process.</w:t>
      </w:r>
    </w:p>
    <w:p w14:paraId="2496D77D" w14:textId="77777777" w:rsidR="00B334EB" w:rsidRDefault="00B334EB" w:rsidP="00B334EB">
      <w:pPr>
        <w:pStyle w:val="3"/>
      </w:pPr>
      <w:bookmarkStart w:id="380" w:name="_Toc9242667"/>
      <w:bookmarkStart w:id="381" w:name="_Toc9298098"/>
      <w:bookmarkStart w:id="382" w:name="_Toc9315885"/>
      <w:r>
        <w:rPr>
          <w:rFonts w:hint="eastAsia"/>
        </w:rPr>
        <w:lastRenderedPageBreak/>
        <w:t>U</w:t>
      </w:r>
      <w:r>
        <w:t>ser Testing</w:t>
      </w:r>
      <w:bookmarkEnd w:id="380"/>
      <w:bookmarkEnd w:id="381"/>
      <w:bookmarkEnd w:id="382"/>
    </w:p>
    <w:p w14:paraId="49D58DB5" w14:textId="77777777" w:rsidR="00B334EB" w:rsidRPr="001707DC" w:rsidRDefault="00B334EB" w:rsidP="00B334EB">
      <w:r>
        <w:t xml:space="preserve">  User testing can be explained by the concept of usability testing. We should set up scenario and realistic situation that can proceed necessary user tests. We assume that there are 50 users for using </w:t>
      </w:r>
      <w:proofErr w:type="spellStart"/>
      <w:r>
        <w:t>Dealistic</w:t>
      </w:r>
      <w:proofErr w:type="spellEnd"/>
      <w:r>
        <w:t xml:space="preserve"> application and 10 products on the list. After setting this situation, we should check each </w:t>
      </w:r>
      <w:proofErr w:type="gramStart"/>
      <w:r>
        <w:t>concepts</w:t>
      </w:r>
      <w:proofErr w:type="gramEnd"/>
      <w:r>
        <w:t xml:space="preserve"> that are explained above, and compare its value for each iteration in tests.</w:t>
      </w:r>
    </w:p>
    <w:p w14:paraId="20AA348B" w14:textId="77777777" w:rsidR="00B334EB" w:rsidRDefault="00B334EB" w:rsidP="00B334EB">
      <w:pPr>
        <w:pStyle w:val="3"/>
      </w:pPr>
      <w:bookmarkStart w:id="383" w:name="_Toc9242668"/>
      <w:bookmarkStart w:id="384" w:name="_Toc9298099"/>
      <w:bookmarkStart w:id="385" w:name="_Toc9315886"/>
      <w:r>
        <w:rPr>
          <w:rFonts w:hint="eastAsia"/>
        </w:rPr>
        <w:t>T</w:t>
      </w:r>
      <w:r>
        <w:t>esting Case</w:t>
      </w:r>
      <w:bookmarkEnd w:id="383"/>
      <w:bookmarkEnd w:id="384"/>
      <w:bookmarkEnd w:id="385"/>
    </w:p>
    <w:p w14:paraId="3CAE7F87" w14:textId="03B3208C" w:rsidR="00C07904" w:rsidRDefault="00B334EB" w:rsidP="00B334EB">
      <w:r>
        <w:t xml:space="preserve">  Testing case can be </w:t>
      </w:r>
      <w:r>
        <w:rPr>
          <w:rFonts w:hint="eastAsia"/>
        </w:rPr>
        <w:t xml:space="preserve">concretely described by setting exact number- 50 users and 10 products as written above. </w:t>
      </w:r>
      <w:r>
        <w:t>W</w:t>
      </w:r>
      <w:r>
        <w:rPr>
          <w:rFonts w:hint="eastAsia"/>
        </w:rPr>
        <w:t>e can set review category 3~4 parts and then we can test our whole project application.</w:t>
      </w:r>
    </w:p>
    <w:p w14:paraId="09F43CA8" w14:textId="77777777" w:rsidR="00C07904" w:rsidRDefault="00C07904">
      <w:r>
        <w:br w:type="page"/>
      </w:r>
    </w:p>
    <w:p w14:paraId="791B7BDE" w14:textId="77777777" w:rsidR="007F1BB9" w:rsidRDefault="007F1BB9" w:rsidP="007F1BB9">
      <w:pPr>
        <w:pStyle w:val="1"/>
      </w:pPr>
      <w:bookmarkStart w:id="386" w:name="_Toc9298100"/>
      <w:bookmarkStart w:id="387" w:name="_Toc9315887"/>
      <w:r>
        <w:lastRenderedPageBreak/>
        <w:t xml:space="preserve">Development </w:t>
      </w:r>
      <w:r w:rsidR="003C6514">
        <w:t>Plan</w:t>
      </w:r>
      <w:bookmarkEnd w:id="372"/>
      <w:bookmarkEnd w:id="386"/>
      <w:bookmarkEnd w:id="387"/>
    </w:p>
    <w:p w14:paraId="2E6BE7A4" w14:textId="77777777" w:rsidR="000A4C3B" w:rsidRPr="000A4C3B" w:rsidRDefault="000A4C3B" w:rsidP="000A4C3B"/>
    <w:p w14:paraId="7CA238F2" w14:textId="77777777" w:rsidR="00663810" w:rsidRDefault="00663810" w:rsidP="00663810">
      <w:pPr>
        <w:pStyle w:val="2"/>
      </w:pPr>
      <w:bookmarkStart w:id="388" w:name="_Toc9298101"/>
      <w:bookmarkStart w:id="389" w:name="_Toc9244492"/>
      <w:bookmarkStart w:id="390" w:name="_Toc9315888"/>
      <w:r>
        <w:rPr>
          <w:rFonts w:hint="eastAsia"/>
        </w:rPr>
        <w:t>O</w:t>
      </w:r>
      <w:r>
        <w:t>bjectives</w:t>
      </w:r>
      <w:bookmarkEnd w:id="388"/>
      <w:bookmarkEnd w:id="389"/>
      <w:bookmarkEnd w:id="390"/>
    </w:p>
    <w:p w14:paraId="766F88DB" w14:textId="77777777" w:rsidR="000A4C3B" w:rsidRPr="000A4C3B" w:rsidRDefault="000A4C3B" w:rsidP="000A4C3B"/>
    <w:p w14:paraId="2FE23DF5" w14:textId="77777777" w:rsidR="003C6514" w:rsidRDefault="003C6514" w:rsidP="008973A5">
      <w:pPr>
        <w:jc w:val="both"/>
        <w:pPrChange w:id="391" w:author="Kim Junhyun" w:date="2019-05-21T07:07:00Z">
          <w:pPr/>
        </w:pPrChange>
      </w:pPr>
      <w:r>
        <w:rPr>
          <w:rFonts w:hint="eastAsia"/>
        </w:rPr>
        <w:t>이번 챕터에서는 실제 개발 단계에서 어떠한 기술과 개발 환경을 사용할 것인지를 기술하고</w:t>
      </w:r>
      <w:r>
        <w:t xml:space="preserve">, </w:t>
      </w:r>
      <w:r>
        <w:rPr>
          <w:rFonts w:hint="eastAsia"/>
        </w:rPr>
        <w:t>개발 일정</w:t>
      </w:r>
      <w:r w:rsidR="009B2914">
        <w:t>과 진행 상황을</w:t>
      </w:r>
      <w:r>
        <w:t xml:space="preserve"> </w:t>
      </w:r>
      <w:r>
        <w:rPr>
          <w:rFonts w:hint="eastAsia"/>
        </w:rPr>
        <w:t>설명한다.</w:t>
      </w:r>
    </w:p>
    <w:p w14:paraId="156FB859" w14:textId="77777777" w:rsidR="000A4C3B" w:rsidRPr="003C6514" w:rsidRDefault="000A4C3B" w:rsidP="003C6514"/>
    <w:p w14:paraId="79FFE7B9" w14:textId="77777777" w:rsidR="006B0CF9" w:rsidRDefault="006B0CF9" w:rsidP="00D5543C">
      <w:pPr>
        <w:pStyle w:val="2"/>
      </w:pPr>
      <w:bookmarkStart w:id="392" w:name="_Toc9298102"/>
      <w:bookmarkStart w:id="393" w:name="_Toc9244493"/>
      <w:bookmarkStart w:id="394" w:name="_Toc9315889"/>
      <w:r>
        <w:rPr>
          <w:rFonts w:hint="eastAsia"/>
        </w:rPr>
        <w:t>F</w:t>
      </w:r>
      <w:r>
        <w:t>rontend Environment</w:t>
      </w:r>
      <w:bookmarkEnd w:id="392"/>
      <w:bookmarkEnd w:id="393"/>
      <w:bookmarkEnd w:id="394"/>
    </w:p>
    <w:p w14:paraId="6969A9A7" w14:textId="77777777" w:rsidR="000A4C3B" w:rsidRPr="000A4C3B" w:rsidRDefault="000A4C3B" w:rsidP="000A4C3B"/>
    <w:p w14:paraId="159E58D7" w14:textId="77777777" w:rsidR="00B77A70" w:rsidRDefault="00B77A70" w:rsidP="00AD34CE">
      <w:pPr>
        <w:pStyle w:val="3"/>
      </w:pPr>
      <w:bookmarkStart w:id="395" w:name="_Toc9298103"/>
      <w:bookmarkStart w:id="396" w:name="_Toc9244494"/>
      <w:bookmarkStart w:id="397" w:name="_Toc9315890"/>
      <w:r>
        <w:t>Vue.js</w:t>
      </w:r>
      <w:bookmarkEnd w:id="395"/>
      <w:bookmarkEnd w:id="396"/>
      <w:bookmarkEnd w:id="397"/>
    </w:p>
    <w:p w14:paraId="76C2FC88" w14:textId="77777777" w:rsidR="009B2914" w:rsidRDefault="009B2914" w:rsidP="009B2914">
      <w:pPr>
        <w:keepNext/>
        <w:jc w:val="center"/>
      </w:pPr>
      <w:r>
        <w:rPr>
          <w:noProof/>
        </w:rPr>
        <w:drawing>
          <wp:inline distT="0" distB="0" distL="0" distR="0" wp14:anchorId="43B1628A" wp14:editId="071E2F2A">
            <wp:extent cx="5731510" cy="2021205"/>
            <wp:effectExtent l="0" t="0" r="0" b="0"/>
            <wp:docPr id="11" name="그림 11" descr="vu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ì ëí ì´ë¯¸ì§ ê²ìê²°ê³¼"/>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21205"/>
                    </a:xfrm>
                    <a:prstGeom prst="rect">
                      <a:avLst/>
                    </a:prstGeom>
                    <a:noFill/>
                    <a:ln>
                      <a:noFill/>
                    </a:ln>
                  </pic:spPr>
                </pic:pic>
              </a:graphicData>
            </a:graphic>
          </wp:inline>
        </w:drawing>
      </w:r>
    </w:p>
    <w:p w14:paraId="315ED1BD" w14:textId="77777777" w:rsidR="009B2914" w:rsidRPr="009B2914" w:rsidRDefault="009B2914" w:rsidP="009B2914">
      <w:pPr>
        <w:pStyle w:val="ab"/>
        <w:jc w:val="center"/>
      </w:pPr>
      <w:bookmarkStart w:id="398" w:name="_Toc9327915"/>
      <w:r>
        <w:t xml:space="preserve">Figure </w:t>
      </w:r>
      <w:r w:rsidR="00EE26BA">
        <w:fldChar w:fldCharType="begin"/>
      </w:r>
      <w:r w:rsidR="00EE26BA">
        <w:instrText xml:space="preserve"> SEQ Figure \* ARABIC </w:instrText>
      </w:r>
      <w:r w:rsidR="00EE26BA">
        <w:fldChar w:fldCharType="separate"/>
      </w:r>
      <w:r w:rsidR="00741B71">
        <w:rPr>
          <w:noProof/>
        </w:rPr>
        <w:t>6</w:t>
      </w:r>
      <w:r w:rsidR="00EE26BA">
        <w:rPr>
          <w:noProof/>
        </w:rPr>
        <w:fldChar w:fldCharType="end"/>
      </w:r>
      <w:r>
        <w:t>: Vue.js Logo</w:t>
      </w:r>
      <w:bookmarkEnd w:id="398"/>
    </w:p>
    <w:p w14:paraId="1DA0FB88" w14:textId="77777777" w:rsidR="009B2914" w:rsidRDefault="003C6514" w:rsidP="008973A5">
      <w:pPr>
        <w:jc w:val="both"/>
        <w:pPrChange w:id="399" w:author="Kim Junhyun" w:date="2019-05-21T07:07:00Z">
          <w:pPr/>
        </w:pPrChange>
      </w:pPr>
      <w:r>
        <w:rPr>
          <w:rFonts w:hint="eastAsia"/>
        </w:rPr>
        <w:t xml:space="preserve">자바스크립트로 작성된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싱글 파일 컴포넌트 기법으로 하나의 컴포넌트에 필요한 </w:t>
      </w:r>
      <w:r>
        <w:t xml:space="preserve">HTML </w:t>
      </w:r>
      <w:r>
        <w:rPr>
          <w:rFonts w:hint="eastAsia"/>
        </w:rPr>
        <w:t>템플릿,</w:t>
      </w:r>
      <w:r>
        <w:t xml:space="preserve"> </w:t>
      </w:r>
      <w:r>
        <w:rPr>
          <w:rFonts w:hint="eastAsia"/>
        </w:rPr>
        <w:t>자바스크립트,</w:t>
      </w:r>
      <w:r>
        <w:t xml:space="preserve"> </w:t>
      </w:r>
      <w:r>
        <w:rPr>
          <w:rFonts w:hint="eastAsia"/>
        </w:rPr>
        <w:t>C</w:t>
      </w:r>
      <w:r>
        <w:t xml:space="preserve">SS </w:t>
      </w:r>
      <w:r>
        <w:rPr>
          <w:rFonts w:hint="eastAsia"/>
        </w:rPr>
        <w:t>스타일시트 등을 하나의 파일에 모두 작성할 수 있어서 코드 집적도와 유지보수성을 높일 수 있으며,</w:t>
      </w:r>
      <w:r>
        <w:t xml:space="preserve"> </w:t>
      </w:r>
      <w:proofErr w:type="spellStart"/>
      <w:r>
        <w:rPr>
          <w:rFonts w:hint="eastAsia"/>
        </w:rPr>
        <w:t>프론트엔드에도</w:t>
      </w:r>
      <w:proofErr w:type="spellEnd"/>
      <w:r>
        <w:rPr>
          <w:rFonts w:hint="eastAsia"/>
        </w:rPr>
        <w:t xml:space="preserve"> </w:t>
      </w:r>
      <w:r>
        <w:t xml:space="preserve">MVC </w:t>
      </w:r>
      <w:r>
        <w:rPr>
          <w:rFonts w:hint="eastAsia"/>
        </w:rPr>
        <w:t xml:space="preserve">패턴을 적용하여 난잡해지기 쉬운 </w:t>
      </w:r>
      <w:proofErr w:type="spellStart"/>
      <w:r>
        <w:rPr>
          <w:rFonts w:hint="eastAsia"/>
        </w:rPr>
        <w:t>프론트엔드</w:t>
      </w:r>
      <w:proofErr w:type="spellEnd"/>
      <w:r>
        <w:rPr>
          <w:rFonts w:hint="eastAsia"/>
        </w:rPr>
        <w:t xml:space="preserve"> 코드를 정리할 수 있게 도와준다.</w:t>
      </w:r>
      <w:r>
        <w:t xml:space="preserve"> </w:t>
      </w:r>
      <w:r>
        <w:rPr>
          <w:rFonts w:hint="eastAsia"/>
        </w:rPr>
        <w:t xml:space="preserve">또한 </w:t>
      </w:r>
      <w:proofErr w:type="spellStart"/>
      <w:r>
        <w:rPr>
          <w:rFonts w:hint="eastAsia"/>
        </w:rPr>
        <w:t>프로그레시브</w:t>
      </w:r>
      <w:proofErr w:type="spellEnd"/>
      <w:r>
        <w:rPr>
          <w:rFonts w:hint="eastAsia"/>
        </w:rPr>
        <w:t xml:space="preserve"> 웹 앱(</w:t>
      </w:r>
      <w:r>
        <w:t>PWA)</w:t>
      </w:r>
      <w:r>
        <w:rPr>
          <w:rFonts w:hint="eastAsia"/>
        </w:rPr>
        <w:t>을 적용할 수 있기 때문에 웹 앱으로 배포하여</w:t>
      </w:r>
      <w:r>
        <w:t xml:space="preserve"> </w:t>
      </w:r>
      <w:r>
        <w:rPr>
          <w:rFonts w:hint="eastAsia"/>
        </w:rPr>
        <w:t>다양한 접속 환경에서도 네이티브 애플리케이션과 동일한 사용자 경험을 제공할 수 있다.</w:t>
      </w:r>
    </w:p>
    <w:p w14:paraId="43DE48E7" w14:textId="77777777" w:rsidR="009B2914" w:rsidRPr="003C6514" w:rsidRDefault="009B2914" w:rsidP="003C6514"/>
    <w:p w14:paraId="419F9E1C" w14:textId="77777777" w:rsidR="009C334B" w:rsidRDefault="00B77A70" w:rsidP="009C334B">
      <w:pPr>
        <w:pStyle w:val="3"/>
      </w:pPr>
      <w:bookmarkStart w:id="400" w:name="_Toc9298104"/>
      <w:bookmarkStart w:id="401" w:name="_Toc9244495"/>
      <w:bookmarkStart w:id="402" w:name="_Toc9315891"/>
      <w:r>
        <w:t>Ionic</w:t>
      </w:r>
      <w:bookmarkEnd w:id="400"/>
      <w:bookmarkEnd w:id="401"/>
      <w:bookmarkEnd w:id="402"/>
    </w:p>
    <w:p w14:paraId="238169FF" w14:textId="77777777" w:rsidR="009B2914" w:rsidRDefault="009B2914" w:rsidP="009B2914">
      <w:pPr>
        <w:keepNext/>
        <w:jc w:val="center"/>
      </w:pPr>
      <w:r w:rsidRPr="009B2914">
        <w:rPr>
          <w:noProof/>
        </w:rPr>
        <w:drawing>
          <wp:inline distT="0" distB="0" distL="0" distR="0" wp14:anchorId="2C04085E" wp14:editId="31C1DB23">
            <wp:extent cx="4096987" cy="2304498"/>
            <wp:effectExtent l="0" t="0" r="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6384" cy="2309784"/>
                    </a:xfrm>
                    <a:prstGeom prst="rect">
                      <a:avLst/>
                    </a:prstGeom>
                  </pic:spPr>
                </pic:pic>
              </a:graphicData>
            </a:graphic>
          </wp:inline>
        </w:drawing>
      </w:r>
    </w:p>
    <w:p w14:paraId="36CC1C9A" w14:textId="77777777" w:rsidR="009B2914" w:rsidRPr="009B2914" w:rsidRDefault="009B2914" w:rsidP="009B2914">
      <w:pPr>
        <w:pStyle w:val="ab"/>
        <w:jc w:val="center"/>
      </w:pPr>
      <w:bookmarkStart w:id="403" w:name="_Toc9327916"/>
      <w:r>
        <w:t xml:space="preserve">Figure </w:t>
      </w:r>
      <w:r w:rsidR="00EE26BA">
        <w:fldChar w:fldCharType="begin"/>
      </w:r>
      <w:r w:rsidR="00EE26BA">
        <w:instrText xml:space="preserve"> SEQ Figure \* ARABIC </w:instrText>
      </w:r>
      <w:r w:rsidR="00EE26BA">
        <w:fldChar w:fldCharType="separate"/>
      </w:r>
      <w:r w:rsidR="00741B71">
        <w:rPr>
          <w:noProof/>
        </w:rPr>
        <w:t>7</w:t>
      </w:r>
      <w:r w:rsidR="00EE26BA">
        <w:rPr>
          <w:noProof/>
        </w:rPr>
        <w:fldChar w:fldCharType="end"/>
      </w:r>
      <w:r>
        <w:t>: Ionic Logo</w:t>
      </w:r>
      <w:bookmarkEnd w:id="403"/>
    </w:p>
    <w:p w14:paraId="4F7205ED" w14:textId="77777777" w:rsidR="00B77A70" w:rsidRDefault="003C6514" w:rsidP="008973A5">
      <w:pPr>
        <w:jc w:val="both"/>
        <w:pPrChange w:id="404" w:author="Kim Junhyun" w:date="2019-05-21T07:07:00Z">
          <w:pPr/>
        </w:pPrChange>
      </w:pPr>
      <w:r>
        <w:rPr>
          <w:rFonts w:hint="eastAsia"/>
        </w:rPr>
        <w:t>다양한 접속 디바이스를 타겟으로 컴파일해 해당 디바이스의 환경에 맞춘 U</w:t>
      </w:r>
      <w:r>
        <w:t xml:space="preserve">I </w:t>
      </w:r>
      <w:r>
        <w:rPr>
          <w:rFonts w:hint="eastAsia"/>
        </w:rPr>
        <w:t xml:space="preserve">스타일을 사용할 수 있게 해 주는 </w:t>
      </w:r>
      <w:proofErr w:type="spellStart"/>
      <w:r>
        <w:rPr>
          <w:rFonts w:hint="eastAsia"/>
        </w:rPr>
        <w:t>프론트엔드</w:t>
      </w:r>
      <w:proofErr w:type="spellEnd"/>
      <w:r>
        <w:rPr>
          <w:rFonts w:hint="eastAsia"/>
        </w:rPr>
        <w:t xml:space="preserve"> 프레임워크로서,</w:t>
      </w:r>
      <w:r>
        <w:t xml:space="preserve"> </w:t>
      </w:r>
      <w:r>
        <w:rPr>
          <w:rFonts w:hint="eastAsia"/>
        </w:rPr>
        <w:t xml:space="preserve">개발자가 일일이 개별 디바이스 환경에 맞춘 </w:t>
      </w:r>
      <w:r>
        <w:t xml:space="preserve">UI </w:t>
      </w:r>
      <w:r>
        <w:rPr>
          <w:rFonts w:hint="eastAsia"/>
        </w:rPr>
        <w:t xml:space="preserve">컴포넌트를 개발하지 않고 </w:t>
      </w:r>
      <w:r w:rsidR="009B2914">
        <w:rPr>
          <w:rFonts w:hint="eastAsia"/>
        </w:rPr>
        <w:t>한 번의 코딩만으로 다양한 환경에 맞게 컴파일할 수 있기 때문에 생산성이 올라간다.</w:t>
      </w:r>
      <w:r w:rsidR="009B2914">
        <w:t xml:space="preserve"> </w:t>
      </w:r>
      <w:r w:rsidR="009B2914">
        <w:rPr>
          <w:rFonts w:hint="eastAsia"/>
        </w:rPr>
        <w:t>또한 V</w:t>
      </w:r>
      <w:r w:rsidR="009B2914">
        <w:t xml:space="preserve">ue.js </w:t>
      </w:r>
      <w:r w:rsidR="009B2914">
        <w:rPr>
          <w:rFonts w:hint="eastAsia"/>
        </w:rPr>
        <w:t>와 결합해 작동할 수 있다.</w:t>
      </w:r>
    </w:p>
    <w:p w14:paraId="645A47F6" w14:textId="77777777" w:rsidR="000A4C3B" w:rsidRDefault="000A4C3B" w:rsidP="00B77A70"/>
    <w:p w14:paraId="768793A9" w14:textId="77777777" w:rsidR="009B2914" w:rsidRDefault="009B2914" w:rsidP="000A4C3B">
      <w:pPr>
        <w:pStyle w:val="3"/>
      </w:pPr>
      <w:bookmarkStart w:id="405" w:name="_Toc9298105"/>
      <w:bookmarkStart w:id="406" w:name="_Toc9244496"/>
      <w:bookmarkStart w:id="407" w:name="_Toc9315892"/>
      <w:r>
        <w:rPr>
          <w:rFonts w:hint="eastAsia"/>
        </w:rPr>
        <w:t>N</w:t>
      </w:r>
      <w:r>
        <w:t>ode.js</w:t>
      </w:r>
      <w:bookmarkEnd w:id="405"/>
      <w:bookmarkEnd w:id="406"/>
      <w:bookmarkEnd w:id="407"/>
    </w:p>
    <w:p w14:paraId="4A38BECB" w14:textId="77777777" w:rsidR="00741B71" w:rsidRDefault="00741B71" w:rsidP="00741B71">
      <w:pPr>
        <w:keepNext/>
        <w:jc w:val="center"/>
      </w:pPr>
      <w:r>
        <w:rPr>
          <w:noProof/>
        </w:rPr>
        <w:drawing>
          <wp:inline distT="0" distB="0" distL="0" distR="0" wp14:anchorId="75009126" wp14:editId="31CD4AED">
            <wp:extent cx="3348842" cy="1671824"/>
            <wp:effectExtent l="0" t="0" r="4445" b="0"/>
            <wp:docPr id="20" name="그림 20" descr="node.js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ì ëí ì´ë¯¸ì§ ê²ìê²°ê³¼"/>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0665" cy="1687711"/>
                    </a:xfrm>
                    <a:prstGeom prst="rect">
                      <a:avLst/>
                    </a:prstGeom>
                    <a:noFill/>
                    <a:ln>
                      <a:noFill/>
                    </a:ln>
                  </pic:spPr>
                </pic:pic>
              </a:graphicData>
            </a:graphic>
          </wp:inline>
        </w:drawing>
      </w:r>
    </w:p>
    <w:p w14:paraId="7DFC4A15" w14:textId="77777777" w:rsidR="00180113" w:rsidRPr="00180113" w:rsidRDefault="00741B71" w:rsidP="00741B71">
      <w:pPr>
        <w:pStyle w:val="ab"/>
        <w:jc w:val="center"/>
      </w:pPr>
      <w:bookmarkStart w:id="408" w:name="_Toc9327917"/>
      <w:r>
        <w:t xml:space="preserve">Figure </w:t>
      </w:r>
      <w:r w:rsidR="00EE26BA">
        <w:fldChar w:fldCharType="begin"/>
      </w:r>
      <w:r w:rsidR="00EE26BA">
        <w:instrText xml:space="preserve"> SEQ Figure \* ARABIC </w:instrText>
      </w:r>
      <w:r w:rsidR="00EE26BA">
        <w:fldChar w:fldCharType="separate"/>
      </w:r>
      <w:r>
        <w:rPr>
          <w:noProof/>
        </w:rPr>
        <w:t>8</w:t>
      </w:r>
      <w:r w:rsidR="00EE26BA">
        <w:rPr>
          <w:noProof/>
        </w:rPr>
        <w:fldChar w:fldCharType="end"/>
      </w:r>
      <w:r>
        <w:t>: Node.js Logo</w:t>
      </w:r>
      <w:bookmarkEnd w:id="408"/>
    </w:p>
    <w:p w14:paraId="52B30DC0" w14:textId="77777777" w:rsidR="009B2914" w:rsidRDefault="009B2914" w:rsidP="00B77A70">
      <w:r>
        <w:rPr>
          <w:rFonts w:hint="eastAsia"/>
        </w:rPr>
        <w:t>N</w:t>
      </w:r>
      <w:r>
        <w:t>ode.js</w:t>
      </w:r>
      <w:r>
        <w:rPr>
          <w:rFonts w:hint="eastAsia"/>
        </w:rPr>
        <w:t>는 경량</w:t>
      </w:r>
      <w:r>
        <w:t xml:space="preserve"> </w:t>
      </w:r>
      <w:r>
        <w:rPr>
          <w:rFonts w:hint="eastAsia"/>
        </w:rPr>
        <w:t>서버 프레임워크로서 다양한 모듈을 활용할 수 있고</w:t>
      </w:r>
      <w:r>
        <w:t xml:space="preserve"> </w:t>
      </w:r>
    </w:p>
    <w:p w14:paraId="3A235DFC" w14:textId="77777777" w:rsidR="000A4C3B" w:rsidRPr="00B77A70" w:rsidRDefault="000A4C3B" w:rsidP="00B77A70"/>
    <w:p w14:paraId="79D96136" w14:textId="77777777" w:rsidR="006B0CF9" w:rsidRDefault="006B0CF9" w:rsidP="00D5543C">
      <w:pPr>
        <w:pStyle w:val="2"/>
      </w:pPr>
      <w:bookmarkStart w:id="409" w:name="_Toc9298106"/>
      <w:bookmarkStart w:id="410" w:name="_Toc9244497"/>
      <w:bookmarkStart w:id="411" w:name="_Toc9315893"/>
      <w:r>
        <w:rPr>
          <w:rFonts w:hint="eastAsia"/>
        </w:rPr>
        <w:lastRenderedPageBreak/>
        <w:t>B</w:t>
      </w:r>
      <w:r>
        <w:t>ackend Environment</w:t>
      </w:r>
      <w:bookmarkEnd w:id="409"/>
      <w:bookmarkEnd w:id="410"/>
      <w:bookmarkEnd w:id="411"/>
    </w:p>
    <w:p w14:paraId="23735E90" w14:textId="77777777" w:rsidR="000A4C3B" w:rsidRPr="000A4C3B" w:rsidRDefault="000A4C3B" w:rsidP="000A4C3B"/>
    <w:p w14:paraId="1BFF7D3A" w14:textId="77777777" w:rsidR="00AD34CE" w:rsidRDefault="00AD34CE" w:rsidP="00AD34CE">
      <w:pPr>
        <w:pStyle w:val="3"/>
      </w:pPr>
      <w:bookmarkStart w:id="412" w:name="_Toc9298107"/>
      <w:bookmarkStart w:id="413" w:name="_Toc9244498"/>
      <w:bookmarkStart w:id="414" w:name="_Toc9315894"/>
      <w:r>
        <w:t>Java</w:t>
      </w:r>
      <w:bookmarkEnd w:id="412"/>
      <w:bookmarkEnd w:id="413"/>
      <w:bookmarkEnd w:id="414"/>
    </w:p>
    <w:p w14:paraId="3373D56A" w14:textId="77777777" w:rsidR="00163B75" w:rsidRPr="00163B75" w:rsidRDefault="00163B75" w:rsidP="00163B75">
      <w:pPr>
        <w:rPr>
          <w:del w:id="415" w:author="Kim Junhyun" w:date="2019-05-21T07:07:00Z"/>
        </w:rPr>
      </w:pPr>
      <w:del w:id="416" w:author="Kim Junhyun" w:date="2019-05-21T07:07:00Z">
        <w:r>
          <w:rPr>
            <w:rFonts w:hint="eastAsia"/>
          </w:rPr>
          <w:delText>[</w:delText>
        </w:r>
        <w:r>
          <w:delText>Logo]</w:delText>
        </w:r>
      </w:del>
    </w:p>
    <w:p w14:paraId="321F47D9" w14:textId="77777777" w:rsidR="00457D7B" w:rsidRDefault="00843D3A" w:rsidP="00457D7B">
      <w:pPr>
        <w:keepNext/>
        <w:jc w:val="center"/>
        <w:rPr>
          <w:ins w:id="417" w:author="Kim Junhyun" w:date="2019-05-21T07:07:00Z"/>
        </w:rPr>
      </w:pPr>
      <w:ins w:id="418" w:author="Kim Junhyun" w:date="2019-05-21T07:07:00Z">
        <w:r>
          <w:rPr>
            <w:noProof/>
          </w:rPr>
          <w:drawing>
            <wp:inline distT="0" distB="0" distL="0" distR="0" wp14:anchorId="7E973261" wp14:editId="2DC044AB">
              <wp:extent cx="942975" cy="1785366"/>
              <wp:effectExtent l="0" t="0" r="0" b="5715"/>
              <wp:docPr id="33" name="그림 33" descr="java logoì ëí ì´ë¯¸ì§ ê²ìê²°ê³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descr="java logoì ëí ì´ë¯¸ì§ ê²ìê²°ê³¼"/>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44241" cy="1787764"/>
                      </a:xfrm>
                      <a:prstGeom prst="rect">
                        <a:avLst/>
                      </a:prstGeom>
                      <a:noFill/>
                      <a:ln>
                        <a:noFill/>
                      </a:ln>
                    </pic:spPr>
                  </pic:pic>
                </a:graphicData>
              </a:graphic>
            </wp:inline>
          </w:drawing>
        </w:r>
      </w:ins>
    </w:p>
    <w:p w14:paraId="1EF00BF3" w14:textId="5063823A" w:rsidR="00843D3A" w:rsidRDefault="00457D7B" w:rsidP="00457D7B">
      <w:pPr>
        <w:pStyle w:val="ab"/>
        <w:jc w:val="center"/>
        <w:rPr>
          <w:ins w:id="419" w:author="Kim Junhyun" w:date="2019-05-21T07:07:00Z"/>
        </w:rPr>
      </w:pPr>
      <w:bookmarkStart w:id="420" w:name="_Toc9327918"/>
      <w:ins w:id="421" w:author="Kim Junhyun" w:date="2019-05-21T07:07:00Z">
        <w:r>
          <w:t xml:space="preserve">Figure </w:t>
        </w:r>
        <w:r w:rsidR="002C59AC">
          <w:fldChar w:fldCharType="begin"/>
        </w:r>
        <w:r w:rsidR="002C59AC">
          <w:instrText xml:space="preserve"> SEQ Figure \* ARABIC </w:instrText>
        </w:r>
        <w:r w:rsidR="002C59AC">
          <w:fldChar w:fldCharType="separate"/>
        </w:r>
        <w:r>
          <w:rPr>
            <w:noProof/>
          </w:rPr>
          <w:t>9</w:t>
        </w:r>
        <w:r w:rsidR="002C59AC">
          <w:rPr>
            <w:noProof/>
          </w:rPr>
          <w:fldChar w:fldCharType="end"/>
        </w:r>
        <w:r>
          <w:t>: Java Logo</w:t>
        </w:r>
        <w:bookmarkEnd w:id="420"/>
      </w:ins>
    </w:p>
    <w:p w14:paraId="6A0A65ED" w14:textId="69A6CF95" w:rsidR="00EE26BA" w:rsidRDefault="00EE26BA" w:rsidP="00EE26BA">
      <w:pPr>
        <w:jc w:val="center"/>
        <w:rPr>
          <w:ins w:id="422" w:author="Kim Junhyun" w:date="2019-05-21T07:07:00Z"/>
        </w:rPr>
      </w:pPr>
    </w:p>
    <w:p w14:paraId="7DCF17F3" w14:textId="5510E440" w:rsidR="009B2914" w:rsidRDefault="009B2914" w:rsidP="008973A5">
      <w:pPr>
        <w:jc w:val="both"/>
        <w:pPrChange w:id="423" w:author="Kim Junhyun" w:date="2019-05-21T07:07:00Z">
          <w:pPr/>
        </w:pPrChange>
      </w:pPr>
      <w:r>
        <w:rPr>
          <w:rFonts w:hint="eastAsia"/>
        </w:rPr>
        <w:t>J</w:t>
      </w:r>
      <w:r>
        <w:t>ava</w:t>
      </w:r>
      <w:r>
        <w:rPr>
          <w:rFonts w:hint="eastAsia"/>
        </w:rPr>
        <w:t>는 객체 지향 프로그래밍 언어로서,</w:t>
      </w:r>
      <w:r w:rsidR="00163B75">
        <w:t xml:space="preserve"> JSP(Java Server Page)</w:t>
      </w:r>
      <w:r w:rsidR="00163B75">
        <w:rPr>
          <w:rFonts w:hint="eastAsia"/>
        </w:rPr>
        <w:t xml:space="preserve">와 </w:t>
      </w:r>
      <w:r w:rsidR="00163B75">
        <w:t xml:space="preserve">Servlet </w:t>
      </w:r>
      <w:r w:rsidR="00163B75">
        <w:rPr>
          <w:rFonts w:hint="eastAsia"/>
        </w:rPr>
        <w:t>등의 기술을 이용해 다양한 웹 애플리케이션 서버를 구현하는 데 사용되고 있다.</w:t>
      </w:r>
      <w:r w:rsidR="00163B75">
        <w:t xml:space="preserve"> </w:t>
      </w:r>
      <w:r w:rsidR="00163B75">
        <w:rPr>
          <w:rFonts w:hint="eastAsia"/>
        </w:rPr>
        <w:t xml:space="preserve">본 시스템에서는 </w:t>
      </w:r>
      <w:del w:id="424" w:author="Kim Junhyun" w:date="2019-05-21T07:07:00Z">
        <w:r w:rsidR="00163B75">
          <w:rPr>
            <w:rFonts w:hint="eastAsia"/>
          </w:rPr>
          <w:delText>백엔드</w:delText>
        </w:r>
        <w:r w:rsidR="00163B75">
          <w:delText xml:space="preserve"> </w:delText>
        </w:r>
      </w:del>
      <w:ins w:id="425" w:author="Kim Junhyun" w:date="2019-05-21T07:07:00Z">
        <w:r w:rsidR="00556E5E">
          <w:rPr>
            <w:rFonts w:hint="eastAsia"/>
          </w:rPr>
          <w:t>backend</w:t>
        </w:r>
      </w:ins>
      <w:r w:rsidR="00163B75">
        <w:rPr>
          <w:rFonts w:hint="eastAsia"/>
        </w:rPr>
        <w:t>애플리케이션 서버를 만드는 데 사용했는데,</w:t>
      </w:r>
      <w:r w:rsidR="00163B75">
        <w:t xml:space="preserve"> </w:t>
      </w:r>
      <w:r w:rsidR="00163B75">
        <w:rPr>
          <w:rFonts w:hint="eastAsia"/>
        </w:rPr>
        <w:t>팀 멤버의 대부분이 자바 프로그래밍에 익숙하기 때문이다.</w:t>
      </w:r>
    </w:p>
    <w:p w14:paraId="0CD6BA52" w14:textId="77777777" w:rsidR="000A4C3B" w:rsidRPr="009B2914" w:rsidRDefault="000A4C3B" w:rsidP="009B2914"/>
    <w:p w14:paraId="24B684C7" w14:textId="77777777" w:rsidR="00AD34CE" w:rsidRDefault="00AD34CE" w:rsidP="00AD34CE">
      <w:pPr>
        <w:pStyle w:val="3"/>
      </w:pPr>
      <w:bookmarkStart w:id="426" w:name="_Toc9298108"/>
      <w:bookmarkStart w:id="427" w:name="_Toc9244499"/>
      <w:bookmarkStart w:id="428" w:name="_Toc9315895"/>
      <w:r>
        <w:rPr>
          <w:rFonts w:hint="eastAsia"/>
        </w:rPr>
        <w:t>A</w:t>
      </w:r>
      <w:r>
        <w:t>pache Tomcat</w:t>
      </w:r>
      <w:bookmarkEnd w:id="426"/>
      <w:bookmarkEnd w:id="427"/>
      <w:bookmarkEnd w:id="428"/>
    </w:p>
    <w:p w14:paraId="0910877C" w14:textId="77777777" w:rsidR="000A4C3B" w:rsidRDefault="00163B75" w:rsidP="000A4C3B">
      <w:pPr>
        <w:rPr>
          <w:del w:id="429" w:author="Kim Junhyun" w:date="2019-05-21T07:07:00Z"/>
        </w:rPr>
      </w:pPr>
      <w:del w:id="430" w:author="Kim Junhyun" w:date="2019-05-21T07:07:00Z">
        <w:r>
          <w:rPr>
            <w:rFonts w:hint="eastAsia"/>
          </w:rPr>
          <w:delText>[</w:delText>
        </w:r>
        <w:r>
          <w:delText>Logo]</w:delText>
        </w:r>
      </w:del>
    </w:p>
    <w:p w14:paraId="5A2A5492" w14:textId="77777777" w:rsidR="00163B75" w:rsidRPr="000A4C3B" w:rsidRDefault="00163B75" w:rsidP="000A4C3B">
      <w:pPr>
        <w:rPr>
          <w:del w:id="431" w:author="Kim Junhyun" w:date="2019-05-21T07:07:00Z"/>
        </w:rPr>
      </w:pPr>
      <w:del w:id="432" w:author="Kim Junhyun" w:date="2019-05-21T07:07:00Z">
        <w:r>
          <w:rPr>
            <w:rFonts w:hint="eastAsia"/>
          </w:rPr>
          <w:delText xml:space="preserve">아파치 톰캣은 오픈 소스 프레임 </w:delText>
        </w:r>
      </w:del>
    </w:p>
    <w:p w14:paraId="2CCAA06D" w14:textId="77777777" w:rsidR="00457D7B" w:rsidRDefault="00843D3A" w:rsidP="00457D7B">
      <w:pPr>
        <w:keepNext/>
        <w:jc w:val="center"/>
        <w:rPr>
          <w:ins w:id="433" w:author="Kim Junhyun" w:date="2019-05-21T07:07:00Z"/>
        </w:rPr>
      </w:pPr>
      <w:ins w:id="434" w:author="Kim Junhyun" w:date="2019-05-21T07:07:00Z">
        <w:r>
          <w:rPr>
            <w:noProof/>
          </w:rPr>
          <w:drawing>
            <wp:inline distT="0" distB="0" distL="0" distR="0" wp14:anchorId="0974A91B" wp14:editId="1964179F">
              <wp:extent cx="2190750" cy="1191928"/>
              <wp:effectExtent l="0" t="0" r="0" b="8255"/>
              <wp:docPr id="34" name="그림 34" descr="Apache Tom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7" descr="Apache Tomcat Log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0460" cy="1197211"/>
                      </a:xfrm>
                      <a:prstGeom prst="rect">
                        <a:avLst/>
                      </a:prstGeom>
                      <a:noFill/>
                      <a:ln>
                        <a:noFill/>
                      </a:ln>
                    </pic:spPr>
                  </pic:pic>
                </a:graphicData>
              </a:graphic>
            </wp:inline>
          </w:drawing>
        </w:r>
      </w:ins>
    </w:p>
    <w:p w14:paraId="62082062" w14:textId="13BB244D" w:rsidR="00843D3A" w:rsidRDefault="00457D7B" w:rsidP="00457D7B">
      <w:pPr>
        <w:pStyle w:val="ab"/>
        <w:jc w:val="center"/>
        <w:rPr>
          <w:ins w:id="435" w:author="Kim Junhyun" w:date="2019-05-21T07:07:00Z"/>
        </w:rPr>
      </w:pPr>
      <w:bookmarkStart w:id="436" w:name="_Toc9327919"/>
      <w:ins w:id="437" w:author="Kim Junhyun" w:date="2019-05-21T07:07:00Z">
        <w:r>
          <w:t xml:space="preserve">Figure </w:t>
        </w:r>
        <w:r w:rsidR="002C59AC">
          <w:fldChar w:fldCharType="begin"/>
        </w:r>
        <w:r w:rsidR="002C59AC">
          <w:instrText xml:space="preserve"> SEQ Figure \* ARABIC </w:instrText>
        </w:r>
        <w:r w:rsidR="002C59AC">
          <w:fldChar w:fldCharType="separate"/>
        </w:r>
        <w:r>
          <w:rPr>
            <w:noProof/>
          </w:rPr>
          <w:t>10</w:t>
        </w:r>
        <w:r w:rsidR="002C59AC">
          <w:rPr>
            <w:noProof/>
          </w:rPr>
          <w:fldChar w:fldCharType="end"/>
        </w:r>
        <w:r>
          <w:t>: Apache Tomcat Logo</w:t>
        </w:r>
        <w:bookmarkEnd w:id="436"/>
      </w:ins>
    </w:p>
    <w:p w14:paraId="47DB83D0" w14:textId="4A2FE417" w:rsidR="002311A8" w:rsidRDefault="002311A8" w:rsidP="002311A8">
      <w:pPr>
        <w:jc w:val="center"/>
        <w:rPr>
          <w:ins w:id="438" w:author="Kim Junhyun" w:date="2019-05-21T07:07:00Z"/>
        </w:rPr>
      </w:pPr>
    </w:p>
    <w:p w14:paraId="3742BA69" w14:textId="39257E8D" w:rsidR="002311A8" w:rsidRDefault="00163B75" w:rsidP="008973A5">
      <w:pPr>
        <w:jc w:val="both"/>
        <w:rPr>
          <w:ins w:id="439" w:author="Kim Junhyun" w:date="2019-05-21T07:07:00Z"/>
        </w:rPr>
      </w:pPr>
      <w:ins w:id="440" w:author="Kim Junhyun" w:date="2019-05-21T07:07:00Z">
        <w:r>
          <w:rPr>
            <w:rFonts w:hint="eastAsia"/>
          </w:rPr>
          <w:t xml:space="preserve">아파치 </w:t>
        </w:r>
        <w:proofErr w:type="spellStart"/>
        <w:r>
          <w:rPr>
            <w:rFonts w:hint="eastAsia"/>
          </w:rPr>
          <w:t>톰캣은</w:t>
        </w:r>
        <w:proofErr w:type="spellEnd"/>
        <w:r>
          <w:rPr>
            <w:rFonts w:hint="eastAsia"/>
          </w:rPr>
          <w:t xml:space="preserve"> </w:t>
        </w:r>
        <w:r w:rsidR="002311A8">
          <w:rPr>
            <w:rFonts w:hint="eastAsia"/>
          </w:rPr>
          <w:t>아파치</w:t>
        </w:r>
        <w:r w:rsidR="002311A8">
          <w:t xml:space="preserve"> 소프트웨어 재단의 어플리케이션 서버로 Java Servlet을 실행하고 JSP 코드가 포함되어 있는 웹페이지를 만들어 </w:t>
        </w:r>
        <w:r w:rsidR="002311A8">
          <w:rPr>
            <w:rFonts w:hint="eastAsia"/>
          </w:rPr>
          <w:t xml:space="preserve">주는 </w:t>
        </w:r>
        <w:r w:rsidR="002311A8">
          <w:t xml:space="preserve">WAS(Web Application Server)의 종류 중 </w:t>
        </w:r>
        <w:r w:rsidR="002311A8">
          <w:lastRenderedPageBreak/>
          <w:t>하나</w:t>
        </w:r>
        <w:r w:rsidR="002311A8">
          <w:rPr>
            <w:rFonts w:hint="eastAsia"/>
          </w:rPr>
          <w:t>이다.</w:t>
        </w:r>
        <w:r w:rsidR="002311A8">
          <w:t xml:space="preserve"> </w:t>
        </w:r>
        <w:r w:rsidR="00556E5E">
          <w:t>WAS는 웹 서버와 웹 컨테이너의 결합으로 다양한 기능을 컨테이너에 구현하여 다양한 역할을 수행할 수 있는 서버</w:t>
        </w:r>
        <w:r w:rsidR="00556E5E">
          <w:rPr>
            <w:rFonts w:hint="eastAsia"/>
          </w:rPr>
          <w:t>로</w:t>
        </w:r>
        <w:r w:rsidR="00556E5E">
          <w:t xml:space="preserve"> 웹서버</w:t>
        </w:r>
        <w:r w:rsidR="00556E5E">
          <w:rPr>
            <w:rFonts w:hint="eastAsia"/>
          </w:rPr>
          <w:t>의 backend부분</w:t>
        </w:r>
        <w:r w:rsidR="00556E5E">
          <w:t xml:space="preserve">에서 J2EE나 J2SE 같은 </w:t>
        </w:r>
        <w:r w:rsidR="00852D9B">
          <w:rPr>
            <w:rFonts w:hint="eastAsia"/>
          </w:rPr>
          <w:t>JSP</w:t>
        </w:r>
        <w:r w:rsidR="00556E5E">
          <w:t>/Servlet을 처리해주는 역할</w:t>
        </w:r>
        <w:r w:rsidR="00556E5E">
          <w:rPr>
            <w:rFonts w:hint="eastAsia"/>
          </w:rPr>
          <w:t>을 한다.</w:t>
        </w:r>
        <w:r w:rsidR="00556E5E">
          <w:t xml:space="preserve"> </w:t>
        </w:r>
      </w:ins>
    </w:p>
    <w:p w14:paraId="15F61867" w14:textId="77777777" w:rsidR="002311A8" w:rsidRDefault="002311A8" w:rsidP="002311A8">
      <w:pPr>
        <w:rPr>
          <w:ins w:id="441" w:author="Kim Junhyun" w:date="2019-05-21T07:07:00Z"/>
        </w:rPr>
      </w:pPr>
    </w:p>
    <w:p w14:paraId="24FB4B8B" w14:textId="77777777" w:rsidR="00AD34CE" w:rsidRDefault="009B2914" w:rsidP="00AD34CE">
      <w:pPr>
        <w:pStyle w:val="3"/>
      </w:pPr>
      <w:bookmarkStart w:id="442" w:name="_Toc9298109"/>
      <w:bookmarkStart w:id="443" w:name="_Toc9244500"/>
      <w:bookmarkStart w:id="444" w:name="_Toc9315896"/>
      <w:r>
        <w:t>Spring Framework</w:t>
      </w:r>
      <w:bookmarkEnd w:id="442"/>
      <w:bookmarkEnd w:id="443"/>
      <w:bookmarkEnd w:id="444"/>
    </w:p>
    <w:p w14:paraId="7B2F522F" w14:textId="77777777" w:rsidR="00457D7B" w:rsidRDefault="00843D3A" w:rsidP="00457D7B">
      <w:pPr>
        <w:keepNext/>
        <w:jc w:val="center"/>
        <w:rPr>
          <w:ins w:id="445" w:author="Kim Junhyun" w:date="2019-05-21T07:07:00Z"/>
        </w:rPr>
      </w:pPr>
      <w:ins w:id="446" w:author="Kim Junhyun" w:date="2019-05-21T07:07:00Z">
        <w:r>
          <w:rPr>
            <w:noProof/>
          </w:rPr>
          <w:drawing>
            <wp:inline distT="0" distB="0" distL="0" distR="0" wp14:anchorId="5B8819A5" wp14:editId="4EF061C1">
              <wp:extent cx="2943225" cy="1399534"/>
              <wp:effectExtent l="0" t="0" r="0" b="0"/>
              <wp:docPr id="35" name="그림 35" descr="https://4.bp.blogspot.com/-9kYSwCDRbms/W-qSUvwnFWI/AAAAAAAAEsE/j4EeFEPQHBc-QpxMV9l3gQAaLAuG2WhTgCLcBGAs/s1600/spring-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9" descr="https://4.bp.blogspot.com/-9kYSwCDRbms/W-qSUvwnFWI/AAAAAAAAEsE/j4EeFEPQHBc-QpxMV9l3gQAaLAuG2WhTgCLcBGAs/s1600/spring-framewor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2777" cy="1408831"/>
                      </a:xfrm>
                      <a:prstGeom prst="rect">
                        <a:avLst/>
                      </a:prstGeom>
                      <a:noFill/>
                      <a:ln>
                        <a:noFill/>
                      </a:ln>
                    </pic:spPr>
                  </pic:pic>
                </a:graphicData>
              </a:graphic>
            </wp:inline>
          </w:drawing>
        </w:r>
      </w:ins>
    </w:p>
    <w:p w14:paraId="24107FC5" w14:textId="490F9AB3" w:rsidR="00843D3A" w:rsidRDefault="00457D7B" w:rsidP="00457D7B">
      <w:pPr>
        <w:pStyle w:val="ab"/>
        <w:jc w:val="center"/>
        <w:rPr>
          <w:ins w:id="447" w:author="Kim Junhyun" w:date="2019-05-21T07:07:00Z"/>
        </w:rPr>
      </w:pPr>
      <w:bookmarkStart w:id="448" w:name="_Toc9327920"/>
      <w:ins w:id="449" w:author="Kim Junhyun" w:date="2019-05-21T07:07:00Z">
        <w:r>
          <w:t xml:space="preserve">Figure </w:t>
        </w:r>
        <w:r w:rsidR="002C59AC">
          <w:fldChar w:fldCharType="begin"/>
        </w:r>
        <w:r w:rsidR="002C59AC">
          <w:instrText xml:space="preserve"> SEQ Figure \* ARABIC </w:instrText>
        </w:r>
        <w:r w:rsidR="002C59AC">
          <w:fldChar w:fldCharType="separate"/>
        </w:r>
        <w:r>
          <w:rPr>
            <w:noProof/>
          </w:rPr>
          <w:t>11</w:t>
        </w:r>
        <w:r w:rsidR="002C59AC">
          <w:rPr>
            <w:noProof/>
          </w:rPr>
          <w:fldChar w:fldCharType="end"/>
        </w:r>
        <w:r>
          <w:t xml:space="preserve">: Spring </w:t>
        </w:r>
        <w:proofErr w:type="spellStart"/>
        <w:r>
          <w:t>Framwork</w:t>
        </w:r>
        <w:proofErr w:type="spellEnd"/>
        <w:r>
          <w:t xml:space="preserve"> Logo</w:t>
        </w:r>
        <w:bookmarkEnd w:id="448"/>
      </w:ins>
    </w:p>
    <w:p w14:paraId="578DD98E" w14:textId="55A981CB" w:rsidR="009B2914" w:rsidRDefault="009B2914" w:rsidP="009B2914"/>
    <w:p w14:paraId="0A09380B" w14:textId="77777777" w:rsidR="002311A8" w:rsidRDefault="002311A8" w:rsidP="008973A5">
      <w:pPr>
        <w:jc w:val="both"/>
        <w:rPr>
          <w:ins w:id="450" w:author="Kim Junhyun" w:date="2019-05-21T07:07:00Z"/>
        </w:rPr>
      </w:pPr>
      <w:ins w:id="451" w:author="Kim Junhyun" w:date="2019-05-21T07:07:00Z">
        <w:r>
          <w:t>Spring Framework</w:t>
        </w:r>
        <w:r>
          <w:rPr>
            <w:rFonts w:hint="eastAsia"/>
          </w:rPr>
          <w:t>는 자바</w:t>
        </w:r>
        <w:r>
          <w:t>(JAVA) 플랫폼을 위한 오픈소스(Open Source) 어플리케이션 프레임워크</w:t>
        </w:r>
        <w:r>
          <w:rPr>
            <w:rFonts w:hint="eastAsia"/>
          </w:rPr>
          <w:t>이다.</w:t>
        </w:r>
        <w:r>
          <w:t xml:space="preserve"> </w:t>
        </w:r>
        <w:r>
          <w:rPr>
            <w:rFonts w:hint="eastAsia"/>
          </w:rPr>
          <w:t>Spring</w:t>
        </w:r>
        <w:r>
          <w:t xml:space="preserve"> </w:t>
        </w:r>
        <w:r>
          <w:rPr>
            <w:rFonts w:hint="eastAsia"/>
          </w:rPr>
          <w:t>Framework는 자바</w:t>
        </w:r>
        <w:r>
          <w:t xml:space="preserve"> 엔터프라이즈 개발을 편하게 해주는 오픈 소스 경량급 애플리케이션 프레임워크</w:t>
        </w:r>
        <w:r>
          <w:rPr>
            <w:rFonts w:hint="eastAsia"/>
          </w:rPr>
          <w:t>이다.</w:t>
        </w:r>
        <w:r>
          <w:t xml:space="preserve"> </w:t>
        </w:r>
        <w:r>
          <w:rPr>
            <w:rFonts w:hint="eastAsia"/>
          </w:rPr>
          <w:t>자바</w:t>
        </w:r>
        <w:r>
          <w:t xml:space="preserve"> 개발을 위한 프레임워크로 종속 객체를 생성해주고, 조립해주는 도구</w:t>
        </w:r>
        <w:r>
          <w:rPr>
            <w:rFonts w:hint="eastAsia"/>
          </w:rPr>
          <w:t>로 스프링</w:t>
        </w:r>
        <w:r>
          <w:t xml:space="preserve"> 프레임워크는 어떤 플랫폼에서도 종합적인 프로그래밍과 자바 기반의 현대 </w:t>
        </w:r>
        <w:r>
          <w:rPr>
            <w:rFonts w:hint="eastAsia"/>
          </w:rPr>
          <w:t>엔</w:t>
        </w:r>
        <w:r>
          <w:t>터프라이즈 어플리케이션의 Configuration Model을 제공한다. 스프링의 핵심요소는 어플리케이션 단위의 인프라를 제공한다는 것</w:t>
        </w:r>
        <w:r>
          <w:rPr>
            <w:rFonts w:hint="eastAsia"/>
          </w:rPr>
          <w:t>이</w:t>
        </w:r>
        <w:r>
          <w:t>다. 스프링은 기업용 어플리케이션의 plumbing에 초점을 맞추고 있다. 그래서 개발팀은 특정 배포 환경에서 불필요한 시도없이 어플리케이션의 비지니스 로직에 초점을 맞출 수 있다</w:t>
        </w:r>
        <w:r>
          <w:rPr>
            <w:rFonts w:hint="eastAsia"/>
          </w:rPr>
          <w:t>는 장점이 있다</w:t>
        </w:r>
        <w:r>
          <w:t>.</w:t>
        </w:r>
      </w:ins>
    </w:p>
    <w:p w14:paraId="3DA44955" w14:textId="5139F352" w:rsidR="002311A8" w:rsidRPr="002311A8" w:rsidRDefault="00FA31CA" w:rsidP="002311A8">
      <w:pPr>
        <w:rPr>
          <w:ins w:id="452" w:author="Kim Junhyun" w:date="2019-05-21T07:07:00Z"/>
        </w:rPr>
      </w:pPr>
      <w:ins w:id="453" w:author="Kim Junhyun" w:date="2019-05-21T07:07:00Z">
        <w:r>
          <w:br w:type="page"/>
        </w:r>
      </w:ins>
    </w:p>
    <w:p w14:paraId="77DFF00E" w14:textId="77777777" w:rsidR="003C6514" w:rsidRPr="003C6514" w:rsidRDefault="003C6514" w:rsidP="003C6514">
      <w:pPr>
        <w:pStyle w:val="2"/>
      </w:pPr>
      <w:bookmarkStart w:id="454" w:name="_Toc9298110"/>
      <w:bookmarkStart w:id="455" w:name="_Toc9244501"/>
      <w:bookmarkStart w:id="456" w:name="_Toc9315897"/>
      <w:r>
        <w:lastRenderedPageBreak/>
        <w:t>Schedule</w:t>
      </w:r>
      <w:bookmarkEnd w:id="454"/>
      <w:bookmarkEnd w:id="455"/>
      <w:bookmarkEnd w:id="456"/>
    </w:p>
    <w:p w14:paraId="314F68D5" w14:textId="77777777" w:rsidR="00FA31CA" w:rsidRPr="00FA31CA" w:rsidRDefault="00163B75" w:rsidP="00FA31CA">
      <w:pPr>
        <w:rPr>
          <w:ins w:id="457" w:author="Kim Junhyun" w:date="2019-05-21T07:07:00Z"/>
        </w:rPr>
      </w:pPr>
      <w:del w:id="458" w:author="Kim Junhyun" w:date="2019-05-21T07:07:00Z">
        <w:r>
          <w:rPr>
            <w:rFonts w:hint="eastAsia"/>
          </w:rPr>
          <w:delText>[</w:delText>
        </w:r>
        <w:r>
          <w:delText>diagram]</w:delText>
        </w:r>
      </w:del>
    </w:p>
    <w:p w14:paraId="636D3764" w14:textId="7C0D41C8" w:rsidR="00843D3A" w:rsidRDefault="00843D3A" w:rsidP="00843D3A">
      <w:pPr>
        <w:rPr>
          <w:ins w:id="459" w:author="Kim Junhyun" w:date="2019-05-21T07:07:00Z"/>
        </w:rPr>
      </w:pPr>
      <w:ins w:id="460" w:author="Kim Junhyun" w:date="2019-05-21T07:07:00Z">
        <w:r>
          <w:rPr>
            <w:noProof/>
          </w:rPr>
          <w:drawing>
            <wp:inline distT="0" distB="0" distL="0" distR="0" wp14:anchorId="0F4CA88F" wp14:editId="415BDBD5">
              <wp:extent cx="5731510" cy="146748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1467485"/>
                      </a:xfrm>
                      <a:prstGeom prst="rect">
                        <a:avLst/>
                      </a:prstGeom>
                      <a:noFill/>
                      <a:ln>
                        <a:noFill/>
                      </a:ln>
                    </pic:spPr>
                  </pic:pic>
                </a:graphicData>
              </a:graphic>
            </wp:inline>
          </w:drawing>
        </w:r>
      </w:ins>
    </w:p>
    <w:p w14:paraId="65093043" w14:textId="5D28D7B6" w:rsidR="00163B75" w:rsidRDefault="00163B75" w:rsidP="006B0CF9"/>
    <w:p w14:paraId="2C8D58D3" w14:textId="77777777" w:rsidR="009E7940" w:rsidRPr="006B0CF9" w:rsidRDefault="00163B75" w:rsidP="006B0CF9">
      <w:r>
        <w:rPr>
          <w:rFonts w:hint="eastAsia"/>
        </w:rPr>
        <w:t>문</w:t>
      </w:r>
      <w:r w:rsidR="009E7940">
        <w:rPr>
          <w:rFonts w:hint="eastAsia"/>
        </w:rPr>
        <w:t>서화 작업이 늦어져 예상 계획보다</w:t>
      </w:r>
      <w:r w:rsidR="009E7940">
        <w:t xml:space="preserve"> </w:t>
      </w:r>
      <w:r w:rsidR="009E7940">
        <w:rPr>
          <w:rFonts w:hint="eastAsia"/>
        </w:rPr>
        <w:t>지연되고 있다.</w:t>
      </w:r>
      <w:r w:rsidR="009E7940">
        <w:t xml:space="preserve"> </w:t>
      </w:r>
      <w:r w:rsidR="009E7940">
        <w:rPr>
          <w:rFonts w:hint="eastAsia"/>
        </w:rPr>
        <w:t xml:space="preserve">구현 단계에서 </w:t>
      </w:r>
      <w:r w:rsidR="009E7940">
        <w:t xml:space="preserve">Parallel </w:t>
      </w:r>
      <w:r w:rsidR="009E7940">
        <w:rPr>
          <w:rFonts w:hint="eastAsia"/>
        </w:rPr>
        <w:t>개발을 통해 일정 단축이 필요하다.</w:t>
      </w:r>
    </w:p>
    <w:p w14:paraId="4595725D" w14:textId="77777777" w:rsidR="007A1764" w:rsidRDefault="00843D3A">
      <w:pPr>
        <w:rPr>
          <w:rFonts w:asciiTheme="majorHAnsi" w:eastAsiaTheme="majorEastAsia" w:hAnsiTheme="majorHAnsi" w:cstheme="majorBidi"/>
          <w:color w:val="2F5496" w:themeColor="accent1" w:themeShade="BF"/>
          <w:sz w:val="40"/>
          <w:szCs w:val="40"/>
        </w:rPr>
      </w:pPr>
      <w:ins w:id="461" w:author="Kim Junhyun" w:date="2019-05-21T07:07:00Z">
        <w:r>
          <w:t xml:space="preserve"> </w:t>
        </w:r>
      </w:ins>
      <w:r w:rsidR="007A1764">
        <w:br w:type="page"/>
      </w:r>
    </w:p>
    <w:p w14:paraId="11514037" w14:textId="77777777" w:rsidR="007F1BB9" w:rsidRDefault="007F1BB9" w:rsidP="007F1BB9">
      <w:pPr>
        <w:pStyle w:val="1"/>
      </w:pPr>
      <w:bookmarkStart w:id="462" w:name="_Toc9298111"/>
      <w:bookmarkStart w:id="463" w:name="_Toc9244503"/>
      <w:bookmarkStart w:id="464" w:name="_Toc9315898"/>
      <w:r>
        <w:rPr>
          <w:rFonts w:hint="eastAsia"/>
        </w:rPr>
        <w:lastRenderedPageBreak/>
        <w:t>I</w:t>
      </w:r>
      <w:r>
        <w:t>ndex</w:t>
      </w:r>
      <w:bookmarkEnd w:id="462"/>
      <w:bookmarkEnd w:id="463"/>
      <w:bookmarkEnd w:id="464"/>
    </w:p>
    <w:p w14:paraId="75193D11" w14:textId="77777777" w:rsidR="009E7940" w:rsidRPr="009E7940" w:rsidRDefault="009E7940" w:rsidP="009E7940"/>
    <w:p w14:paraId="6448B321" w14:textId="77777777" w:rsidR="009E7940" w:rsidRDefault="009E7940" w:rsidP="009E7940">
      <w:pPr>
        <w:pStyle w:val="2"/>
      </w:pPr>
      <w:bookmarkStart w:id="465" w:name="_Toc9298112"/>
      <w:bookmarkStart w:id="466" w:name="_Toc9244504"/>
      <w:bookmarkStart w:id="467" w:name="_Toc9315899"/>
      <w:r>
        <w:t>Tabl</w:t>
      </w:r>
      <w:r>
        <w:rPr>
          <w:rFonts w:hint="eastAsia"/>
        </w:rPr>
        <w:t>e</w:t>
      </w:r>
      <w:r>
        <w:t>s</w:t>
      </w:r>
      <w:bookmarkEnd w:id="465"/>
      <w:bookmarkEnd w:id="466"/>
      <w:bookmarkEnd w:id="467"/>
    </w:p>
    <w:p w14:paraId="540CDFDD" w14:textId="77777777" w:rsidR="009E7940" w:rsidRDefault="009E7940" w:rsidP="00D40DFB"/>
    <w:p w14:paraId="0CF50A30" w14:textId="77777777" w:rsidR="009E7940" w:rsidRDefault="009E7940" w:rsidP="009E7940">
      <w:pPr>
        <w:pStyle w:val="2"/>
      </w:pPr>
      <w:bookmarkStart w:id="468" w:name="_Toc9298113"/>
      <w:bookmarkStart w:id="469" w:name="_Toc9244505"/>
      <w:bookmarkStart w:id="470" w:name="_Toc9315900"/>
      <w:r>
        <w:rPr>
          <w:rFonts w:hint="eastAsia"/>
        </w:rPr>
        <w:t>F</w:t>
      </w:r>
      <w:r>
        <w:t>igures</w:t>
      </w:r>
      <w:bookmarkEnd w:id="468"/>
      <w:bookmarkEnd w:id="469"/>
      <w:bookmarkEnd w:id="470"/>
    </w:p>
    <w:p w14:paraId="4E4F2FC9" w14:textId="23CBAED9" w:rsidR="00DA509A"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9327910" w:history="1">
        <w:r w:rsidR="00DA509A" w:rsidRPr="000014EF">
          <w:rPr>
            <w:rStyle w:val="a3"/>
            <w:noProof/>
          </w:rPr>
          <w:t>Figure 1: Example of Sequence Diagram</w:t>
        </w:r>
        <w:r w:rsidR="00DA509A">
          <w:rPr>
            <w:noProof/>
            <w:webHidden/>
          </w:rPr>
          <w:tab/>
        </w:r>
        <w:r w:rsidR="00DA509A">
          <w:rPr>
            <w:noProof/>
            <w:webHidden/>
          </w:rPr>
          <w:fldChar w:fldCharType="begin"/>
        </w:r>
        <w:r w:rsidR="00DA509A">
          <w:rPr>
            <w:noProof/>
            <w:webHidden/>
          </w:rPr>
          <w:instrText xml:space="preserve"> PAGEREF _Toc9327910 \h </w:instrText>
        </w:r>
        <w:r w:rsidR="00DA509A">
          <w:rPr>
            <w:noProof/>
            <w:webHidden/>
          </w:rPr>
        </w:r>
        <w:r w:rsidR="00DA509A">
          <w:rPr>
            <w:noProof/>
            <w:webHidden/>
          </w:rPr>
          <w:fldChar w:fldCharType="separate"/>
        </w:r>
        <w:r w:rsidR="00DA509A">
          <w:rPr>
            <w:noProof/>
            <w:webHidden/>
          </w:rPr>
          <w:t>10</w:t>
        </w:r>
        <w:r w:rsidR="00DA509A">
          <w:rPr>
            <w:noProof/>
            <w:webHidden/>
          </w:rPr>
          <w:fldChar w:fldCharType="end"/>
        </w:r>
      </w:hyperlink>
    </w:p>
    <w:p w14:paraId="4EE91DC4" w14:textId="6069FE0E" w:rsidR="00DA509A" w:rsidRDefault="00DA509A">
      <w:pPr>
        <w:pStyle w:val="af9"/>
        <w:tabs>
          <w:tab w:val="right" w:leader="dot" w:pos="9016"/>
        </w:tabs>
        <w:ind w:left="1260" w:hanging="420"/>
        <w:rPr>
          <w:noProof/>
          <w:kern w:val="2"/>
          <w:sz w:val="20"/>
          <w:szCs w:val="22"/>
        </w:rPr>
      </w:pPr>
      <w:hyperlink w:anchor="_Toc9327911" w:history="1">
        <w:r w:rsidRPr="000014EF">
          <w:rPr>
            <w:rStyle w:val="a3"/>
            <w:noProof/>
          </w:rPr>
          <w:t>Figure 2: Example of ER Diagram</w:t>
        </w:r>
        <w:r>
          <w:rPr>
            <w:noProof/>
            <w:webHidden/>
          </w:rPr>
          <w:tab/>
        </w:r>
        <w:r>
          <w:rPr>
            <w:noProof/>
            <w:webHidden/>
          </w:rPr>
          <w:fldChar w:fldCharType="begin"/>
        </w:r>
        <w:r>
          <w:rPr>
            <w:noProof/>
            <w:webHidden/>
          </w:rPr>
          <w:instrText xml:space="preserve"> PAGEREF _Toc9327911 \h </w:instrText>
        </w:r>
        <w:r>
          <w:rPr>
            <w:noProof/>
            <w:webHidden/>
          </w:rPr>
        </w:r>
        <w:r>
          <w:rPr>
            <w:noProof/>
            <w:webHidden/>
          </w:rPr>
          <w:fldChar w:fldCharType="separate"/>
        </w:r>
        <w:r>
          <w:rPr>
            <w:noProof/>
            <w:webHidden/>
          </w:rPr>
          <w:t>11</w:t>
        </w:r>
        <w:r>
          <w:rPr>
            <w:noProof/>
            <w:webHidden/>
          </w:rPr>
          <w:fldChar w:fldCharType="end"/>
        </w:r>
      </w:hyperlink>
    </w:p>
    <w:p w14:paraId="6027C9AF" w14:textId="290589C7" w:rsidR="00DA509A" w:rsidRDefault="00DA509A">
      <w:pPr>
        <w:pStyle w:val="af9"/>
        <w:tabs>
          <w:tab w:val="right" w:leader="dot" w:pos="9016"/>
        </w:tabs>
        <w:ind w:left="1260" w:hanging="420"/>
        <w:rPr>
          <w:noProof/>
          <w:kern w:val="2"/>
          <w:sz w:val="20"/>
          <w:szCs w:val="22"/>
        </w:rPr>
      </w:pPr>
      <w:hyperlink w:anchor="_Toc9327912" w:history="1">
        <w:r w:rsidRPr="000014EF">
          <w:rPr>
            <w:rStyle w:val="a3"/>
            <w:noProof/>
          </w:rPr>
          <w:t>Figure 3: Draw.io Logo</w:t>
        </w:r>
        <w:r>
          <w:rPr>
            <w:noProof/>
            <w:webHidden/>
          </w:rPr>
          <w:tab/>
        </w:r>
        <w:r>
          <w:rPr>
            <w:noProof/>
            <w:webHidden/>
          </w:rPr>
          <w:fldChar w:fldCharType="begin"/>
        </w:r>
        <w:r>
          <w:rPr>
            <w:noProof/>
            <w:webHidden/>
          </w:rPr>
          <w:instrText xml:space="preserve"> PAGEREF _Toc9327912 \h </w:instrText>
        </w:r>
        <w:r>
          <w:rPr>
            <w:noProof/>
            <w:webHidden/>
          </w:rPr>
        </w:r>
        <w:r>
          <w:rPr>
            <w:noProof/>
            <w:webHidden/>
          </w:rPr>
          <w:fldChar w:fldCharType="separate"/>
        </w:r>
        <w:r>
          <w:rPr>
            <w:noProof/>
            <w:webHidden/>
          </w:rPr>
          <w:t>11</w:t>
        </w:r>
        <w:r>
          <w:rPr>
            <w:noProof/>
            <w:webHidden/>
          </w:rPr>
          <w:fldChar w:fldCharType="end"/>
        </w:r>
      </w:hyperlink>
    </w:p>
    <w:p w14:paraId="71712479" w14:textId="3D227DED" w:rsidR="00DA509A" w:rsidRDefault="00DA509A">
      <w:pPr>
        <w:pStyle w:val="af9"/>
        <w:tabs>
          <w:tab w:val="right" w:leader="dot" w:pos="9016"/>
        </w:tabs>
        <w:ind w:left="1260" w:hanging="420"/>
        <w:rPr>
          <w:noProof/>
          <w:kern w:val="2"/>
          <w:sz w:val="20"/>
          <w:szCs w:val="22"/>
        </w:rPr>
      </w:pPr>
      <w:hyperlink w:anchor="_Toc9327913" w:history="1">
        <w:r w:rsidRPr="000014EF">
          <w:rPr>
            <w:rStyle w:val="a3"/>
            <w:noProof/>
          </w:rPr>
          <w:t>Figure 4: Powerpoint Logo</w:t>
        </w:r>
        <w:r>
          <w:rPr>
            <w:noProof/>
            <w:webHidden/>
          </w:rPr>
          <w:tab/>
        </w:r>
        <w:r>
          <w:rPr>
            <w:noProof/>
            <w:webHidden/>
          </w:rPr>
          <w:fldChar w:fldCharType="begin"/>
        </w:r>
        <w:r>
          <w:rPr>
            <w:noProof/>
            <w:webHidden/>
          </w:rPr>
          <w:instrText xml:space="preserve"> PAGEREF _Toc9327913 \h </w:instrText>
        </w:r>
        <w:r>
          <w:rPr>
            <w:noProof/>
            <w:webHidden/>
          </w:rPr>
        </w:r>
        <w:r>
          <w:rPr>
            <w:noProof/>
            <w:webHidden/>
          </w:rPr>
          <w:fldChar w:fldCharType="separate"/>
        </w:r>
        <w:r>
          <w:rPr>
            <w:noProof/>
            <w:webHidden/>
          </w:rPr>
          <w:t>12</w:t>
        </w:r>
        <w:r>
          <w:rPr>
            <w:noProof/>
            <w:webHidden/>
          </w:rPr>
          <w:fldChar w:fldCharType="end"/>
        </w:r>
      </w:hyperlink>
    </w:p>
    <w:p w14:paraId="1C91375C" w14:textId="235FBEF1" w:rsidR="00DA509A" w:rsidRDefault="00DA509A">
      <w:pPr>
        <w:pStyle w:val="af9"/>
        <w:tabs>
          <w:tab w:val="right" w:leader="dot" w:pos="9016"/>
        </w:tabs>
        <w:ind w:left="1260" w:hanging="420"/>
        <w:rPr>
          <w:noProof/>
          <w:kern w:val="2"/>
          <w:sz w:val="20"/>
          <w:szCs w:val="22"/>
        </w:rPr>
      </w:pPr>
      <w:hyperlink w:anchor="_Toc9327914" w:history="1">
        <w:r w:rsidRPr="000014EF">
          <w:rPr>
            <w:rStyle w:val="a3"/>
            <w:noProof/>
          </w:rPr>
          <w:t>Figure 5: ERDPlus Logo</w:t>
        </w:r>
        <w:r>
          <w:rPr>
            <w:noProof/>
            <w:webHidden/>
          </w:rPr>
          <w:tab/>
        </w:r>
        <w:r>
          <w:rPr>
            <w:noProof/>
            <w:webHidden/>
          </w:rPr>
          <w:fldChar w:fldCharType="begin"/>
        </w:r>
        <w:r>
          <w:rPr>
            <w:noProof/>
            <w:webHidden/>
          </w:rPr>
          <w:instrText xml:space="preserve"> PAGEREF _Toc9327914 \h </w:instrText>
        </w:r>
        <w:r>
          <w:rPr>
            <w:noProof/>
            <w:webHidden/>
          </w:rPr>
        </w:r>
        <w:r>
          <w:rPr>
            <w:noProof/>
            <w:webHidden/>
          </w:rPr>
          <w:fldChar w:fldCharType="separate"/>
        </w:r>
        <w:r>
          <w:rPr>
            <w:noProof/>
            <w:webHidden/>
          </w:rPr>
          <w:t>12</w:t>
        </w:r>
        <w:r>
          <w:rPr>
            <w:noProof/>
            <w:webHidden/>
          </w:rPr>
          <w:fldChar w:fldCharType="end"/>
        </w:r>
      </w:hyperlink>
    </w:p>
    <w:p w14:paraId="0A059293" w14:textId="2854DF8D" w:rsidR="00DA509A" w:rsidRDefault="00DA509A">
      <w:pPr>
        <w:pStyle w:val="af9"/>
        <w:tabs>
          <w:tab w:val="right" w:leader="dot" w:pos="9016"/>
        </w:tabs>
        <w:ind w:left="1260" w:hanging="420"/>
        <w:rPr>
          <w:noProof/>
          <w:kern w:val="2"/>
          <w:sz w:val="20"/>
          <w:szCs w:val="22"/>
        </w:rPr>
      </w:pPr>
      <w:hyperlink w:anchor="_Toc9327915" w:history="1">
        <w:r w:rsidRPr="000014EF">
          <w:rPr>
            <w:rStyle w:val="a3"/>
            <w:noProof/>
          </w:rPr>
          <w:t>Figure 6: Vue.js Logo</w:t>
        </w:r>
        <w:r>
          <w:rPr>
            <w:noProof/>
            <w:webHidden/>
          </w:rPr>
          <w:tab/>
        </w:r>
        <w:r>
          <w:rPr>
            <w:noProof/>
            <w:webHidden/>
          </w:rPr>
          <w:fldChar w:fldCharType="begin"/>
        </w:r>
        <w:r>
          <w:rPr>
            <w:noProof/>
            <w:webHidden/>
          </w:rPr>
          <w:instrText xml:space="preserve"> PAGEREF _Toc9327915 \h </w:instrText>
        </w:r>
        <w:r>
          <w:rPr>
            <w:noProof/>
            <w:webHidden/>
          </w:rPr>
        </w:r>
        <w:r>
          <w:rPr>
            <w:noProof/>
            <w:webHidden/>
          </w:rPr>
          <w:fldChar w:fldCharType="separate"/>
        </w:r>
        <w:r>
          <w:rPr>
            <w:noProof/>
            <w:webHidden/>
          </w:rPr>
          <w:t>44</w:t>
        </w:r>
        <w:r>
          <w:rPr>
            <w:noProof/>
            <w:webHidden/>
          </w:rPr>
          <w:fldChar w:fldCharType="end"/>
        </w:r>
      </w:hyperlink>
    </w:p>
    <w:p w14:paraId="12D4D631" w14:textId="43FEDBC0" w:rsidR="00DA509A" w:rsidRDefault="00DA509A">
      <w:pPr>
        <w:pStyle w:val="af9"/>
        <w:tabs>
          <w:tab w:val="right" w:leader="dot" w:pos="9016"/>
        </w:tabs>
        <w:ind w:left="1260" w:hanging="420"/>
        <w:rPr>
          <w:noProof/>
          <w:kern w:val="2"/>
          <w:sz w:val="20"/>
          <w:szCs w:val="22"/>
        </w:rPr>
      </w:pPr>
      <w:hyperlink w:anchor="_Toc9327916" w:history="1">
        <w:r w:rsidRPr="000014EF">
          <w:rPr>
            <w:rStyle w:val="a3"/>
            <w:noProof/>
          </w:rPr>
          <w:t>Figure 7: Ionic Logo</w:t>
        </w:r>
        <w:r>
          <w:rPr>
            <w:noProof/>
            <w:webHidden/>
          </w:rPr>
          <w:tab/>
        </w:r>
        <w:r>
          <w:rPr>
            <w:noProof/>
            <w:webHidden/>
          </w:rPr>
          <w:fldChar w:fldCharType="begin"/>
        </w:r>
        <w:r>
          <w:rPr>
            <w:noProof/>
            <w:webHidden/>
          </w:rPr>
          <w:instrText xml:space="preserve"> PAGEREF _Toc9327916 \h </w:instrText>
        </w:r>
        <w:r>
          <w:rPr>
            <w:noProof/>
            <w:webHidden/>
          </w:rPr>
        </w:r>
        <w:r>
          <w:rPr>
            <w:noProof/>
            <w:webHidden/>
          </w:rPr>
          <w:fldChar w:fldCharType="separate"/>
        </w:r>
        <w:r>
          <w:rPr>
            <w:noProof/>
            <w:webHidden/>
          </w:rPr>
          <w:t>45</w:t>
        </w:r>
        <w:r>
          <w:rPr>
            <w:noProof/>
            <w:webHidden/>
          </w:rPr>
          <w:fldChar w:fldCharType="end"/>
        </w:r>
      </w:hyperlink>
    </w:p>
    <w:p w14:paraId="0A29BF8A" w14:textId="5AF79ED6" w:rsidR="00DA509A" w:rsidRDefault="00DA509A">
      <w:pPr>
        <w:pStyle w:val="af9"/>
        <w:tabs>
          <w:tab w:val="right" w:leader="dot" w:pos="9016"/>
        </w:tabs>
        <w:ind w:left="1260" w:hanging="420"/>
        <w:rPr>
          <w:noProof/>
          <w:kern w:val="2"/>
          <w:sz w:val="20"/>
          <w:szCs w:val="22"/>
        </w:rPr>
      </w:pPr>
      <w:hyperlink w:anchor="_Toc9327917" w:history="1">
        <w:r w:rsidRPr="000014EF">
          <w:rPr>
            <w:rStyle w:val="a3"/>
            <w:noProof/>
          </w:rPr>
          <w:t>Figure 8: Node.js Logo</w:t>
        </w:r>
        <w:r>
          <w:rPr>
            <w:noProof/>
            <w:webHidden/>
          </w:rPr>
          <w:tab/>
        </w:r>
        <w:r>
          <w:rPr>
            <w:noProof/>
            <w:webHidden/>
          </w:rPr>
          <w:fldChar w:fldCharType="begin"/>
        </w:r>
        <w:r>
          <w:rPr>
            <w:noProof/>
            <w:webHidden/>
          </w:rPr>
          <w:instrText xml:space="preserve"> PAGEREF _Toc9327917 \h </w:instrText>
        </w:r>
        <w:r>
          <w:rPr>
            <w:noProof/>
            <w:webHidden/>
          </w:rPr>
        </w:r>
        <w:r>
          <w:rPr>
            <w:noProof/>
            <w:webHidden/>
          </w:rPr>
          <w:fldChar w:fldCharType="separate"/>
        </w:r>
        <w:r>
          <w:rPr>
            <w:noProof/>
            <w:webHidden/>
          </w:rPr>
          <w:t>45</w:t>
        </w:r>
        <w:r>
          <w:rPr>
            <w:noProof/>
            <w:webHidden/>
          </w:rPr>
          <w:fldChar w:fldCharType="end"/>
        </w:r>
      </w:hyperlink>
    </w:p>
    <w:p w14:paraId="7EA5CB46" w14:textId="799FCAEB" w:rsidR="00DA509A" w:rsidRDefault="00DA509A">
      <w:pPr>
        <w:pStyle w:val="af9"/>
        <w:tabs>
          <w:tab w:val="right" w:leader="dot" w:pos="9016"/>
        </w:tabs>
        <w:ind w:left="1260" w:hanging="420"/>
        <w:rPr>
          <w:noProof/>
          <w:kern w:val="2"/>
          <w:sz w:val="20"/>
          <w:szCs w:val="22"/>
        </w:rPr>
      </w:pPr>
      <w:hyperlink w:anchor="_Toc9327918" w:history="1">
        <w:r w:rsidRPr="000014EF">
          <w:rPr>
            <w:rStyle w:val="a3"/>
            <w:noProof/>
          </w:rPr>
          <w:t>Figure 9: Java Logo</w:t>
        </w:r>
        <w:r>
          <w:rPr>
            <w:noProof/>
            <w:webHidden/>
          </w:rPr>
          <w:tab/>
        </w:r>
        <w:r>
          <w:rPr>
            <w:noProof/>
            <w:webHidden/>
          </w:rPr>
          <w:fldChar w:fldCharType="begin"/>
        </w:r>
        <w:r>
          <w:rPr>
            <w:noProof/>
            <w:webHidden/>
          </w:rPr>
          <w:instrText xml:space="preserve"> PAGEREF _Toc9327918 \h </w:instrText>
        </w:r>
        <w:r>
          <w:rPr>
            <w:noProof/>
            <w:webHidden/>
          </w:rPr>
        </w:r>
        <w:r>
          <w:rPr>
            <w:noProof/>
            <w:webHidden/>
          </w:rPr>
          <w:fldChar w:fldCharType="separate"/>
        </w:r>
        <w:r>
          <w:rPr>
            <w:noProof/>
            <w:webHidden/>
          </w:rPr>
          <w:t>46</w:t>
        </w:r>
        <w:r>
          <w:rPr>
            <w:noProof/>
            <w:webHidden/>
          </w:rPr>
          <w:fldChar w:fldCharType="end"/>
        </w:r>
      </w:hyperlink>
    </w:p>
    <w:p w14:paraId="39743AD6" w14:textId="52EFA600" w:rsidR="00DA509A" w:rsidRDefault="00DA509A">
      <w:pPr>
        <w:pStyle w:val="af9"/>
        <w:tabs>
          <w:tab w:val="right" w:leader="dot" w:pos="9016"/>
        </w:tabs>
        <w:ind w:left="1260" w:hanging="420"/>
        <w:rPr>
          <w:noProof/>
          <w:kern w:val="2"/>
          <w:sz w:val="20"/>
          <w:szCs w:val="22"/>
        </w:rPr>
      </w:pPr>
      <w:hyperlink w:anchor="_Toc9327919" w:history="1">
        <w:r w:rsidRPr="000014EF">
          <w:rPr>
            <w:rStyle w:val="a3"/>
            <w:noProof/>
          </w:rPr>
          <w:t>Figure 10: Apache Tomcat Logo</w:t>
        </w:r>
        <w:r>
          <w:rPr>
            <w:noProof/>
            <w:webHidden/>
          </w:rPr>
          <w:tab/>
        </w:r>
        <w:r>
          <w:rPr>
            <w:noProof/>
            <w:webHidden/>
          </w:rPr>
          <w:fldChar w:fldCharType="begin"/>
        </w:r>
        <w:r>
          <w:rPr>
            <w:noProof/>
            <w:webHidden/>
          </w:rPr>
          <w:instrText xml:space="preserve"> PAGEREF _Toc9327919 \h </w:instrText>
        </w:r>
        <w:r>
          <w:rPr>
            <w:noProof/>
            <w:webHidden/>
          </w:rPr>
        </w:r>
        <w:r>
          <w:rPr>
            <w:noProof/>
            <w:webHidden/>
          </w:rPr>
          <w:fldChar w:fldCharType="separate"/>
        </w:r>
        <w:r>
          <w:rPr>
            <w:noProof/>
            <w:webHidden/>
          </w:rPr>
          <w:t>47</w:t>
        </w:r>
        <w:r>
          <w:rPr>
            <w:noProof/>
            <w:webHidden/>
          </w:rPr>
          <w:fldChar w:fldCharType="end"/>
        </w:r>
      </w:hyperlink>
    </w:p>
    <w:p w14:paraId="3B01E7B4" w14:textId="0DF4C3E8" w:rsidR="00DA509A" w:rsidRDefault="00DA509A">
      <w:pPr>
        <w:pStyle w:val="af9"/>
        <w:tabs>
          <w:tab w:val="right" w:leader="dot" w:pos="9016"/>
        </w:tabs>
        <w:ind w:left="1260" w:hanging="420"/>
        <w:rPr>
          <w:noProof/>
          <w:kern w:val="2"/>
          <w:sz w:val="20"/>
          <w:szCs w:val="22"/>
        </w:rPr>
      </w:pPr>
      <w:hyperlink w:anchor="_Toc9327920" w:history="1">
        <w:r w:rsidRPr="000014EF">
          <w:rPr>
            <w:rStyle w:val="a3"/>
            <w:noProof/>
          </w:rPr>
          <w:t>Figure 11: Spring Framwork Logo</w:t>
        </w:r>
        <w:r>
          <w:rPr>
            <w:noProof/>
            <w:webHidden/>
          </w:rPr>
          <w:tab/>
        </w:r>
        <w:r>
          <w:rPr>
            <w:noProof/>
            <w:webHidden/>
          </w:rPr>
          <w:fldChar w:fldCharType="begin"/>
        </w:r>
        <w:r>
          <w:rPr>
            <w:noProof/>
            <w:webHidden/>
          </w:rPr>
          <w:instrText xml:space="preserve"> PAGEREF _Toc9327920 \h </w:instrText>
        </w:r>
        <w:r>
          <w:rPr>
            <w:noProof/>
            <w:webHidden/>
          </w:rPr>
        </w:r>
        <w:r>
          <w:rPr>
            <w:noProof/>
            <w:webHidden/>
          </w:rPr>
          <w:fldChar w:fldCharType="separate"/>
        </w:r>
        <w:r>
          <w:rPr>
            <w:noProof/>
            <w:webHidden/>
          </w:rPr>
          <w:t>47</w:t>
        </w:r>
        <w:r>
          <w:rPr>
            <w:noProof/>
            <w:webHidden/>
          </w:rPr>
          <w:fldChar w:fldCharType="end"/>
        </w:r>
      </w:hyperlink>
    </w:p>
    <w:p w14:paraId="17782BA9" w14:textId="1F63AF77" w:rsidR="00D40DFB" w:rsidRPr="00D40DFB" w:rsidRDefault="00D40DFB" w:rsidP="00D40DFB">
      <w:r>
        <w:fldChar w:fldCharType="end"/>
      </w:r>
    </w:p>
    <w:p w14:paraId="782F9D8D" w14:textId="77777777" w:rsidR="009E7940" w:rsidRDefault="009E7940" w:rsidP="009E7940">
      <w:pPr>
        <w:pStyle w:val="2"/>
      </w:pPr>
      <w:bookmarkStart w:id="471" w:name="_Toc9298114"/>
      <w:bookmarkStart w:id="472" w:name="_Toc9244506"/>
      <w:bookmarkStart w:id="473" w:name="_Toc9315901"/>
      <w:r>
        <w:t>Diagrams</w:t>
      </w:r>
      <w:bookmarkEnd w:id="471"/>
      <w:bookmarkEnd w:id="472"/>
      <w:bookmarkEnd w:id="473"/>
    </w:p>
    <w:p w14:paraId="6A53C94E" w14:textId="172373C8" w:rsidR="00DA509A" w:rsidRDefault="00D40DFB">
      <w:pPr>
        <w:pStyle w:val="af9"/>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9327888" w:history="1">
        <w:r w:rsidR="00DA509A" w:rsidRPr="001052B7">
          <w:rPr>
            <w:rStyle w:val="a3"/>
            <w:noProof/>
          </w:rPr>
          <w:t>Diagram 1: Overall System Organization</w:t>
        </w:r>
        <w:r w:rsidR="00DA509A">
          <w:rPr>
            <w:noProof/>
            <w:webHidden/>
          </w:rPr>
          <w:tab/>
        </w:r>
        <w:r w:rsidR="00DA509A">
          <w:rPr>
            <w:noProof/>
            <w:webHidden/>
          </w:rPr>
          <w:fldChar w:fldCharType="begin"/>
        </w:r>
        <w:r w:rsidR="00DA509A">
          <w:rPr>
            <w:noProof/>
            <w:webHidden/>
          </w:rPr>
          <w:instrText xml:space="preserve"> PAGEREF _Toc9327888 \h </w:instrText>
        </w:r>
        <w:r w:rsidR="00DA509A">
          <w:rPr>
            <w:noProof/>
            <w:webHidden/>
          </w:rPr>
        </w:r>
        <w:r w:rsidR="00DA509A">
          <w:rPr>
            <w:noProof/>
            <w:webHidden/>
          </w:rPr>
          <w:fldChar w:fldCharType="separate"/>
        </w:r>
        <w:r w:rsidR="00DA509A">
          <w:rPr>
            <w:noProof/>
            <w:webHidden/>
          </w:rPr>
          <w:t>13</w:t>
        </w:r>
        <w:r w:rsidR="00DA509A">
          <w:rPr>
            <w:noProof/>
            <w:webHidden/>
          </w:rPr>
          <w:fldChar w:fldCharType="end"/>
        </w:r>
      </w:hyperlink>
    </w:p>
    <w:p w14:paraId="2B5EB4F1" w14:textId="7C2FE112" w:rsidR="00DA509A" w:rsidRDefault="00DA509A">
      <w:pPr>
        <w:pStyle w:val="af9"/>
        <w:tabs>
          <w:tab w:val="right" w:leader="dot" w:pos="9016"/>
        </w:tabs>
        <w:ind w:left="1260" w:hanging="420"/>
        <w:rPr>
          <w:noProof/>
          <w:kern w:val="2"/>
          <w:sz w:val="20"/>
          <w:szCs w:val="22"/>
        </w:rPr>
      </w:pPr>
      <w:hyperlink w:anchor="_Toc9327889" w:history="1">
        <w:r w:rsidRPr="001052B7">
          <w:rPr>
            <w:rStyle w:val="a3"/>
            <w:noProof/>
          </w:rPr>
          <w:t>Diagram 2: System Architecture - Frontend</w:t>
        </w:r>
        <w:r>
          <w:rPr>
            <w:noProof/>
            <w:webHidden/>
          </w:rPr>
          <w:tab/>
        </w:r>
        <w:r>
          <w:rPr>
            <w:noProof/>
            <w:webHidden/>
          </w:rPr>
          <w:fldChar w:fldCharType="begin"/>
        </w:r>
        <w:r>
          <w:rPr>
            <w:noProof/>
            <w:webHidden/>
          </w:rPr>
          <w:instrText xml:space="preserve"> PAGEREF _Toc9327889 \h </w:instrText>
        </w:r>
        <w:r>
          <w:rPr>
            <w:noProof/>
            <w:webHidden/>
          </w:rPr>
        </w:r>
        <w:r>
          <w:rPr>
            <w:noProof/>
            <w:webHidden/>
          </w:rPr>
          <w:fldChar w:fldCharType="separate"/>
        </w:r>
        <w:r>
          <w:rPr>
            <w:noProof/>
            <w:webHidden/>
          </w:rPr>
          <w:t>14</w:t>
        </w:r>
        <w:r>
          <w:rPr>
            <w:noProof/>
            <w:webHidden/>
          </w:rPr>
          <w:fldChar w:fldCharType="end"/>
        </w:r>
      </w:hyperlink>
    </w:p>
    <w:p w14:paraId="6B5041D6" w14:textId="7077F594" w:rsidR="00DA509A" w:rsidRDefault="00DA509A">
      <w:pPr>
        <w:pStyle w:val="af9"/>
        <w:tabs>
          <w:tab w:val="right" w:leader="dot" w:pos="9016"/>
        </w:tabs>
        <w:ind w:left="1260" w:hanging="420"/>
        <w:rPr>
          <w:noProof/>
          <w:kern w:val="2"/>
          <w:sz w:val="20"/>
          <w:szCs w:val="22"/>
        </w:rPr>
      </w:pPr>
      <w:hyperlink w:anchor="_Toc9327890" w:history="1">
        <w:r w:rsidRPr="001052B7">
          <w:rPr>
            <w:rStyle w:val="a3"/>
            <w:noProof/>
          </w:rPr>
          <w:t>Diagram 3: System Architecture - Backend</w:t>
        </w:r>
        <w:r>
          <w:rPr>
            <w:noProof/>
            <w:webHidden/>
          </w:rPr>
          <w:tab/>
        </w:r>
        <w:r>
          <w:rPr>
            <w:noProof/>
            <w:webHidden/>
          </w:rPr>
          <w:fldChar w:fldCharType="begin"/>
        </w:r>
        <w:r>
          <w:rPr>
            <w:noProof/>
            <w:webHidden/>
          </w:rPr>
          <w:instrText xml:space="preserve"> PAGEREF _Toc9327890 \h </w:instrText>
        </w:r>
        <w:r>
          <w:rPr>
            <w:noProof/>
            <w:webHidden/>
          </w:rPr>
        </w:r>
        <w:r>
          <w:rPr>
            <w:noProof/>
            <w:webHidden/>
          </w:rPr>
          <w:fldChar w:fldCharType="separate"/>
        </w:r>
        <w:r>
          <w:rPr>
            <w:noProof/>
            <w:webHidden/>
          </w:rPr>
          <w:t>15</w:t>
        </w:r>
        <w:r>
          <w:rPr>
            <w:noProof/>
            <w:webHidden/>
          </w:rPr>
          <w:fldChar w:fldCharType="end"/>
        </w:r>
      </w:hyperlink>
    </w:p>
    <w:p w14:paraId="00FAA91B" w14:textId="7CB8B23D" w:rsidR="00DA509A" w:rsidRDefault="00DA509A">
      <w:pPr>
        <w:pStyle w:val="af9"/>
        <w:tabs>
          <w:tab w:val="right" w:leader="dot" w:pos="9016"/>
        </w:tabs>
        <w:ind w:left="1260" w:hanging="420"/>
        <w:rPr>
          <w:noProof/>
          <w:kern w:val="2"/>
          <w:sz w:val="20"/>
          <w:szCs w:val="22"/>
        </w:rPr>
      </w:pPr>
      <w:hyperlink w:anchor="_Toc9327891" w:history="1">
        <w:r w:rsidRPr="001052B7">
          <w:rPr>
            <w:rStyle w:val="a3"/>
            <w:noProof/>
          </w:rPr>
          <w:t>Diagram 4: System Architecture - Frontend - Ranking</w:t>
        </w:r>
        <w:r>
          <w:rPr>
            <w:noProof/>
            <w:webHidden/>
          </w:rPr>
          <w:tab/>
        </w:r>
        <w:r>
          <w:rPr>
            <w:noProof/>
            <w:webHidden/>
          </w:rPr>
          <w:fldChar w:fldCharType="begin"/>
        </w:r>
        <w:r>
          <w:rPr>
            <w:noProof/>
            <w:webHidden/>
          </w:rPr>
          <w:instrText xml:space="preserve"> PAGEREF _Toc9327891 \h </w:instrText>
        </w:r>
        <w:r>
          <w:rPr>
            <w:noProof/>
            <w:webHidden/>
          </w:rPr>
        </w:r>
        <w:r>
          <w:rPr>
            <w:noProof/>
            <w:webHidden/>
          </w:rPr>
          <w:fldChar w:fldCharType="separate"/>
        </w:r>
        <w:r>
          <w:rPr>
            <w:noProof/>
            <w:webHidden/>
          </w:rPr>
          <w:t>16</w:t>
        </w:r>
        <w:r>
          <w:rPr>
            <w:noProof/>
            <w:webHidden/>
          </w:rPr>
          <w:fldChar w:fldCharType="end"/>
        </w:r>
      </w:hyperlink>
    </w:p>
    <w:p w14:paraId="2B3615C0" w14:textId="37D93A39" w:rsidR="00DA509A" w:rsidRDefault="00DA509A">
      <w:pPr>
        <w:pStyle w:val="af9"/>
        <w:tabs>
          <w:tab w:val="right" w:leader="dot" w:pos="9016"/>
        </w:tabs>
        <w:ind w:left="1260" w:hanging="420"/>
        <w:rPr>
          <w:noProof/>
          <w:kern w:val="2"/>
          <w:sz w:val="20"/>
          <w:szCs w:val="22"/>
        </w:rPr>
      </w:pPr>
      <w:hyperlink w:anchor="_Toc9327892" w:history="1">
        <w:r w:rsidRPr="001052B7">
          <w:rPr>
            <w:rStyle w:val="a3"/>
            <w:noProof/>
          </w:rPr>
          <w:t>Diagram 5: System Architecture – Frontend - Ranking - Sequence Diagram</w:t>
        </w:r>
        <w:r>
          <w:rPr>
            <w:noProof/>
            <w:webHidden/>
          </w:rPr>
          <w:tab/>
        </w:r>
        <w:r>
          <w:rPr>
            <w:noProof/>
            <w:webHidden/>
          </w:rPr>
          <w:fldChar w:fldCharType="begin"/>
        </w:r>
        <w:r>
          <w:rPr>
            <w:noProof/>
            <w:webHidden/>
          </w:rPr>
          <w:instrText xml:space="preserve"> PAGEREF _Toc9327892 \h </w:instrText>
        </w:r>
        <w:r>
          <w:rPr>
            <w:noProof/>
            <w:webHidden/>
          </w:rPr>
        </w:r>
        <w:r>
          <w:rPr>
            <w:noProof/>
            <w:webHidden/>
          </w:rPr>
          <w:fldChar w:fldCharType="separate"/>
        </w:r>
        <w:r>
          <w:rPr>
            <w:noProof/>
            <w:webHidden/>
          </w:rPr>
          <w:t>18</w:t>
        </w:r>
        <w:r>
          <w:rPr>
            <w:noProof/>
            <w:webHidden/>
          </w:rPr>
          <w:fldChar w:fldCharType="end"/>
        </w:r>
      </w:hyperlink>
    </w:p>
    <w:p w14:paraId="54ED2F48" w14:textId="27C9E95F" w:rsidR="00DA509A" w:rsidRDefault="00DA509A">
      <w:pPr>
        <w:pStyle w:val="af9"/>
        <w:tabs>
          <w:tab w:val="right" w:leader="dot" w:pos="9016"/>
        </w:tabs>
        <w:ind w:left="1260" w:hanging="420"/>
        <w:rPr>
          <w:noProof/>
          <w:kern w:val="2"/>
          <w:sz w:val="20"/>
          <w:szCs w:val="22"/>
        </w:rPr>
      </w:pPr>
      <w:hyperlink w:anchor="_Toc9327893" w:history="1">
        <w:r w:rsidRPr="001052B7">
          <w:rPr>
            <w:rStyle w:val="a3"/>
            <w:noProof/>
          </w:rPr>
          <w:t>Diagram 6 - System Architecture - Frontend - Item Detail</w:t>
        </w:r>
        <w:r>
          <w:rPr>
            <w:noProof/>
            <w:webHidden/>
          </w:rPr>
          <w:tab/>
        </w:r>
        <w:r>
          <w:rPr>
            <w:noProof/>
            <w:webHidden/>
          </w:rPr>
          <w:fldChar w:fldCharType="begin"/>
        </w:r>
        <w:r>
          <w:rPr>
            <w:noProof/>
            <w:webHidden/>
          </w:rPr>
          <w:instrText xml:space="preserve"> PAGEREF _Toc9327893 \h </w:instrText>
        </w:r>
        <w:r>
          <w:rPr>
            <w:noProof/>
            <w:webHidden/>
          </w:rPr>
        </w:r>
        <w:r>
          <w:rPr>
            <w:noProof/>
            <w:webHidden/>
          </w:rPr>
          <w:fldChar w:fldCharType="separate"/>
        </w:r>
        <w:r>
          <w:rPr>
            <w:noProof/>
            <w:webHidden/>
          </w:rPr>
          <w:t>19</w:t>
        </w:r>
        <w:r>
          <w:rPr>
            <w:noProof/>
            <w:webHidden/>
          </w:rPr>
          <w:fldChar w:fldCharType="end"/>
        </w:r>
      </w:hyperlink>
    </w:p>
    <w:p w14:paraId="2A3BBBE8" w14:textId="1DB9688E" w:rsidR="00DA509A" w:rsidRDefault="00DA509A">
      <w:pPr>
        <w:pStyle w:val="af9"/>
        <w:tabs>
          <w:tab w:val="right" w:leader="dot" w:pos="9016"/>
        </w:tabs>
        <w:ind w:left="1260" w:hanging="420"/>
        <w:rPr>
          <w:noProof/>
          <w:kern w:val="2"/>
          <w:sz w:val="20"/>
          <w:szCs w:val="22"/>
        </w:rPr>
      </w:pPr>
      <w:hyperlink w:anchor="_Toc9327894" w:history="1">
        <w:r w:rsidRPr="001052B7">
          <w:rPr>
            <w:rStyle w:val="a3"/>
            <w:noProof/>
          </w:rPr>
          <w:t>Diagram 7: System Architecture - Frontend – Recommendation</w:t>
        </w:r>
        <w:r>
          <w:rPr>
            <w:noProof/>
            <w:webHidden/>
          </w:rPr>
          <w:tab/>
        </w:r>
        <w:r>
          <w:rPr>
            <w:noProof/>
            <w:webHidden/>
          </w:rPr>
          <w:fldChar w:fldCharType="begin"/>
        </w:r>
        <w:r>
          <w:rPr>
            <w:noProof/>
            <w:webHidden/>
          </w:rPr>
          <w:instrText xml:space="preserve"> PAGEREF _Toc9327894 \h </w:instrText>
        </w:r>
        <w:r>
          <w:rPr>
            <w:noProof/>
            <w:webHidden/>
          </w:rPr>
        </w:r>
        <w:r>
          <w:rPr>
            <w:noProof/>
            <w:webHidden/>
          </w:rPr>
          <w:fldChar w:fldCharType="separate"/>
        </w:r>
        <w:r>
          <w:rPr>
            <w:noProof/>
            <w:webHidden/>
          </w:rPr>
          <w:t>22</w:t>
        </w:r>
        <w:r>
          <w:rPr>
            <w:noProof/>
            <w:webHidden/>
          </w:rPr>
          <w:fldChar w:fldCharType="end"/>
        </w:r>
      </w:hyperlink>
    </w:p>
    <w:p w14:paraId="50A46DE0" w14:textId="779EAAB2" w:rsidR="00DA509A" w:rsidRDefault="00DA509A">
      <w:pPr>
        <w:pStyle w:val="af9"/>
        <w:tabs>
          <w:tab w:val="right" w:leader="dot" w:pos="9016"/>
        </w:tabs>
        <w:ind w:left="1260" w:hanging="420"/>
        <w:rPr>
          <w:noProof/>
          <w:kern w:val="2"/>
          <w:sz w:val="20"/>
          <w:szCs w:val="22"/>
        </w:rPr>
      </w:pPr>
      <w:hyperlink w:anchor="_Toc9327895" w:history="1">
        <w:r w:rsidRPr="001052B7">
          <w:rPr>
            <w:rStyle w:val="a3"/>
            <w:noProof/>
          </w:rPr>
          <w:t>Diagram 8: System Architecture - Frontend – Mypage</w:t>
        </w:r>
        <w:r>
          <w:rPr>
            <w:noProof/>
            <w:webHidden/>
          </w:rPr>
          <w:tab/>
        </w:r>
        <w:r>
          <w:rPr>
            <w:noProof/>
            <w:webHidden/>
          </w:rPr>
          <w:fldChar w:fldCharType="begin"/>
        </w:r>
        <w:r>
          <w:rPr>
            <w:noProof/>
            <w:webHidden/>
          </w:rPr>
          <w:instrText xml:space="preserve"> PAGEREF _Toc9327895 \h </w:instrText>
        </w:r>
        <w:r>
          <w:rPr>
            <w:noProof/>
            <w:webHidden/>
          </w:rPr>
        </w:r>
        <w:r>
          <w:rPr>
            <w:noProof/>
            <w:webHidden/>
          </w:rPr>
          <w:fldChar w:fldCharType="separate"/>
        </w:r>
        <w:r>
          <w:rPr>
            <w:noProof/>
            <w:webHidden/>
          </w:rPr>
          <w:t>24</w:t>
        </w:r>
        <w:r>
          <w:rPr>
            <w:noProof/>
            <w:webHidden/>
          </w:rPr>
          <w:fldChar w:fldCharType="end"/>
        </w:r>
      </w:hyperlink>
    </w:p>
    <w:p w14:paraId="4F1805DD" w14:textId="57B271D9" w:rsidR="00DA509A" w:rsidRDefault="00DA509A">
      <w:pPr>
        <w:pStyle w:val="af9"/>
        <w:tabs>
          <w:tab w:val="right" w:leader="dot" w:pos="9016"/>
        </w:tabs>
        <w:ind w:left="1260" w:hanging="420"/>
        <w:rPr>
          <w:noProof/>
          <w:kern w:val="2"/>
          <w:sz w:val="20"/>
          <w:szCs w:val="22"/>
        </w:rPr>
      </w:pPr>
      <w:hyperlink w:anchor="_Toc9327896" w:history="1">
        <w:r w:rsidRPr="001052B7">
          <w:rPr>
            <w:rStyle w:val="a3"/>
            <w:noProof/>
          </w:rPr>
          <w:t>Diagram 9: System Architecture - Frontend- Search</w:t>
        </w:r>
        <w:r>
          <w:rPr>
            <w:noProof/>
            <w:webHidden/>
          </w:rPr>
          <w:tab/>
        </w:r>
        <w:r>
          <w:rPr>
            <w:noProof/>
            <w:webHidden/>
          </w:rPr>
          <w:fldChar w:fldCharType="begin"/>
        </w:r>
        <w:r>
          <w:rPr>
            <w:noProof/>
            <w:webHidden/>
          </w:rPr>
          <w:instrText xml:space="preserve"> PAGEREF _Toc9327896 \h </w:instrText>
        </w:r>
        <w:r>
          <w:rPr>
            <w:noProof/>
            <w:webHidden/>
          </w:rPr>
        </w:r>
        <w:r>
          <w:rPr>
            <w:noProof/>
            <w:webHidden/>
          </w:rPr>
          <w:fldChar w:fldCharType="separate"/>
        </w:r>
        <w:r>
          <w:rPr>
            <w:noProof/>
            <w:webHidden/>
          </w:rPr>
          <w:t>26</w:t>
        </w:r>
        <w:r>
          <w:rPr>
            <w:noProof/>
            <w:webHidden/>
          </w:rPr>
          <w:fldChar w:fldCharType="end"/>
        </w:r>
      </w:hyperlink>
    </w:p>
    <w:p w14:paraId="67A5C0CE" w14:textId="5226E5A6" w:rsidR="00DA509A" w:rsidRDefault="00DA509A">
      <w:pPr>
        <w:pStyle w:val="af9"/>
        <w:tabs>
          <w:tab w:val="right" w:leader="dot" w:pos="9016"/>
        </w:tabs>
        <w:ind w:left="1260" w:hanging="420"/>
        <w:rPr>
          <w:noProof/>
          <w:kern w:val="2"/>
          <w:sz w:val="20"/>
          <w:szCs w:val="22"/>
        </w:rPr>
      </w:pPr>
      <w:hyperlink w:anchor="_Toc9327897" w:history="1">
        <w:r w:rsidRPr="001052B7">
          <w:rPr>
            <w:rStyle w:val="a3"/>
            <w:noProof/>
          </w:rPr>
          <w:t>Diagram 10: System Architecture - Backend - Review Crawling System</w:t>
        </w:r>
        <w:r>
          <w:rPr>
            <w:noProof/>
            <w:webHidden/>
          </w:rPr>
          <w:tab/>
        </w:r>
        <w:r>
          <w:rPr>
            <w:noProof/>
            <w:webHidden/>
          </w:rPr>
          <w:fldChar w:fldCharType="begin"/>
        </w:r>
        <w:r>
          <w:rPr>
            <w:noProof/>
            <w:webHidden/>
          </w:rPr>
          <w:instrText xml:space="preserve"> PAGEREF _Toc9327897 \h </w:instrText>
        </w:r>
        <w:r>
          <w:rPr>
            <w:noProof/>
            <w:webHidden/>
          </w:rPr>
        </w:r>
        <w:r>
          <w:rPr>
            <w:noProof/>
            <w:webHidden/>
          </w:rPr>
          <w:fldChar w:fldCharType="separate"/>
        </w:r>
        <w:r>
          <w:rPr>
            <w:noProof/>
            <w:webHidden/>
          </w:rPr>
          <w:t>29</w:t>
        </w:r>
        <w:r>
          <w:rPr>
            <w:noProof/>
            <w:webHidden/>
          </w:rPr>
          <w:fldChar w:fldCharType="end"/>
        </w:r>
      </w:hyperlink>
    </w:p>
    <w:p w14:paraId="5CE290A7" w14:textId="30279C54" w:rsidR="00DA509A" w:rsidRDefault="00DA509A">
      <w:pPr>
        <w:pStyle w:val="af9"/>
        <w:tabs>
          <w:tab w:val="right" w:leader="dot" w:pos="9016"/>
        </w:tabs>
        <w:ind w:left="1260" w:hanging="420"/>
        <w:rPr>
          <w:noProof/>
          <w:kern w:val="2"/>
          <w:sz w:val="20"/>
          <w:szCs w:val="22"/>
        </w:rPr>
      </w:pPr>
      <w:hyperlink w:anchor="_Toc9327898" w:history="1">
        <w:r w:rsidRPr="001052B7">
          <w:rPr>
            <w:rStyle w:val="a3"/>
            <w:noProof/>
          </w:rPr>
          <w:t>Diagram 11: System Architecture - Backend - Review Crawling System - Sequence Diagram</w:t>
        </w:r>
        <w:r>
          <w:rPr>
            <w:noProof/>
            <w:webHidden/>
          </w:rPr>
          <w:tab/>
        </w:r>
        <w:r>
          <w:rPr>
            <w:noProof/>
            <w:webHidden/>
          </w:rPr>
          <w:fldChar w:fldCharType="begin"/>
        </w:r>
        <w:r>
          <w:rPr>
            <w:noProof/>
            <w:webHidden/>
          </w:rPr>
          <w:instrText xml:space="preserve"> PAGEREF _Toc9327898 \h </w:instrText>
        </w:r>
        <w:r>
          <w:rPr>
            <w:noProof/>
            <w:webHidden/>
          </w:rPr>
        </w:r>
        <w:r>
          <w:rPr>
            <w:noProof/>
            <w:webHidden/>
          </w:rPr>
          <w:fldChar w:fldCharType="separate"/>
        </w:r>
        <w:r>
          <w:rPr>
            <w:noProof/>
            <w:webHidden/>
          </w:rPr>
          <w:t>29</w:t>
        </w:r>
        <w:r>
          <w:rPr>
            <w:noProof/>
            <w:webHidden/>
          </w:rPr>
          <w:fldChar w:fldCharType="end"/>
        </w:r>
      </w:hyperlink>
    </w:p>
    <w:p w14:paraId="7AD42D22" w14:textId="61254242" w:rsidR="00DA509A" w:rsidRDefault="00DA509A">
      <w:pPr>
        <w:pStyle w:val="af9"/>
        <w:tabs>
          <w:tab w:val="right" w:leader="dot" w:pos="9016"/>
        </w:tabs>
        <w:ind w:left="1260" w:hanging="420"/>
        <w:rPr>
          <w:noProof/>
          <w:kern w:val="2"/>
          <w:sz w:val="20"/>
          <w:szCs w:val="22"/>
        </w:rPr>
      </w:pPr>
      <w:hyperlink w:anchor="_Toc9327899" w:history="1">
        <w:r w:rsidRPr="001052B7">
          <w:rPr>
            <w:rStyle w:val="a3"/>
            <w:noProof/>
          </w:rPr>
          <w:t>Diagram 12: System Architecture - Backend - Item Ranking System</w:t>
        </w:r>
        <w:r>
          <w:rPr>
            <w:noProof/>
            <w:webHidden/>
          </w:rPr>
          <w:tab/>
        </w:r>
        <w:r>
          <w:rPr>
            <w:noProof/>
            <w:webHidden/>
          </w:rPr>
          <w:fldChar w:fldCharType="begin"/>
        </w:r>
        <w:r>
          <w:rPr>
            <w:noProof/>
            <w:webHidden/>
          </w:rPr>
          <w:instrText xml:space="preserve"> PAGEREF _Toc9327899 \h </w:instrText>
        </w:r>
        <w:r>
          <w:rPr>
            <w:noProof/>
            <w:webHidden/>
          </w:rPr>
        </w:r>
        <w:r>
          <w:rPr>
            <w:noProof/>
            <w:webHidden/>
          </w:rPr>
          <w:fldChar w:fldCharType="separate"/>
        </w:r>
        <w:r>
          <w:rPr>
            <w:noProof/>
            <w:webHidden/>
          </w:rPr>
          <w:t>30</w:t>
        </w:r>
        <w:r>
          <w:rPr>
            <w:noProof/>
            <w:webHidden/>
          </w:rPr>
          <w:fldChar w:fldCharType="end"/>
        </w:r>
      </w:hyperlink>
    </w:p>
    <w:p w14:paraId="38D462B8" w14:textId="2033E319" w:rsidR="00DA509A" w:rsidRDefault="00DA509A">
      <w:pPr>
        <w:pStyle w:val="af9"/>
        <w:tabs>
          <w:tab w:val="right" w:leader="dot" w:pos="9016"/>
        </w:tabs>
        <w:ind w:left="1260" w:hanging="420"/>
        <w:rPr>
          <w:noProof/>
          <w:kern w:val="2"/>
          <w:sz w:val="20"/>
          <w:szCs w:val="22"/>
        </w:rPr>
      </w:pPr>
      <w:hyperlink w:anchor="_Toc9327900" w:history="1">
        <w:r w:rsidRPr="001052B7">
          <w:rPr>
            <w:rStyle w:val="a3"/>
            <w:noProof/>
          </w:rPr>
          <w:t>Diagram 13: System Architecture - Backend - Item Ranking System - Sequence Diagram</w:t>
        </w:r>
        <w:r>
          <w:rPr>
            <w:noProof/>
            <w:webHidden/>
          </w:rPr>
          <w:tab/>
        </w:r>
        <w:r>
          <w:rPr>
            <w:noProof/>
            <w:webHidden/>
          </w:rPr>
          <w:fldChar w:fldCharType="begin"/>
        </w:r>
        <w:r>
          <w:rPr>
            <w:noProof/>
            <w:webHidden/>
          </w:rPr>
          <w:instrText xml:space="preserve"> PAGEREF _Toc9327900 \h </w:instrText>
        </w:r>
        <w:r>
          <w:rPr>
            <w:noProof/>
            <w:webHidden/>
          </w:rPr>
        </w:r>
        <w:r>
          <w:rPr>
            <w:noProof/>
            <w:webHidden/>
          </w:rPr>
          <w:fldChar w:fldCharType="separate"/>
        </w:r>
        <w:r>
          <w:rPr>
            <w:noProof/>
            <w:webHidden/>
          </w:rPr>
          <w:t>30</w:t>
        </w:r>
        <w:r>
          <w:rPr>
            <w:noProof/>
            <w:webHidden/>
          </w:rPr>
          <w:fldChar w:fldCharType="end"/>
        </w:r>
      </w:hyperlink>
    </w:p>
    <w:p w14:paraId="46DBFFF0" w14:textId="7FCD6A54" w:rsidR="00DA509A" w:rsidRDefault="00DA509A">
      <w:pPr>
        <w:pStyle w:val="af9"/>
        <w:tabs>
          <w:tab w:val="right" w:leader="dot" w:pos="9016"/>
        </w:tabs>
        <w:ind w:left="1260" w:hanging="420"/>
        <w:rPr>
          <w:noProof/>
          <w:kern w:val="2"/>
          <w:sz w:val="20"/>
          <w:szCs w:val="22"/>
        </w:rPr>
      </w:pPr>
      <w:hyperlink w:anchor="_Toc9327901" w:history="1">
        <w:r w:rsidRPr="001052B7">
          <w:rPr>
            <w:rStyle w:val="a3"/>
            <w:noProof/>
          </w:rPr>
          <w:t>Diagram 14: Overall ER diagram</w:t>
        </w:r>
        <w:r>
          <w:rPr>
            <w:noProof/>
            <w:webHidden/>
          </w:rPr>
          <w:tab/>
        </w:r>
        <w:r>
          <w:rPr>
            <w:noProof/>
            <w:webHidden/>
          </w:rPr>
          <w:fldChar w:fldCharType="begin"/>
        </w:r>
        <w:r>
          <w:rPr>
            <w:noProof/>
            <w:webHidden/>
          </w:rPr>
          <w:instrText xml:space="preserve"> PAGEREF _Toc9327901 \h </w:instrText>
        </w:r>
        <w:r>
          <w:rPr>
            <w:noProof/>
            <w:webHidden/>
          </w:rPr>
        </w:r>
        <w:r>
          <w:rPr>
            <w:noProof/>
            <w:webHidden/>
          </w:rPr>
          <w:fldChar w:fldCharType="separate"/>
        </w:r>
        <w:r>
          <w:rPr>
            <w:noProof/>
            <w:webHidden/>
          </w:rPr>
          <w:t>34</w:t>
        </w:r>
        <w:r>
          <w:rPr>
            <w:noProof/>
            <w:webHidden/>
          </w:rPr>
          <w:fldChar w:fldCharType="end"/>
        </w:r>
      </w:hyperlink>
    </w:p>
    <w:p w14:paraId="00F684E4" w14:textId="2CB5A732" w:rsidR="00DA509A" w:rsidRDefault="00DA509A">
      <w:pPr>
        <w:pStyle w:val="af9"/>
        <w:tabs>
          <w:tab w:val="right" w:leader="dot" w:pos="9016"/>
        </w:tabs>
        <w:ind w:left="1260" w:hanging="420"/>
        <w:rPr>
          <w:noProof/>
          <w:kern w:val="2"/>
          <w:sz w:val="20"/>
          <w:szCs w:val="22"/>
        </w:rPr>
      </w:pPr>
      <w:hyperlink w:anchor="_Toc9327902" w:history="1">
        <w:r w:rsidRPr="001052B7">
          <w:rPr>
            <w:rStyle w:val="a3"/>
            <w:noProof/>
          </w:rPr>
          <w:t>Diagram 15: ER diagram, Entity, User</w:t>
        </w:r>
        <w:r>
          <w:rPr>
            <w:noProof/>
            <w:webHidden/>
          </w:rPr>
          <w:tab/>
        </w:r>
        <w:r>
          <w:rPr>
            <w:noProof/>
            <w:webHidden/>
          </w:rPr>
          <w:fldChar w:fldCharType="begin"/>
        </w:r>
        <w:r>
          <w:rPr>
            <w:noProof/>
            <w:webHidden/>
          </w:rPr>
          <w:instrText xml:space="preserve"> PAGEREF _Toc9327902 \h </w:instrText>
        </w:r>
        <w:r>
          <w:rPr>
            <w:noProof/>
            <w:webHidden/>
          </w:rPr>
        </w:r>
        <w:r>
          <w:rPr>
            <w:noProof/>
            <w:webHidden/>
          </w:rPr>
          <w:fldChar w:fldCharType="separate"/>
        </w:r>
        <w:r>
          <w:rPr>
            <w:noProof/>
            <w:webHidden/>
          </w:rPr>
          <w:t>34</w:t>
        </w:r>
        <w:r>
          <w:rPr>
            <w:noProof/>
            <w:webHidden/>
          </w:rPr>
          <w:fldChar w:fldCharType="end"/>
        </w:r>
      </w:hyperlink>
    </w:p>
    <w:p w14:paraId="0C54C51F" w14:textId="6066B29F" w:rsidR="00DA509A" w:rsidRDefault="00DA509A">
      <w:pPr>
        <w:pStyle w:val="af9"/>
        <w:tabs>
          <w:tab w:val="right" w:leader="dot" w:pos="9016"/>
        </w:tabs>
        <w:ind w:left="1260" w:hanging="420"/>
        <w:rPr>
          <w:noProof/>
          <w:kern w:val="2"/>
          <w:sz w:val="20"/>
          <w:szCs w:val="22"/>
        </w:rPr>
      </w:pPr>
      <w:hyperlink w:anchor="_Toc9327903" w:history="1">
        <w:r w:rsidRPr="001052B7">
          <w:rPr>
            <w:rStyle w:val="a3"/>
            <w:noProof/>
          </w:rPr>
          <w:t>Diagram 16: ER diagram, Entity, Bookmark</w:t>
        </w:r>
        <w:r>
          <w:rPr>
            <w:noProof/>
            <w:webHidden/>
          </w:rPr>
          <w:tab/>
        </w:r>
        <w:r>
          <w:rPr>
            <w:noProof/>
            <w:webHidden/>
          </w:rPr>
          <w:fldChar w:fldCharType="begin"/>
        </w:r>
        <w:r>
          <w:rPr>
            <w:noProof/>
            <w:webHidden/>
          </w:rPr>
          <w:instrText xml:space="preserve"> PAGEREF _Toc9327903 \h </w:instrText>
        </w:r>
        <w:r>
          <w:rPr>
            <w:noProof/>
            <w:webHidden/>
          </w:rPr>
        </w:r>
        <w:r>
          <w:rPr>
            <w:noProof/>
            <w:webHidden/>
          </w:rPr>
          <w:fldChar w:fldCharType="separate"/>
        </w:r>
        <w:r>
          <w:rPr>
            <w:noProof/>
            <w:webHidden/>
          </w:rPr>
          <w:t>35</w:t>
        </w:r>
        <w:r>
          <w:rPr>
            <w:noProof/>
            <w:webHidden/>
          </w:rPr>
          <w:fldChar w:fldCharType="end"/>
        </w:r>
      </w:hyperlink>
    </w:p>
    <w:p w14:paraId="2B1AE2C6" w14:textId="5F0554C1" w:rsidR="00DA509A" w:rsidRDefault="00DA509A">
      <w:pPr>
        <w:pStyle w:val="af9"/>
        <w:tabs>
          <w:tab w:val="right" w:leader="dot" w:pos="9016"/>
        </w:tabs>
        <w:ind w:left="1260" w:hanging="420"/>
        <w:rPr>
          <w:noProof/>
          <w:kern w:val="2"/>
          <w:sz w:val="20"/>
          <w:szCs w:val="22"/>
        </w:rPr>
      </w:pPr>
      <w:hyperlink w:anchor="_Toc9327904" w:history="1">
        <w:r w:rsidRPr="001052B7">
          <w:rPr>
            <w:rStyle w:val="a3"/>
            <w:noProof/>
          </w:rPr>
          <w:t>Diagram 17: ER diagram, Entity, Authority</w:t>
        </w:r>
        <w:r>
          <w:rPr>
            <w:noProof/>
            <w:webHidden/>
          </w:rPr>
          <w:tab/>
        </w:r>
        <w:r>
          <w:rPr>
            <w:noProof/>
            <w:webHidden/>
          </w:rPr>
          <w:fldChar w:fldCharType="begin"/>
        </w:r>
        <w:r>
          <w:rPr>
            <w:noProof/>
            <w:webHidden/>
          </w:rPr>
          <w:instrText xml:space="preserve"> PAGEREF _Toc9327904 \h </w:instrText>
        </w:r>
        <w:r>
          <w:rPr>
            <w:noProof/>
            <w:webHidden/>
          </w:rPr>
        </w:r>
        <w:r>
          <w:rPr>
            <w:noProof/>
            <w:webHidden/>
          </w:rPr>
          <w:fldChar w:fldCharType="separate"/>
        </w:r>
        <w:r>
          <w:rPr>
            <w:noProof/>
            <w:webHidden/>
          </w:rPr>
          <w:t>35</w:t>
        </w:r>
        <w:r>
          <w:rPr>
            <w:noProof/>
            <w:webHidden/>
          </w:rPr>
          <w:fldChar w:fldCharType="end"/>
        </w:r>
      </w:hyperlink>
    </w:p>
    <w:p w14:paraId="417A80DC" w14:textId="4D470BC2" w:rsidR="00DA509A" w:rsidRDefault="00DA509A">
      <w:pPr>
        <w:pStyle w:val="af9"/>
        <w:tabs>
          <w:tab w:val="right" w:leader="dot" w:pos="9016"/>
        </w:tabs>
        <w:ind w:left="1260" w:hanging="420"/>
        <w:rPr>
          <w:noProof/>
          <w:kern w:val="2"/>
          <w:sz w:val="20"/>
          <w:szCs w:val="22"/>
        </w:rPr>
      </w:pPr>
      <w:hyperlink w:anchor="_Toc9327905" w:history="1">
        <w:r w:rsidRPr="001052B7">
          <w:rPr>
            <w:rStyle w:val="a3"/>
            <w:noProof/>
          </w:rPr>
          <w:t>Diagram 18: ER diagram, Entity, Item</w:t>
        </w:r>
        <w:r>
          <w:rPr>
            <w:noProof/>
            <w:webHidden/>
          </w:rPr>
          <w:tab/>
        </w:r>
        <w:r>
          <w:rPr>
            <w:noProof/>
            <w:webHidden/>
          </w:rPr>
          <w:fldChar w:fldCharType="begin"/>
        </w:r>
        <w:r>
          <w:rPr>
            <w:noProof/>
            <w:webHidden/>
          </w:rPr>
          <w:instrText xml:space="preserve"> PAGEREF _Toc9327905 \h </w:instrText>
        </w:r>
        <w:r>
          <w:rPr>
            <w:noProof/>
            <w:webHidden/>
          </w:rPr>
        </w:r>
        <w:r>
          <w:rPr>
            <w:noProof/>
            <w:webHidden/>
          </w:rPr>
          <w:fldChar w:fldCharType="separate"/>
        </w:r>
        <w:r>
          <w:rPr>
            <w:noProof/>
            <w:webHidden/>
          </w:rPr>
          <w:t>36</w:t>
        </w:r>
        <w:r>
          <w:rPr>
            <w:noProof/>
            <w:webHidden/>
          </w:rPr>
          <w:fldChar w:fldCharType="end"/>
        </w:r>
      </w:hyperlink>
    </w:p>
    <w:p w14:paraId="13AE5F97" w14:textId="500F7C3A" w:rsidR="00DA509A" w:rsidRDefault="00DA509A">
      <w:pPr>
        <w:pStyle w:val="af9"/>
        <w:tabs>
          <w:tab w:val="right" w:leader="dot" w:pos="9016"/>
        </w:tabs>
        <w:ind w:left="1260" w:hanging="420"/>
        <w:rPr>
          <w:noProof/>
          <w:kern w:val="2"/>
          <w:sz w:val="20"/>
          <w:szCs w:val="22"/>
        </w:rPr>
      </w:pPr>
      <w:hyperlink w:anchor="_Toc9327906" w:history="1">
        <w:r w:rsidRPr="001052B7">
          <w:rPr>
            <w:rStyle w:val="a3"/>
            <w:noProof/>
          </w:rPr>
          <w:t>Diagram 19: ER diagram, Entity, Recommend Category</w:t>
        </w:r>
        <w:r>
          <w:rPr>
            <w:noProof/>
            <w:webHidden/>
          </w:rPr>
          <w:tab/>
        </w:r>
        <w:r>
          <w:rPr>
            <w:noProof/>
            <w:webHidden/>
          </w:rPr>
          <w:fldChar w:fldCharType="begin"/>
        </w:r>
        <w:r>
          <w:rPr>
            <w:noProof/>
            <w:webHidden/>
          </w:rPr>
          <w:instrText xml:space="preserve"> PAGEREF _Toc9327906 \h </w:instrText>
        </w:r>
        <w:r>
          <w:rPr>
            <w:noProof/>
            <w:webHidden/>
          </w:rPr>
        </w:r>
        <w:r>
          <w:rPr>
            <w:noProof/>
            <w:webHidden/>
          </w:rPr>
          <w:fldChar w:fldCharType="separate"/>
        </w:r>
        <w:r>
          <w:rPr>
            <w:noProof/>
            <w:webHidden/>
          </w:rPr>
          <w:t>36</w:t>
        </w:r>
        <w:r>
          <w:rPr>
            <w:noProof/>
            <w:webHidden/>
          </w:rPr>
          <w:fldChar w:fldCharType="end"/>
        </w:r>
      </w:hyperlink>
    </w:p>
    <w:p w14:paraId="2395CF9E" w14:textId="5AF729C5" w:rsidR="00DA509A" w:rsidRDefault="00DA509A">
      <w:pPr>
        <w:pStyle w:val="af9"/>
        <w:tabs>
          <w:tab w:val="right" w:leader="dot" w:pos="9016"/>
        </w:tabs>
        <w:ind w:left="1260" w:hanging="420"/>
        <w:rPr>
          <w:noProof/>
          <w:kern w:val="2"/>
          <w:sz w:val="20"/>
          <w:szCs w:val="22"/>
        </w:rPr>
      </w:pPr>
      <w:hyperlink w:anchor="_Toc9327907" w:history="1">
        <w:r w:rsidRPr="001052B7">
          <w:rPr>
            <w:rStyle w:val="a3"/>
            <w:noProof/>
          </w:rPr>
          <w:t>Diagram 20: ER diagram, Entity, Keyword</w:t>
        </w:r>
        <w:r>
          <w:rPr>
            <w:noProof/>
            <w:webHidden/>
          </w:rPr>
          <w:tab/>
        </w:r>
        <w:r>
          <w:rPr>
            <w:noProof/>
            <w:webHidden/>
          </w:rPr>
          <w:fldChar w:fldCharType="begin"/>
        </w:r>
        <w:r>
          <w:rPr>
            <w:noProof/>
            <w:webHidden/>
          </w:rPr>
          <w:instrText xml:space="preserve"> PAGEREF _Toc9327907 \h </w:instrText>
        </w:r>
        <w:r>
          <w:rPr>
            <w:noProof/>
            <w:webHidden/>
          </w:rPr>
        </w:r>
        <w:r>
          <w:rPr>
            <w:noProof/>
            <w:webHidden/>
          </w:rPr>
          <w:fldChar w:fldCharType="separate"/>
        </w:r>
        <w:r>
          <w:rPr>
            <w:noProof/>
            <w:webHidden/>
          </w:rPr>
          <w:t>37</w:t>
        </w:r>
        <w:r>
          <w:rPr>
            <w:noProof/>
            <w:webHidden/>
          </w:rPr>
          <w:fldChar w:fldCharType="end"/>
        </w:r>
      </w:hyperlink>
    </w:p>
    <w:p w14:paraId="454A96DF" w14:textId="0B62C28A" w:rsidR="00DA509A" w:rsidRDefault="00DA509A">
      <w:pPr>
        <w:pStyle w:val="af9"/>
        <w:tabs>
          <w:tab w:val="right" w:leader="dot" w:pos="9016"/>
        </w:tabs>
        <w:ind w:left="1260" w:hanging="420"/>
        <w:rPr>
          <w:noProof/>
          <w:kern w:val="2"/>
          <w:sz w:val="20"/>
          <w:szCs w:val="22"/>
        </w:rPr>
      </w:pPr>
      <w:hyperlink w:anchor="_Toc9327908" w:history="1">
        <w:r w:rsidRPr="001052B7">
          <w:rPr>
            <w:rStyle w:val="a3"/>
            <w:noProof/>
          </w:rPr>
          <w:t>Diagram 21: ER diagram, Entity, Review</w:t>
        </w:r>
        <w:r>
          <w:rPr>
            <w:noProof/>
            <w:webHidden/>
          </w:rPr>
          <w:tab/>
        </w:r>
        <w:r>
          <w:rPr>
            <w:noProof/>
            <w:webHidden/>
          </w:rPr>
          <w:fldChar w:fldCharType="begin"/>
        </w:r>
        <w:r>
          <w:rPr>
            <w:noProof/>
            <w:webHidden/>
          </w:rPr>
          <w:instrText xml:space="preserve"> PAGEREF _Toc9327908 \h </w:instrText>
        </w:r>
        <w:r>
          <w:rPr>
            <w:noProof/>
            <w:webHidden/>
          </w:rPr>
        </w:r>
        <w:r>
          <w:rPr>
            <w:noProof/>
            <w:webHidden/>
          </w:rPr>
          <w:fldChar w:fldCharType="separate"/>
        </w:r>
        <w:r>
          <w:rPr>
            <w:noProof/>
            <w:webHidden/>
          </w:rPr>
          <w:t>37</w:t>
        </w:r>
        <w:r>
          <w:rPr>
            <w:noProof/>
            <w:webHidden/>
          </w:rPr>
          <w:fldChar w:fldCharType="end"/>
        </w:r>
      </w:hyperlink>
    </w:p>
    <w:p w14:paraId="598AC4DF" w14:textId="00166812" w:rsidR="00DA509A" w:rsidRDefault="00DA509A">
      <w:pPr>
        <w:pStyle w:val="af9"/>
        <w:tabs>
          <w:tab w:val="right" w:leader="dot" w:pos="9016"/>
        </w:tabs>
        <w:ind w:left="1260" w:hanging="420"/>
        <w:rPr>
          <w:noProof/>
          <w:kern w:val="2"/>
          <w:sz w:val="20"/>
          <w:szCs w:val="22"/>
        </w:rPr>
      </w:pPr>
      <w:hyperlink w:anchor="_Toc9327909" w:history="1">
        <w:r w:rsidRPr="001052B7">
          <w:rPr>
            <w:rStyle w:val="a3"/>
            <w:noProof/>
          </w:rPr>
          <w:t>Diagram 22: ER diagram, Entity, Review Reference</w:t>
        </w:r>
        <w:r>
          <w:rPr>
            <w:noProof/>
            <w:webHidden/>
          </w:rPr>
          <w:tab/>
        </w:r>
        <w:r>
          <w:rPr>
            <w:noProof/>
            <w:webHidden/>
          </w:rPr>
          <w:fldChar w:fldCharType="begin"/>
        </w:r>
        <w:r>
          <w:rPr>
            <w:noProof/>
            <w:webHidden/>
          </w:rPr>
          <w:instrText xml:space="preserve"> PAGEREF _Toc9327909 \h </w:instrText>
        </w:r>
        <w:r>
          <w:rPr>
            <w:noProof/>
            <w:webHidden/>
          </w:rPr>
        </w:r>
        <w:r>
          <w:rPr>
            <w:noProof/>
            <w:webHidden/>
          </w:rPr>
          <w:fldChar w:fldCharType="separate"/>
        </w:r>
        <w:r>
          <w:rPr>
            <w:noProof/>
            <w:webHidden/>
          </w:rPr>
          <w:t>38</w:t>
        </w:r>
        <w:r>
          <w:rPr>
            <w:noProof/>
            <w:webHidden/>
          </w:rPr>
          <w:fldChar w:fldCharType="end"/>
        </w:r>
      </w:hyperlink>
    </w:p>
    <w:p w14:paraId="61224E6A" w14:textId="5BA1D420" w:rsidR="00D40DFB" w:rsidRPr="00D40DFB" w:rsidRDefault="00D40DFB" w:rsidP="00D40DFB">
      <w:r>
        <w:lastRenderedPageBreak/>
        <w:fldChar w:fldCharType="end"/>
      </w:r>
    </w:p>
    <w:sectPr w:rsidR="00D40DFB" w:rsidRPr="00D40DFB" w:rsidSect="00494FB9">
      <w:headerReference w:type="default" r:id="rId58"/>
      <w:footerReference w:type="default" r:id="rId59"/>
      <w:pgSz w:w="11906" w:h="16838"/>
      <w:pgMar w:top="1701" w:right="1440" w:bottom="1440" w:left="1440" w:header="851" w:footer="992" w:gutter="0"/>
      <w:cols w:space="42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4" w:author="Kim Junhyun" w:date="2019-05-21T07:10:00Z" w:initials="KJ">
    <w:p w14:paraId="012C529B" w14:textId="77777777" w:rsidR="00B24A4C" w:rsidRDefault="00B24A4C" w:rsidP="00ED229A">
      <w:pPr>
        <w:pStyle w:val="aa"/>
        <w:numPr>
          <w:ilvl w:val="0"/>
          <w:numId w:val="9"/>
        </w:numPr>
        <w:ind w:leftChars="0"/>
      </w:pPr>
      <w:r>
        <w:rPr>
          <w:rStyle w:val="afc"/>
        </w:rPr>
        <w:annotationRef/>
      </w:r>
      <w:r>
        <w:t>User [</w:t>
      </w:r>
      <w:proofErr w:type="gramStart"/>
      <w:r>
        <w:t>id(</w:t>
      </w:r>
      <w:proofErr w:type="gramEnd"/>
      <w:r>
        <w:t xml:space="preserve">PK), name, authority, </w:t>
      </w:r>
      <w:proofErr w:type="spellStart"/>
      <w:r>
        <w:t>pw_hash</w:t>
      </w:r>
      <w:proofErr w:type="spellEnd"/>
      <w:r>
        <w:t xml:space="preserve">, bookmarks(FKs), </w:t>
      </w:r>
      <w:proofErr w:type="spellStart"/>
      <w:r>
        <w:t>recommend_categories</w:t>
      </w:r>
      <w:proofErr w:type="spellEnd"/>
      <w:r>
        <w:t>(FKs)]</w:t>
      </w:r>
    </w:p>
    <w:p w14:paraId="1C69A3A2" w14:textId="77777777" w:rsidR="00B24A4C" w:rsidRDefault="00B24A4C" w:rsidP="00ED229A">
      <w:pPr>
        <w:pStyle w:val="aa"/>
        <w:numPr>
          <w:ilvl w:val="0"/>
          <w:numId w:val="9"/>
        </w:numPr>
        <w:ind w:leftChars="0"/>
      </w:pPr>
      <w:r>
        <w:t>Authority [</w:t>
      </w:r>
      <w:proofErr w:type="gramStart"/>
      <w:r>
        <w:t>id(</w:t>
      </w:r>
      <w:proofErr w:type="gramEnd"/>
      <w:r>
        <w:t>PK), name]</w:t>
      </w:r>
    </w:p>
    <w:p w14:paraId="1BB72E7C" w14:textId="77777777" w:rsidR="00B24A4C" w:rsidRDefault="00B24A4C" w:rsidP="00ED229A">
      <w:pPr>
        <w:pStyle w:val="aa"/>
        <w:numPr>
          <w:ilvl w:val="0"/>
          <w:numId w:val="9"/>
        </w:numPr>
        <w:ind w:leftChars="0"/>
      </w:pPr>
      <w:r>
        <w:t>Item [</w:t>
      </w:r>
      <w:proofErr w:type="gramStart"/>
      <w:r>
        <w:t>id(</w:t>
      </w:r>
      <w:proofErr w:type="gramEnd"/>
      <w:r>
        <w:t xml:space="preserve">PK), name, company, links, specs, reviews(FKs), </w:t>
      </w:r>
      <w:proofErr w:type="spellStart"/>
      <w:r>
        <w:t>review_scores</w:t>
      </w:r>
      <w:proofErr w:type="spellEnd"/>
      <w:r>
        <w:t xml:space="preserve">(FKs), keywords(FKs)] </w:t>
      </w:r>
    </w:p>
    <w:p w14:paraId="5D7F059A" w14:textId="77777777" w:rsidR="00B24A4C" w:rsidRDefault="00B24A4C" w:rsidP="00ED229A">
      <w:pPr>
        <w:pStyle w:val="aa"/>
        <w:numPr>
          <w:ilvl w:val="0"/>
          <w:numId w:val="9"/>
        </w:numPr>
        <w:ind w:leftChars="0"/>
      </w:pPr>
      <w:proofErr w:type="spellStart"/>
      <w:r>
        <w:t>RecommendCategory</w:t>
      </w:r>
      <w:proofErr w:type="spellEnd"/>
      <w:r>
        <w:t xml:space="preserve"> [</w:t>
      </w:r>
      <w:proofErr w:type="gramStart"/>
      <w:r>
        <w:t>id(</w:t>
      </w:r>
      <w:proofErr w:type="gramEnd"/>
      <w:r>
        <w:t>PK), name, description, keywords(FKs)]</w:t>
      </w:r>
    </w:p>
    <w:p w14:paraId="6D06D021" w14:textId="77777777" w:rsidR="00B24A4C" w:rsidRDefault="00B24A4C" w:rsidP="00ED229A">
      <w:pPr>
        <w:pStyle w:val="aa"/>
        <w:numPr>
          <w:ilvl w:val="0"/>
          <w:numId w:val="9"/>
        </w:numPr>
        <w:ind w:leftChars="0"/>
      </w:pPr>
      <w:r>
        <w:t>Bookmark [</w:t>
      </w:r>
      <w:proofErr w:type="spellStart"/>
      <w:r>
        <w:t>user_</w:t>
      </w:r>
      <w:proofErr w:type="gramStart"/>
      <w:r>
        <w:t>id</w:t>
      </w:r>
      <w:proofErr w:type="spellEnd"/>
      <w:r>
        <w:t>(</w:t>
      </w:r>
      <w:proofErr w:type="gramEnd"/>
      <w:r>
        <w:t xml:space="preserve">FK), </w:t>
      </w:r>
      <w:proofErr w:type="spellStart"/>
      <w:r>
        <w:t>item_id</w:t>
      </w:r>
      <w:proofErr w:type="spellEnd"/>
      <w:r>
        <w:t xml:space="preserve">(FK), </w:t>
      </w:r>
      <w:proofErr w:type="spellStart"/>
      <w:r>
        <w:t>add_date</w:t>
      </w:r>
      <w:proofErr w:type="spellEnd"/>
      <w:r>
        <w:t>]</w:t>
      </w:r>
    </w:p>
    <w:p w14:paraId="396B68CA" w14:textId="77777777" w:rsidR="00B24A4C" w:rsidRDefault="00B24A4C" w:rsidP="00ED229A">
      <w:pPr>
        <w:pStyle w:val="aa"/>
        <w:numPr>
          <w:ilvl w:val="0"/>
          <w:numId w:val="9"/>
        </w:numPr>
        <w:ind w:leftChars="0"/>
      </w:pPr>
      <w:r>
        <w:t>Review [</w:t>
      </w:r>
      <w:proofErr w:type="gramStart"/>
      <w:r>
        <w:t>id(</w:t>
      </w:r>
      <w:proofErr w:type="gramEnd"/>
      <w:r>
        <w:t>PK), title, author, reference(FK), content, score, importance, keywords(FKs)]</w:t>
      </w:r>
    </w:p>
    <w:p w14:paraId="689FEF50" w14:textId="77777777" w:rsidR="00B24A4C" w:rsidRDefault="00B24A4C" w:rsidP="00ED229A">
      <w:pPr>
        <w:pStyle w:val="aa"/>
        <w:numPr>
          <w:ilvl w:val="0"/>
          <w:numId w:val="9"/>
        </w:numPr>
        <w:ind w:leftChars="0"/>
      </w:pPr>
      <w:r>
        <w:rPr>
          <w:rFonts w:hint="eastAsia"/>
        </w:rPr>
        <w:t>R</w:t>
      </w:r>
      <w:r>
        <w:t>eference [</w:t>
      </w:r>
      <w:proofErr w:type="gramStart"/>
      <w:r>
        <w:t>id(</w:t>
      </w:r>
      <w:proofErr w:type="gramEnd"/>
      <w:r>
        <w:t>PK), name, link]</w:t>
      </w:r>
    </w:p>
    <w:p w14:paraId="55B1156E" w14:textId="059010CE" w:rsidR="00B24A4C" w:rsidRPr="00ED229A" w:rsidRDefault="00B24A4C">
      <w:pPr>
        <w:pStyle w:val="afd"/>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B115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B1156E" w16cid:durableId="208E22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42C78" w14:textId="77777777" w:rsidR="008227FE" w:rsidRDefault="008227FE" w:rsidP="001B695E">
      <w:pPr>
        <w:spacing w:after="0" w:line="240" w:lineRule="auto"/>
      </w:pPr>
      <w:r>
        <w:separator/>
      </w:r>
    </w:p>
  </w:endnote>
  <w:endnote w:type="continuationSeparator" w:id="0">
    <w:p w14:paraId="016A3CAD" w14:textId="77777777" w:rsidR="008227FE" w:rsidRDefault="008227FE" w:rsidP="001B695E">
      <w:pPr>
        <w:spacing w:after="0" w:line="240" w:lineRule="auto"/>
      </w:pPr>
      <w:r>
        <w:continuationSeparator/>
      </w:r>
    </w:p>
  </w:endnote>
  <w:endnote w:type="continuationNotice" w:id="1">
    <w:p w14:paraId="0273FF62" w14:textId="77777777" w:rsidR="008227FE" w:rsidRDefault="008227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940180"/>
      <w:docPartObj>
        <w:docPartGallery w:val="Page Numbers (Bottom of Page)"/>
        <w:docPartUnique/>
      </w:docPartObj>
    </w:sdtPr>
    <w:sdtContent>
      <w:p w14:paraId="64E9CC9E" w14:textId="77777777" w:rsidR="00B24A4C" w:rsidRDefault="00B24A4C">
        <w:pPr>
          <w:pStyle w:val="a5"/>
          <w:jc w:val="center"/>
        </w:pPr>
        <w:r>
          <w:fldChar w:fldCharType="begin"/>
        </w:r>
        <w:r>
          <w:instrText>PAGE   \* MERGEFORMAT</w:instrText>
        </w:r>
        <w:r>
          <w:fldChar w:fldCharType="separate"/>
        </w:r>
        <w:r>
          <w:rPr>
            <w:lang w:val="ko-KR"/>
          </w:rPr>
          <w:t>2</w:t>
        </w:r>
        <w:r>
          <w:fldChar w:fldCharType="end"/>
        </w:r>
      </w:p>
    </w:sdtContent>
  </w:sdt>
  <w:p w14:paraId="785BAACD" w14:textId="77777777" w:rsidR="00B24A4C" w:rsidRDefault="00B24A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2C60AA" w14:textId="77777777" w:rsidR="008227FE" w:rsidRDefault="008227FE" w:rsidP="001B695E">
      <w:pPr>
        <w:spacing w:after="0" w:line="240" w:lineRule="auto"/>
      </w:pPr>
      <w:r>
        <w:rPr>
          <w:rFonts w:hint="eastAsia"/>
        </w:rPr>
        <w:separator/>
      </w:r>
    </w:p>
  </w:footnote>
  <w:footnote w:type="continuationSeparator" w:id="0">
    <w:p w14:paraId="44EDFCAF" w14:textId="77777777" w:rsidR="008227FE" w:rsidRDefault="008227FE" w:rsidP="001B695E">
      <w:pPr>
        <w:spacing w:after="0" w:line="240" w:lineRule="auto"/>
      </w:pPr>
      <w:r>
        <w:continuationSeparator/>
      </w:r>
    </w:p>
  </w:footnote>
  <w:footnote w:type="continuationNotice" w:id="1">
    <w:p w14:paraId="1B40F499" w14:textId="77777777" w:rsidR="008227FE" w:rsidRDefault="008227FE">
      <w:pPr>
        <w:spacing w:after="0" w:line="240" w:lineRule="auto"/>
      </w:pPr>
    </w:p>
  </w:footnote>
  <w:footnote w:id="2">
    <w:p w14:paraId="011DF1D0" w14:textId="2B15A39D" w:rsidR="00B24A4C" w:rsidRPr="00FA2B40" w:rsidRDefault="00B24A4C" w:rsidP="00FA2B40">
      <w:pPr>
        <w:jc w:val="both"/>
      </w:pPr>
      <w:ins w:id="124" w:author="Kim Junhyun" w:date="2019-05-21T07:07:00Z">
        <w:r>
          <w:rPr>
            <w:rStyle w:val="af7"/>
          </w:rPr>
          <w:footnoteRef/>
        </w:r>
        <w:r>
          <w:t xml:space="preserve"> </w:t>
        </w:r>
        <w:proofErr w:type="spellStart"/>
        <w:r>
          <w:rPr>
            <w:rFonts w:hint="eastAsia"/>
          </w:rPr>
          <w:t>백엔드에서</w:t>
        </w:r>
        <w:proofErr w:type="spellEnd"/>
        <w:r>
          <w:rPr>
            <w:rFonts w:hint="eastAsia"/>
          </w:rPr>
          <w:t xml:space="preserve"> 사용되는 </w:t>
        </w:r>
        <w:r>
          <w:t xml:space="preserve">Item </w:t>
        </w:r>
        <w:r>
          <w:rPr>
            <w:rFonts w:hint="eastAsia"/>
          </w:rPr>
          <w:t>객체는 더 많은 a</w:t>
        </w:r>
        <w:r>
          <w:t>ttribute</w:t>
        </w:r>
        <w:r>
          <w:rPr>
            <w:rFonts w:hint="eastAsia"/>
          </w:rPr>
          <w:t>가 존재하지만,</w:t>
        </w:r>
        <w:r>
          <w:t xml:space="preserve"> AP</w:t>
        </w:r>
        <w:r>
          <w:rPr>
            <w:rFonts w:hint="eastAsia"/>
          </w:rPr>
          <w:t xml:space="preserve">I를 통해 받아오는 </w:t>
        </w:r>
        <w:r>
          <w:t xml:space="preserve">JSON </w:t>
        </w:r>
        <w:r>
          <w:rPr>
            <w:rFonts w:hint="eastAsia"/>
          </w:rPr>
          <w:t xml:space="preserve">객체에는 해당 기능에 필요한 </w:t>
        </w:r>
        <w:r>
          <w:t>attribute</w:t>
        </w:r>
        <w:r>
          <w:rPr>
            <w:rFonts w:hint="eastAsia"/>
          </w:rPr>
          <w:t xml:space="preserve">만 담겨 있다. </w:t>
        </w:r>
      </w:ins>
    </w:p>
  </w:footnote>
  <w:footnote w:id="3">
    <w:p w14:paraId="78948361" w14:textId="39100D33" w:rsidR="00B24A4C" w:rsidRPr="0044780E" w:rsidRDefault="00B24A4C">
      <w:pPr>
        <w:pStyle w:val="af6"/>
      </w:pPr>
      <w:ins w:id="161" w:author="Kim Junhyun" w:date="2019-05-21T07:07:00Z">
        <w:r>
          <w:rPr>
            <w:rStyle w:val="af7"/>
          </w:rPr>
          <w:footnoteRef/>
        </w:r>
        <w:r>
          <w:t xml:space="preserve"> </w:t>
        </w:r>
        <w:r>
          <w:rPr>
            <w:rFonts w:hint="eastAsia"/>
          </w:rPr>
          <w:t xml:space="preserve">해당 객체는 </w:t>
        </w:r>
        <w:r>
          <w:t xml:space="preserve">Vue </w:t>
        </w:r>
        <w:r>
          <w:rPr>
            <w:rFonts w:hint="eastAsia"/>
          </w:rPr>
          <w:t>프레임워크 로컬 저장소에서 자체적으로 관리하는 사용자 인증 객체로써,</w:t>
        </w:r>
        <w:r>
          <w:t xml:space="preserve"> </w:t>
        </w:r>
        <w:r>
          <w:rPr>
            <w:rFonts w:hint="eastAsia"/>
          </w:rPr>
          <w:t xml:space="preserve">모든 </w:t>
        </w:r>
        <w:proofErr w:type="spellStart"/>
        <w:r>
          <w:rPr>
            <w:rFonts w:hint="eastAsia"/>
          </w:rPr>
          <w:t>프론트엔드</w:t>
        </w:r>
        <w:proofErr w:type="spellEnd"/>
        <w:r>
          <w:rPr>
            <w:rFonts w:hint="eastAsia"/>
          </w:rPr>
          <w:t xml:space="preserve"> 컴포넌트에서 접근할 수 있다.</w:t>
        </w:r>
      </w:ins>
    </w:p>
  </w:footnote>
  <w:footnote w:id="4">
    <w:p w14:paraId="304820A8" w14:textId="664CF73F" w:rsidR="00B24A4C" w:rsidRPr="0044780E" w:rsidRDefault="00B24A4C" w:rsidP="0044780E">
      <w:ins w:id="164" w:author="Kim Junhyun" w:date="2019-05-21T07:07:00Z">
        <w:r>
          <w:rPr>
            <w:rStyle w:val="af7"/>
          </w:rPr>
          <w:footnoteRef/>
        </w:r>
        <w:r>
          <w:t xml:space="preserve"> </w:t>
        </w:r>
        <w:r>
          <w:rPr>
            <w:rFonts w:hint="eastAsia"/>
          </w:rPr>
          <w:t>R</w:t>
        </w:r>
        <w:r>
          <w:t>anking</w:t>
        </w:r>
        <w:r>
          <w:rPr>
            <w:rFonts w:hint="eastAsia"/>
          </w:rPr>
          <w:t>의 상품 객체 정의와 동일함.</w:t>
        </w:r>
      </w:ins>
    </w:p>
  </w:footnote>
  <w:footnote w:id="5">
    <w:p w14:paraId="3A019BA7" w14:textId="05A8989E" w:rsidR="00B24A4C" w:rsidRDefault="00B24A4C">
      <w:pPr>
        <w:pStyle w:val="af6"/>
      </w:pPr>
      <w:ins w:id="214" w:author="Kim Junhyun" w:date="2019-05-21T07:07:00Z">
        <w:r>
          <w:rPr>
            <w:rStyle w:val="af7"/>
          </w:rPr>
          <w:footnoteRef/>
        </w:r>
        <w:r>
          <w:t xml:space="preserve"> </w:t>
        </w:r>
        <w:r>
          <w:rPr>
            <w:rFonts w:hint="eastAsia"/>
          </w:rPr>
          <w:t>R</w:t>
        </w:r>
        <w:r>
          <w:t>ank</w:t>
        </w:r>
        <w:r>
          <w:rPr>
            <w:rFonts w:hint="eastAsia"/>
          </w:rPr>
          <w:t>의 상품 정의와 동일함</w:t>
        </w:r>
      </w:ins>
    </w:p>
  </w:footnote>
  <w:footnote w:id="6">
    <w:p w14:paraId="3A660DA6" w14:textId="3A0FF896" w:rsidR="00B24A4C" w:rsidRDefault="00B24A4C">
      <w:pPr>
        <w:pStyle w:val="af6"/>
        <w:rPr>
          <w:rFonts w:hint="eastAsia"/>
        </w:rPr>
      </w:pPr>
      <w:r>
        <w:rPr>
          <w:rStyle w:val="af7"/>
        </w:rPr>
        <w:footnoteRef/>
      </w:r>
      <w:r>
        <w:t xml:space="preserve"> Item Detail</w:t>
      </w:r>
      <w:r>
        <w:rPr>
          <w:rFonts w:hint="eastAsia"/>
        </w:rPr>
        <w:t>의 리뷰 객체 정의와 동일함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7BF0A" w14:textId="77777777" w:rsidR="00B24A4C" w:rsidRDefault="00B24A4C">
    <w:pPr>
      <w:pStyle w:val="a4"/>
    </w:pPr>
    <w:r>
      <w:ptab w:relativeTo="margin" w:alignment="center" w:leader="none"/>
    </w:r>
    <w:r>
      <w:t>Design Specification</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46B08"/>
    <w:multiLevelType w:val="hybridMultilevel"/>
    <w:tmpl w:val="3612D134"/>
    <w:lvl w:ilvl="0" w:tplc="DD0A79E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5C053ED"/>
    <w:multiLevelType w:val="hybridMultilevel"/>
    <w:tmpl w:val="5F3C17EA"/>
    <w:lvl w:ilvl="0" w:tplc="D51666F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60F0E16"/>
    <w:multiLevelType w:val="hybridMultilevel"/>
    <w:tmpl w:val="008C7792"/>
    <w:lvl w:ilvl="0" w:tplc="687CFE7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861B1A"/>
    <w:multiLevelType w:val="hybridMultilevel"/>
    <w:tmpl w:val="EB0490A0"/>
    <w:lvl w:ilvl="0" w:tplc="74FA14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E7B407B"/>
    <w:multiLevelType w:val="hybridMultilevel"/>
    <w:tmpl w:val="0A46926A"/>
    <w:lvl w:ilvl="0" w:tplc="6AF83C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0304773"/>
    <w:multiLevelType w:val="hybridMultilevel"/>
    <w:tmpl w:val="793ED19C"/>
    <w:lvl w:ilvl="0" w:tplc="2CF03D34">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6" w15:restartNumberingAfterBreak="0">
    <w:nsid w:val="16AC6D2A"/>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7542D1E"/>
    <w:multiLevelType w:val="hybridMultilevel"/>
    <w:tmpl w:val="FB1CED44"/>
    <w:lvl w:ilvl="0" w:tplc="34342F0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C715842"/>
    <w:multiLevelType w:val="hybridMultilevel"/>
    <w:tmpl w:val="61928B8E"/>
    <w:lvl w:ilvl="0" w:tplc="0D48D3C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88B0A61"/>
    <w:multiLevelType w:val="hybridMultilevel"/>
    <w:tmpl w:val="AEAA5E80"/>
    <w:lvl w:ilvl="0" w:tplc="FFFFFFFF">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A0F432F"/>
    <w:multiLevelType w:val="hybridMultilevel"/>
    <w:tmpl w:val="ACFA79B4"/>
    <w:lvl w:ilvl="0" w:tplc="F0B4B4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EC041F9"/>
    <w:multiLevelType w:val="hybridMultilevel"/>
    <w:tmpl w:val="7B9A50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3435B82"/>
    <w:multiLevelType w:val="hybridMultilevel"/>
    <w:tmpl w:val="69EC15E0"/>
    <w:lvl w:ilvl="0" w:tplc="EDBE4C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6261D68"/>
    <w:multiLevelType w:val="hybridMultilevel"/>
    <w:tmpl w:val="B46066DE"/>
    <w:lvl w:ilvl="0" w:tplc="E454F00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6" w15:restartNumberingAfterBreak="0">
    <w:nsid w:val="3B991DCA"/>
    <w:multiLevelType w:val="hybridMultilevel"/>
    <w:tmpl w:val="CB3C6F1E"/>
    <w:lvl w:ilvl="0" w:tplc="2640A7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18E22A6"/>
    <w:multiLevelType w:val="hybridMultilevel"/>
    <w:tmpl w:val="6AEEC3A4"/>
    <w:lvl w:ilvl="0" w:tplc="44A0FEE0">
      <w:start w:val="1"/>
      <w:numFmt w:val="upperLetter"/>
      <w:lvlText w:val="%1."/>
      <w:lvlJc w:val="left"/>
      <w:pPr>
        <w:ind w:left="1880" w:hanging="360"/>
      </w:pPr>
      <w:rPr>
        <w:rFonts w:hint="default"/>
      </w:rPr>
    </w:lvl>
    <w:lvl w:ilvl="1" w:tplc="04090019" w:tentative="1">
      <w:start w:val="1"/>
      <w:numFmt w:val="upperLetter"/>
      <w:lvlText w:val="%2."/>
      <w:lvlJc w:val="left"/>
      <w:pPr>
        <w:ind w:left="2320" w:hanging="400"/>
      </w:pPr>
    </w:lvl>
    <w:lvl w:ilvl="2" w:tplc="0409001B" w:tentative="1">
      <w:start w:val="1"/>
      <w:numFmt w:val="lowerRoman"/>
      <w:lvlText w:val="%3."/>
      <w:lvlJc w:val="right"/>
      <w:pPr>
        <w:ind w:left="2720" w:hanging="400"/>
      </w:pPr>
    </w:lvl>
    <w:lvl w:ilvl="3" w:tplc="0409000F" w:tentative="1">
      <w:start w:val="1"/>
      <w:numFmt w:val="decimal"/>
      <w:lvlText w:val="%4."/>
      <w:lvlJc w:val="left"/>
      <w:pPr>
        <w:ind w:left="3120" w:hanging="400"/>
      </w:pPr>
    </w:lvl>
    <w:lvl w:ilvl="4" w:tplc="04090019" w:tentative="1">
      <w:start w:val="1"/>
      <w:numFmt w:val="upperLetter"/>
      <w:lvlText w:val="%5."/>
      <w:lvlJc w:val="left"/>
      <w:pPr>
        <w:ind w:left="3520" w:hanging="400"/>
      </w:pPr>
    </w:lvl>
    <w:lvl w:ilvl="5" w:tplc="0409001B" w:tentative="1">
      <w:start w:val="1"/>
      <w:numFmt w:val="lowerRoman"/>
      <w:lvlText w:val="%6."/>
      <w:lvlJc w:val="right"/>
      <w:pPr>
        <w:ind w:left="3920" w:hanging="400"/>
      </w:pPr>
    </w:lvl>
    <w:lvl w:ilvl="6" w:tplc="0409000F" w:tentative="1">
      <w:start w:val="1"/>
      <w:numFmt w:val="decimal"/>
      <w:lvlText w:val="%7."/>
      <w:lvlJc w:val="left"/>
      <w:pPr>
        <w:ind w:left="4320" w:hanging="400"/>
      </w:pPr>
    </w:lvl>
    <w:lvl w:ilvl="7" w:tplc="04090019" w:tentative="1">
      <w:start w:val="1"/>
      <w:numFmt w:val="upperLetter"/>
      <w:lvlText w:val="%8."/>
      <w:lvlJc w:val="left"/>
      <w:pPr>
        <w:ind w:left="4720" w:hanging="400"/>
      </w:pPr>
    </w:lvl>
    <w:lvl w:ilvl="8" w:tplc="0409001B" w:tentative="1">
      <w:start w:val="1"/>
      <w:numFmt w:val="lowerRoman"/>
      <w:lvlText w:val="%9."/>
      <w:lvlJc w:val="right"/>
      <w:pPr>
        <w:ind w:left="5120" w:hanging="400"/>
      </w:pPr>
    </w:lvl>
  </w:abstractNum>
  <w:abstractNum w:abstractNumId="18" w15:restartNumberingAfterBreak="0">
    <w:nsid w:val="43072DC1"/>
    <w:multiLevelType w:val="hybridMultilevel"/>
    <w:tmpl w:val="C70EDB14"/>
    <w:lvl w:ilvl="0" w:tplc="C5EC909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4A945F4"/>
    <w:multiLevelType w:val="hybridMultilevel"/>
    <w:tmpl w:val="05BEC5A6"/>
    <w:lvl w:ilvl="0" w:tplc="B9EC34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6A14285"/>
    <w:multiLevelType w:val="hybridMultilevel"/>
    <w:tmpl w:val="5F76904A"/>
    <w:lvl w:ilvl="0" w:tplc="D97AA89E">
      <w:start w:val="1"/>
      <w:numFmt w:val="decimal"/>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1" w15:restartNumberingAfterBreak="0">
    <w:nsid w:val="5B0C25E6"/>
    <w:multiLevelType w:val="hybridMultilevel"/>
    <w:tmpl w:val="491AD100"/>
    <w:lvl w:ilvl="0" w:tplc="722C933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C642191"/>
    <w:multiLevelType w:val="hybridMultilevel"/>
    <w:tmpl w:val="FAFC3AA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C280662"/>
    <w:multiLevelType w:val="hybridMultilevel"/>
    <w:tmpl w:val="B770B4D2"/>
    <w:lvl w:ilvl="0" w:tplc="7224498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DDA012C"/>
    <w:multiLevelType w:val="hybridMultilevel"/>
    <w:tmpl w:val="3C501774"/>
    <w:lvl w:ilvl="0" w:tplc="CC14C12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70CD4064"/>
    <w:multiLevelType w:val="hybridMultilevel"/>
    <w:tmpl w:val="2858113C"/>
    <w:lvl w:ilvl="0" w:tplc="A5C0464C">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6" w15:restartNumberingAfterBreak="0">
    <w:nsid w:val="70F64F43"/>
    <w:multiLevelType w:val="hybridMultilevel"/>
    <w:tmpl w:val="7A86E4CA"/>
    <w:lvl w:ilvl="0" w:tplc="8DD49A8C">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7" w15:restartNumberingAfterBreak="0">
    <w:nsid w:val="738A3C62"/>
    <w:multiLevelType w:val="hybridMultilevel"/>
    <w:tmpl w:val="F7D67978"/>
    <w:lvl w:ilvl="0" w:tplc="5BDC6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73A54E89"/>
    <w:multiLevelType w:val="hybridMultilevel"/>
    <w:tmpl w:val="D2861D8C"/>
    <w:lvl w:ilvl="0" w:tplc="448E8AE4">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78436B13"/>
    <w:multiLevelType w:val="hybridMultilevel"/>
    <w:tmpl w:val="933E5610"/>
    <w:lvl w:ilvl="0" w:tplc="1D3E24F0">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F595944"/>
    <w:multiLevelType w:val="hybridMultilevel"/>
    <w:tmpl w:val="E2EC3B8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7FFD4E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1"/>
  </w:num>
  <w:num w:numId="2">
    <w:abstractNumId w:val="10"/>
  </w:num>
  <w:num w:numId="3">
    <w:abstractNumId w:val="13"/>
  </w:num>
  <w:num w:numId="4">
    <w:abstractNumId w:val="11"/>
  </w:num>
  <w:num w:numId="5">
    <w:abstractNumId w:val="19"/>
  </w:num>
  <w:num w:numId="6">
    <w:abstractNumId w:val="9"/>
  </w:num>
  <w:num w:numId="7">
    <w:abstractNumId w:val="14"/>
  </w:num>
  <w:num w:numId="8">
    <w:abstractNumId w:val="22"/>
  </w:num>
  <w:num w:numId="9">
    <w:abstractNumId w:val="21"/>
  </w:num>
  <w:num w:numId="10">
    <w:abstractNumId w:val="18"/>
  </w:num>
  <w:num w:numId="11">
    <w:abstractNumId w:val="7"/>
  </w:num>
  <w:num w:numId="12">
    <w:abstractNumId w:val="2"/>
  </w:num>
  <w:num w:numId="13">
    <w:abstractNumId w:val="6"/>
  </w:num>
  <w:num w:numId="14">
    <w:abstractNumId w:val="3"/>
  </w:num>
  <w:num w:numId="15">
    <w:abstractNumId w:val="30"/>
  </w:num>
  <w:num w:numId="16">
    <w:abstractNumId w:val="12"/>
  </w:num>
  <w:num w:numId="17">
    <w:abstractNumId w:val="28"/>
  </w:num>
  <w:num w:numId="18">
    <w:abstractNumId w:val="20"/>
  </w:num>
  <w:num w:numId="19">
    <w:abstractNumId w:val="25"/>
  </w:num>
  <w:num w:numId="20">
    <w:abstractNumId w:val="29"/>
  </w:num>
  <w:num w:numId="21">
    <w:abstractNumId w:val="16"/>
  </w:num>
  <w:num w:numId="22">
    <w:abstractNumId w:val="23"/>
  </w:num>
  <w:num w:numId="23">
    <w:abstractNumId w:val="4"/>
  </w:num>
  <w:num w:numId="24">
    <w:abstractNumId w:val="26"/>
  </w:num>
  <w:num w:numId="25">
    <w:abstractNumId w:val="5"/>
  </w:num>
  <w:num w:numId="26">
    <w:abstractNumId w:val="17"/>
  </w:num>
  <w:num w:numId="27">
    <w:abstractNumId w:val="27"/>
  </w:num>
  <w:num w:numId="28">
    <w:abstractNumId w:val="15"/>
  </w:num>
  <w:num w:numId="29">
    <w:abstractNumId w:val="8"/>
  </w:num>
  <w:num w:numId="30">
    <w:abstractNumId w:val="24"/>
  </w:num>
  <w:num w:numId="31">
    <w:abstractNumId w:val="0"/>
  </w:num>
  <w:num w:numId="3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Junhyun">
    <w15:presenceInfo w15:providerId="Windows Live" w15:userId="7103e8001ba08a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0AB9"/>
    <w:rsid w:val="00001A23"/>
    <w:rsid w:val="0001062A"/>
    <w:rsid w:val="0001217D"/>
    <w:rsid w:val="000142DC"/>
    <w:rsid w:val="00014F50"/>
    <w:rsid w:val="000704EA"/>
    <w:rsid w:val="00080035"/>
    <w:rsid w:val="00094FE2"/>
    <w:rsid w:val="000975D5"/>
    <w:rsid w:val="000A4C3B"/>
    <w:rsid w:val="000C69E1"/>
    <w:rsid w:val="000C7457"/>
    <w:rsid w:val="000D3CD6"/>
    <w:rsid w:val="000F039C"/>
    <w:rsid w:val="000F0A0B"/>
    <w:rsid w:val="00120992"/>
    <w:rsid w:val="001216FB"/>
    <w:rsid w:val="00122C22"/>
    <w:rsid w:val="00122F88"/>
    <w:rsid w:val="00152505"/>
    <w:rsid w:val="00163B75"/>
    <w:rsid w:val="00164E08"/>
    <w:rsid w:val="00176A40"/>
    <w:rsid w:val="00180113"/>
    <w:rsid w:val="00185D60"/>
    <w:rsid w:val="0019004C"/>
    <w:rsid w:val="001A4D6E"/>
    <w:rsid w:val="001B695E"/>
    <w:rsid w:val="001C0077"/>
    <w:rsid w:val="001C3BB1"/>
    <w:rsid w:val="001C7EAA"/>
    <w:rsid w:val="001E27BA"/>
    <w:rsid w:val="001E6905"/>
    <w:rsid w:val="001F662B"/>
    <w:rsid w:val="00212625"/>
    <w:rsid w:val="00220F34"/>
    <w:rsid w:val="00221AE1"/>
    <w:rsid w:val="00225A57"/>
    <w:rsid w:val="002311A8"/>
    <w:rsid w:val="00250E36"/>
    <w:rsid w:val="00254763"/>
    <w:rsid w:val="00267256"/>
    <w:rsid w:val="00277479"/>
    <w:rsid w:val="0028170A"/>
    <w:rsid w:val="00287E7D"/>
    <w:rsid w:val="0029494C"/>
    <w:rsid w:val="002B3E99"/>
    <w:rsid w:val="002B4458"/>
    <w:rsid w:val="002C59AC"/>
    <w:rsid w:val="002C5DC3"/>
    <w:rsid w:val="002E16DE"/>
    <w:rsid w:val="002E7808"/>
    <w:rsid w:val="002F2199"/>
    <w:rsid w:val="003112DE"/>
    <w:rsid w:val="00314426"/>
    <w:rsid w:val="00340C32"/>
    <w:rsid w:val="00344A6C"/>
    <w:rsid w:val="00355778"/>
    <w:rsid w:val="00370DF3"/>
    <w:rsid w:val="003742DC"/>
    <w:rsid w:val="0038079F"/>
    <w:rsid w:val="00380FD6"/>
    <w:rsid w:val="003876E4"/>
    <w:rsid w:val="00387829"/>
    <w:rsid w:val="003A4F5E"/>
    <w:rsid w:val="003B2EA8"/>
    <w:rsid w:val="003C6514"/>
    <w:rsid w:val="003D500D"/>
    <w:rsid w:val="003F6026"/>
    <w:rsid w:val="0041472B"/>
    <w:rsid w:val="004413AC"/>
    <w:rsid w:val="00442025"/>
    <w:rsid w:val="0044780E"/>
    <w:rsid w:val="00457D7B"/>
    <w:rsid w:val="004657A7"/>
    <w:rsid w:val="00465E09"/>
    <w:rsid w:val="00472B45"/>
    <w:rsid w:val="00482B51"/>
    <w:rsid w:val="00486182"/>
    <w:rsid w:val="00491EC3"/>
    <w:rsid w:val="00494FB9"/>
    <w:rsid w:val="00496506"/>
    <w:rsid w:val="00497037"/>
    <w:rsid w:val="004978BE"/>
    <w:rsid w:val="004B198C"/>
    <w:rsid w:val="004B2BA7"/>
    <w:rsid w:val="004B4AA6"/>
    <w:rsid w:val="004B6C8C"/>
    <w:rsid w:val="004C5146"/>
    <w:rsid w:val="004C6969"/>
    <w:rsid w:val="004F356A"/>
    <w:rsid w:val="00511361"/>
    <w:rsid w:val="00512068"/>
    <w:rsid w:val="00521552"/>
    <w:rsid w:val="00532F6F"/>
    <w:rsid w:val="0055452D"/>
    <w:rsid w:val="00556E5E"/>
    <w:rsid w:val="0056521E"/>
    <w:rsid w:val="0056636E"/>
    <w:rsid w:val="00587133"/>
    <w:rsid w:val="005A20CB"/>
    <w:rsid w:val="005A2AB5"/>
    <w:rsid w:val="005B4F63"/>
    <w:rsid w:val="005C3CB4"/>
    <w:rsid w:val="005D7B74"/>
    <w:rsid w:val="005E4B74"/>
    <w:rsid w:val="005F1B32"/>
    <w:rsid w:val="005F1DF2"/>
    <w:rsid w:val="0060528B"/>
    <w:rsid w:val="0061734C"/>
    <w:rsid w:val="00622533"/>
    <w:rsid w:val="00627DF1"/>
    <w:rsid w:val="006321F7"/>
    <w:rsid w:val="00644498"/>
    <w:rsid w:val="0064770C"/>
    <w:rsid w:val="00652E2E"/>
    <w:rsid w:val="00661F06"/>
    <w:rsid w:val="0066205F"/>
    <w:rsid w:val="00663453"/>
    <w:rsid w:val="00663810"/>
    <w:rsid w:val="00666754"/>
    <w:rsid w:val="00671033"/>
    <w:rsid w:val="00675F46"/>
    <w:rsid w:val="00676FE6"/>
    <w:rsid w:val="00677044"/>
    <w:rsid w:val="0068383C"/>
    <w:rsid w:val="00684C87"/>
    <w:rsid w:val="00686F51"/>
    <w:rsid w:val="00696713"/>
    <w:rsid w:val="006972CD"/>
    <w:rsid w:val="006A2242"/>
    <w:rsid w:val="006A729D"/>
    <w:rsid w:val="006B0CF9"/>
    <w:rsid w:val="006B6572"/>
    <w:rsid w:val="006C5A7A"/>
    <w:rsid w:val="006C5C49"/>
    <w:rsid w:val="006D16A5"/>
    <w:rsid w:val="006D4B34"/>
    <w:rsid w:val="006D5875"/>
    <w:rsid w:val="006E516B"/>
    <w:rsid w:val="006E787A"/>
    <w:rsid w:val="006F3ED8"/>
    <w:rsid w:val="00701971"/>
    <w:rsid w:val="00717A69"/>
    <w:rsid w:val="00733BE7"/>
    <w:rsid w:val="00741B71"/>
    <w:rsid w:val="00742F6B"/>
    <w:rsid w:val="0074357B"/>
    <w:rsid w:val="00756126"/>
    <w:rsid w:val="00762351"/>
    <w:rsid w:val="007641A1"/>
    <w:rsid w:val="00770278"/>
    <w:rsid w:val="00770EBB"/>
    <w:rsid w:val="00783EDD"/>
    <w:rsid w:val="007A1764"/>
    <w:rsid w:val="007A6C02"/>
    <w:rsid w:val="007B3C49"/>
    <w:rsid w:val="007C7E36"/>
    <w:rsid w:val="007D3F5B"/>
    <w:rsid w:val="007F1BB9"/>
    <w:rsid w:val="007F6838"/>
    <w:rsid w:val="007F7EE9"/>
    <w:rsid w:val="008227FE"/>
    <w:rsid w:val="00831CBF"/>
    <w:rsid w:val="00843D3A"/>
    <w:rsid w:val="00852D9B"/>
    <w:rsid w:val="00854AD4"/>
    <w:rsid w:val="00861958"/>
    <w:rsid w:val="008658CF"/>
    <w:rsid w:val="00875D39"/>
    <w:rsid w:val="008874B6"/>
    <w:rsid w:val="00891C40"/>
    <w:rsid w:val="00896FB1"/>
    <w:rsid w:val="008973A5"/>
    <w:rsid w:val="008A2E23"/>
    <w:rsid w:val="008A3705"/>
    <w:rsid w:val="008A552C"/>
    <w:rsid w:val="008C62EF"/>
    <w:rsid w:val="008D27C9"/>
    <w:rsid w:val="008E00AC"/>
    <w:rsid w:val="008E66A4"/>
    <w:rsid w:val="0092263B"/>
    <w:rsid w:val="009377AB"/>
    <w:rsid w:val="00957D95"/>
    <w:rsid w:val="00962E50"/>
    <w:rsid w:val="00963E6F"/>
    <w:rsid w:val="009B2914"/>
    <w:rsid w:val="009B4206"/>
    <w:rsid w:val="009C0BF5"/>
    <w:rsid w:val="009C334B"/>
    <w:rsid w:val="009C47D7"/>
    <w:rsid w:val="009E1621"/>
    <w:rsid w:val="009E27A8"/>
    <w:rsid w:val="009E7940"/>
    <w:rsid w:val="009F0CEC"/>
    <w:rsid w:val="009F72CD"/>
    <w:rsid w:val="00A035D0"/>
    <w:rsid w:val="00A058C3"/>
    <w:rsid w:val="00A111A1"/>
    <w:rsid w:val="00A21E63"/>
    <w:rsid w:val="00A34390"/>
    <w:rsid w:val="00A40A43"/>
    <w:rsid w:val="00A41005"/>
    <w:rsid w:val="00A6100A"/>
    <w:rsid w:val="00A62BF6"/>
    <w:rsid w:val="00A82E3C"/>
    <w:rsid w:val="00AA422E"/>
    <w:rsid w:val="00AA5BF9"/>
    <w:rsid w:val="00AB1625"/>
    <w:rsid w:val="00AB3796"/>
    <w:rsid w:val="00AC182D"/>
    <w:rsid w:val="00AD34CE"/>
    <w:rsid w:val="00AD36B3"/>
    <w:rsid w:val="00B24A4C"/>
    <w:rsid w:val="00B317E0"/>
    <w:rsid w:val="00B334EB"/>
    <w:rsid w:val="00B3620B"/>
    <w:rsid w:val="00B362D2"/>
    <w:rsid w:val="00B368B1"/>
    <w:rsid w:val="00B42D05"/>
    <w:rsid w:val="00B465B7"/>
    <w:rsid w:val="00B500A4"/>
    <w:rsid w:val="00B77A70"/>
    <w:rsid w:val="00B80643"/>
    <w:rsid w:val="00B82651"/>
    <w:rsid w:val="00B85392"/>
    <w:rsid w:val="00BA3C34"/>
    <w:rsid w:val="00BD0AB2"/>
    <w:rsid w:val="00BE4E22"/>
    <w:rsid w:val="00C00D51"/>
    <w:rsid w:val="00C07904"/>
    <w:rsid w:val="00C1122B"/>
    <w:rsid w:val="00C30473"/>
    <w:rsid w:val="00C308A5"/>
    <w:rsid w:val="00C3354E"/>
    <w:rsid w:val="00C754DF"/>
    <w:rsid w:val="00C82271"/>
    <w:rsid w:val="00C979F5"/>
    <w:rsid w:val="00CA6C20"/>
    <w:rsid w:val="00CB77C2"/>
    <w:rsid w:val="00CC4153"/>
    <w:rsid w:val="00CD6E74"/>
    <w:rsid w:val="00CF0FA4"/>
    <w:rsid w:val="00D12E24"/>
    <w:rsid w:val="00D146CA"/>
    <w:rsid w:val="00D235F1"/>
    <w:rsid w:val="00D25B17"/>
    <w:rsid w:val="00D40DFB"/>
    <w:rsid w:val="00D47B79"/>
    <w:rsid w:val="00D5543C"/>
    <w:rsid w:val="00D81894"/>
    <w:rsid w:val="00D87204"/>
    <w:rsid w:val="00DA13C2"/>
    <w:rsid w:val="00DA509A"/>
    <w:rsid w:val="00DA5A42"/>
    <w:rsid w:val="00DB4ABE"/>
    <w:rsid w:val="00DE449C"/>
    <w:rsid w:val="00DF2CB2"/>
    <w:rsid w:val="00DF3E07"/>
    <w:rsid w:val="00E153CC"/>
    <w:rsid w:val="00E1588F"/>
    <w:rsid w:val="00E25835"/>
    <w:rsid w:val="00E30AB7"/>
    <w:rsid w:val="00E348B3"/>
    <w:rsid w:val="00E37D4E"/>
    <w:rsid w:val="00E41EF3"/>
    <w:rsid w:val="00E45D76"/>
    <w:rsid w:val="00E556F1"/>
    <w:rsid w:val="00E77A13"/>
    <w:rsid w:val="00E86527"/>
    <w:rsid w:val="00E95912"/>
    <w:rsid w:val="00E95AA9"/>
    <w:rsid w:val="00E96EED"/>
    <w:rsid w:val="00EA064C"/>
    <w:rsid w:val="00EA12AD"/>
    <w:rsid w:val="00EA1C9B"/>
    <w:rsid w:val="00EA2BA7"/>
    <w:rsid w:val="00EC0749"/>
    <w:rsid w:val="00EC6347"/>
    <w:rsid w:val="00ED1AFA"/>
    <w:rsid w:val="00ED1B29"/>
    <w:rsid w:val="00ED229A"/>
    <w:rsid w:val="00ED74B6"/>
    <w:rsid w:val="00EE14D9"/>
    <w:rsid w:val="00EE26BA"/>
    <w:rsid w:val="00EE2DFE"/>
    <w:rsid w:val="00EE48DC"/>
    <w:rsid w:val="00F00C97"/>
    <w:rsid w:val="00F05FBC"/>
    <w:rsid w:val="00F27BC3"/>
    <w:rsid w:val="00F33D12"/>
    <w:rsid w:val="00F50BD0"/>
    <w:rsid w:val="00F576BF"/>
    <w:rsid w:val="00F7156A"/>
    <w:rsid w:val="00F72E4B"/>
    <w:rsid w:val="00F76E87"/>
    <w:rsid w:val="00F90967"/>
    <w:rsid w:val="00FA2B40"/>
    <w:rsid w:val="00FA31CA"/>
    <w:rsid w:val="00FA4BC2"/>
    <w:rsid w:val="00FB1225"/>
    <w:rsid w:val="00FC0E6D"/>
    <w:rsid w:val="00FD5E43"/>
    <w:rsid w:val="00FF17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B0609B"/>
  <w15:chartTrackingRefBased/>
  <w15:docId w15:val="{093F4204-803D-4B30-90CF-E002C4936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AD34CE"/>
    <w:pPr>
      <w:keepNext/>
      <w:keepLines/>
      <w:spacing w:before="80" w:after="0"/>
      <w:outlineLvl w:val="3"/>
    </w:pPr>
    <w:rPr>
      <w:rFonts w:asciiTheme="majorHAnsi" w:eastAsiaTheme="majorEastAsia" w:hAnsiTheme="majorHAnsi" w:cstheme="majorBidi"/>
      <w:iCs/>
      <w:sz w:val="22"/>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EC6347"/>
    <w:pPr>
      <w:tabs>
        <w:tab w:val="right" w:leader="dot" w:pos="9016"/>
      </w:tabs>
    </w:pPr>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styleId="ac">
    <w:name w:val="Unresolved Mention"/>
    <w:basedOn w:val="a0"/>
    <w:uiPriority w:val="99"/>
    <w:semiHidden/>
    <w:unhideWhenUsed/>
    <w:rsid w:val="00CA6C20"/>
    <w:rPr>
      <w:color w:val="605E5C"/>
      <w:shd w:val="clear" w:color="auto" w:fill="E1DFDD"/>
    </w:rPr>
  </w:style>
  <w:style w:type="character" w:customStyle="1" w:styleId="4Char">
    <w:name w:val="제목 4 Char"/>
    <w:basedOn w:val="a0"/>
    <w:link w:val="4"/>
    <w:uiPriority w:val="9"/>
    <w:rsid w:val="00AD34CE"/>
    <w:rPr>
      <w:rFonts w:asciiTheme="majorHAnsi" w:eastAsiaTheme="majorEastAsia" w:hAnsiTheme="majorHAnsi" w:cstheme="majorBidi"/>
      <w:iCs/>
      <w:sz w:val="22"/>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character" w:styleId="ad">
    <w:name w:val="Strong"/>
    <w:basedOn w:val="a0"/>
    <w:uiPriority w:val="22"/>
    <w:qFormat/>
    <w:rsid w:val="00671033"/>
    <w:rPr>
      <w:b/>
      <w:bCs/>
    </w:rPr>
  </w:style>
  <w:style w:type="character" w:styleId="ae">
    <w:name w:val="Emphasis"/>
    <w:basedOn w:val="a0"/>
    <w:uiPriority w:val="20"/>
    <w:qFormat/>
    <w:rsid w:val="00671033"/>
    <w:rPr>
      <w:i/>
      <w:iCs/>
      <w:color w:val="000000" w:themeColor="text1"/>
    </w:rPr>
  </w:style>
  <w:style w:type="paragraph" w:styleId="af">
    <w:name w:val="No Spacing"/>
    <w:uiPriority w:val="1"/>
    <w:qFormat/>
    <w:rsid w:val="00671033"/>
    <w:pPr>
      <w:spacing w:after="0" w:line="240" w:lineRule="auto"/>
    </w:pPr>
  </w:style>
  <w:style w:type="paragraph" w:styleId="af0">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0"/>
    <w:uiPriority w:val="29"/>
    <w:rsid w:val="00671033"/>
    <w:rPr>
      <w:i/>
      <w:iCs/>
      <w:color w:val="7B7B7B" w:themeColor="accent3" w:themeShade="BF"/>
      <w:sz w:val="24"/>
      <w:szCs w:val="24"/>
    </w:rPr>
  </w:style>
  <w:style w:type="paragraph" w:styleId="af1">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4">
    <w:name w:val="강한 인용 Char"/>
    <w:basedOn w:val="a0"/>
    <w:link w:val="af1"/>
    <w:uiPriority w:val="30"/>
    <w:rsid w:val="00671033"/>
    <w:rPr>
      <w:rFonts w:asciiTheme="majorHAnsi" w:eastAsiaTheme="majorEastAsia" w:hAnsiTheme="majorHAnsi" w:cstheme="majorBidi"/>
      <w:caps/>
      <w:color w:val="2F5496" w:themeColor="accent1" w:themeShade="BF"/>
      <w:sz w:val="28"/>
      <w:szCs w:val="28"/>
    </w:rPr>
  </w:style>
  <w:style w:type="character" w:styleId="af2">
    <w:name w:val="Subtle Emphasis"/>
    <w:basedOn w:val="a0"/>
    <w:uiPriority w:val="19"/>
    <w:qFormat/>
    <w:rsid w:val="00671033"/>
    <w:rPr>
      <w:i/>
      <w:iCs/>
      <w:color w:val="595959" w:themeColor="text1" w:themeTint="A6"/>
    </w:rPr>
  </w:style>
  <w:style w:type="character" w:styleId="af3">
    <w:name w:val="Intense Emphasis"/>
    <w:basedOn w:val="a0"/>
    <w:uiPriority w:val="21"/>
    <w:qFormat/>
    <w:rsid w:val="00671033"/>
    <w:rPr>
      <w:b/>
      <w:bCs/>
      <w:i/>
      <w:iCs/>
      <w:color w:val="auto"/>
    </w:rPr>
  </w:style>
  <w:style w:type="character" w:styleId="af4">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5">
    <w:name w:val="Intense Reference"/>
    <w:basedOn w:val="a0"/>
    <w:uiPriority w:val="32"/>
    <w:qFormat/>
    <w:rsid w:val="00671033"/>
    <w:rPr>
      <w:b/>
      <w:bCs/>
      <w:caps w:val="0"/>
      <w:smallCaps/>
      <w:color w:val="auto"/>
      <w:spacing w:val="0"/>
      <w:u w:val="single"/>
    </w:rPr>
  </w:style>
  <w:style w:type="table" w:styleId="2-1">
    <w:name w:val="Grid Table 2 Accent 1"/>
    <w:basedOn w:val="a1"/>
    <w:uiPriority w:val="47"/>
    <w:rsid w:val="0067103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6710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f6">
    <w:name w:val="footnote text"/>
    <w:basedOn w:val="a"/>
    <w:link w:val="Char5"/>
    <w:uiPriority w:val="99"/>
    <w:semiHidden/>
    <w:unhideWhenUsed/>
    <w:rsid w:val="00277479"/>
    <w:pPr>
      <w:snapToGrid w:val="0"/>
    </w:pPr>
  </w:style>
  <w:style w:type="character" w:customStyle="1" w:styleId="Char5">
    <w:name w:val="각주 텍스트 Char"/>
    <w:basedOn w:val="a0"/>
    <w:link w:val="af6"/>
    <w:uiPriority w:val="99"/>
    <w:semiHidden/>
    <w:rsid w:val="00277479"/>
  </w:style>
  <w:style w:type="character" w:styleId="af7">
    <w:name w:val="footnote reference"/>
    <w:basedOn w:val="a0"/>
    <w:uiPriority w:val="99"/>
    <w:semiHidden/>
    <w:unhideWhenUsed/>
    <w:rsid w:val="00277479"/>
    <w:rPr>
      <w:vertAlign w:val="superscript"/>
    </w:rPr>
  </w:style>
  <w:style w:type="paragraph" w:styleId="af8">
    <w:name w:val="Bibliography"/>
    <w:basedOn w:val="a"/>
    <w:next w:val="a"/>
    <w:uiPriority w:val="37"/>
    <w:unhideWhenUsed/>
    <w:rsid w:val="007C7E36"/>
  </w:style>
  <w:style w:type="paragraph" w:styleId="af9">
    <w:name w:val="table of figures"/>
    <w:basedOn w:val="a"/>
    <w:next w:val="a"/>
    <w:uiPriority w:val="99"/>
    <w:unhideWhenUsed/>
    <w:rsid w:val="007F6838"/>
    <w:pPr>
      <w:ind w:leftChars="400" w:left="400" w:hangingChars="200" w:hanging="200"/>
    </w:pPr>
  </w:style>
  <w:style w:type="table" w:styleId="4-3">
    <w:name w:val="List Table 4 Accent 3"/>
    <w:basedOn w:val="a1"/>
    <w:uiPriority w:val="49"/>
    <w:rsid w:val="00EA1C9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0">
    <w:name w:val="toc 4"/>
    <w:basedOn w:val="a"/>
    <w:next w:val="a"/>
    <w:autoRedefine/>
    <w:uiPriority w:val="39"/>
    <w:unhideWhenUsed/>
    <w:rsid w:val="00BE4E22"/>
    <w:pPr>
      <w:ind w:leftChars="600" w:left="1275"/>
    </w:pPr>
  </w:style>
  <w:style w:type="paragraph" w:styleId="afa">
    <w:name w:val="Balloon Text"/>
    <w:basedOn w:val="a"/>
    <w:link w:val="Char6"/>
    <w:uiPriority w:val="99"/>
    <w:semiHidden/>
    <w:unhideWhenUsed/>
    <w:rsid w:val="00EE26BA"/>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EE26BA"/>
    <w:rPr>
      <w:rFonts w:asciiTheme="majorHAnsi" w:eastAsiaTheme="majorEastAsia" w:hAnsiTheme="majorHAnsi" w:cstheme="majorBidi"/>
      <w:sz w:val="18"/>
      <w:szCs w:val="18"/>
    </w:rPr>
  </w:style>
  <w:style w:type="paragraph" w:styleId="afb">
    <w:name w:val="Revision"/>
    <w:hidden/>
    <w:uiPriority w:val="99"/>
    <w:semiHidden/>
    <w:rsid w:val="008973A5"/>
    <w:pPr>
      <w:spacing w:after="0" w:line="240" w:lineRule="auto"/>
    </w:pPr>
  </w:style>
  <w:style w:type="character" w:styleId="afc">
    <w:name w:val="annotation reference"/>
    <w:basedOn w:val="a0"/>
    <w:uiPriority w:val="99"/>
    <w:semiHidden/>
    <w:unhideWhenUsed/>
    <w:rsid w:val="00ED229A"/>
    <w:rPr>
      <w:sz w:val="18"/>
      <w:szCs w:val="18"/>
    </w:rPr>
  </w:style>
  <w:style w:type="paragraph" w:styleId="afd">
    <w:name w:val="annotation text"/>
    <w:basedOn w:val="a"/>
    <w:link w:val="Char7"/>
    <w:uiPriority w:val="99"/>
    <w:semiHidden/>
    <w:unhideWhenUsed/>
    <w:rsid w:val="00ED229A"/>
  </w:style>
  <w:style w:type="character" w:customStyle="1" w:styleId="Char7">
    <w:name w:val="메모 텍스트 Char"/>
    <w:basedOn w:val="a0"/>
    <w:link w:val="afd"/>
    <w:uiPriority w:val="99"/>
    <w:semiHidden/>
    <w:rsid w:val="00ED229A"/>
  </w:style>
  <w:style w:type="paragraph" w:styleId="afe">
    <w:name w:val="annotation subject"/>
    <w:basedOn w:val="afd"/>
    <w:next w:val="afd"/>
    <w:link w:val="Char8"/>
    <w:uiPriority w:val="99"/>
    <w:semiHidden/>
    <w:unhideWhenUsed/>
    <w:rsid w:val="00ED229A"/>
    <w:rPr>
      <w:b/>
      <w:bCs/>
    </w:rPr>
  </w:style>
  <w:style w:type="character" w:customStyle="1" w:styleId="Char8">
    <w:name w:val="메모 주제 Char"/>
    <w:basedOn w:val="Char7"/>
    <w:link w:val="afe"/>
    <w:uiPriority w:val="99"/>
    <w:semiHidden/>
    <w:rsid w:val="00ED22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76994197">
      <w:bodyDiv w:val="1"/>
      <w:marLeft w:val="0"/>
      <w:marRight w:val="0"/>
      <w:marTop w:val="0"/>
      <w:marBottom w:val="0"/>
      <w:divBdr>
        <w:top w:val="none" w:sz="0" w:space="0" w:color="auto"/>
        <w:left w:val="none" w:sz="0" w:space="0" w:color="auto"/>
        <w:bottom w:val="none" w:sz="0" w:space="0" w:color="auto"/>
        <w:right w:val="none" w:sz="0" w:space="0" w:color="auto"/>
      </w:divBdr>
      <w:divsChild>
        <w:div w:id="4942301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58213237">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34333310">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3255100">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78125655">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ko.wikipedia.org/wiki/%EB%B3%80%EC%88%98" TargetMode="External"/><Relationship Id="rId21" Type="http://schemas.openxmlformats.org/officeDocument/2006/relationships/image" Target="media/image14.png"/><Relationship Id="rId34" Type="http://schemas.openxmlformats.org/officeDocument/2006/relationships/hyperlink" Target="https://ko.wikipedia.org/wiki/Ajax"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hyperlink" Target="https://ko.wikipedia.org/w/index.php?title=%EC%86%8D%EC%84%B1-%EA%B0%92_%EC%8C%8D&amp;action=edit&amp;redlink=1" TargetMode="External"/><Relationship Id="rId37" Type="http://schemas.openxmlformats.org/officeDocument/2006/relationships/hyperlink" Target="https://ko.wikipedia.org/wiki/%EC%9D%B8%ED%84%B0%EB%84%B7"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1.xm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ko.wikipedia.org/wiki/XML"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yperlink" Target="https://ko.wikipedia.org/wiki/%EA%B0%9C%EB%B0%A9%ED%98%95_%ED%91%9C%EC%A4%80" TargetMode="External"/><Relationship Id="rId38" Type="http://schemas.openxmlformats.org/officeDocument/2006/relationships/hyperlink" Target="https://ko.wikipedia.org/wiki/%EC%BB%B4%ED%93%A8%ED%84%B0_%ED%94%84%EB%A1%9C%EA%B7%B8%EB%9E%A8" TargetMode="External"/><Relationship Id="rId46" Type="http://schemas.openxmlformats.org/officeDocument/2006/relationships/image" Target="media/image2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8.jpeg"/><Relationship Id="rId36" Type="http://schemas.openxmlformats.org/officeDocument/2006/relationships/hyperlink" Target="https://ko.wikipedia.org/wiki/Ajax"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ko.wikipedia.org/wiki/JSON"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김윤미17</b:Tag>
    <b:SourceType>Report</b:SourceType>
    <b:Guid>{B5A9B450-BADA-445B-82E0-457BA18C0F2D}</b:Guid>
    <b:Author>
      <b:Author>
        <b:NameList>
          <b:Person>
            <b:Last>김</b:Last>
            <b:First>윤미</b:First>
          </b:Person>
          <b:Person>
            <b:Last>채</b:Last>
            <b:First>선애</b:First>
          </b:Person>
          <b:Person>
            <b:Last>송</b:Last>
            <b:First>으뜸</b:First>
          </b:Person>
          <b:Person>
            <b:Last>윤</b:Last>
            <b:First>덕환</b:First>
          </b:Person>
        </b:NameList>
      </b:Author>
    </b:Author>
    <b:Title>2017 소비자 리뷰 영향력 조사</b:Title>
    <b:Year>2017</b:Year>
    <b:Publisher>리서치보고서</b:Publisher>
    <b:Pages>1-28</b:Pages>
    <b:RefOrder>2</b:RefOrder>
  </b:Source>
  <b:Source>
    <b:Tag>김영은18</b:Tag>
    <b:SourceType>DocumentFromInternetSite</b:SourceType>
    <b:Guid>{B645889A-1D4B-4E0C-938E-E358013EADDC}</b:Guid>
    <b:Title>온라인쇼핑 거래액 추이</b:Title>
    <b:Year>2018</b:Year>
    <b:Author>
      <b:Author>
        <b:NameList>
          <b:Person>
            <b:Last>김</b:Last>
            <b:First>영은</b:First>
          </b:Person>
        </b:NameList>
      </b:Author>
    </b:Author>
    <b:InternetSiteTitle>연합뉴스</b:InternetSiteTitle>
    <b:Month>05</b:Month>
    <b:Day>03</b:Day>
    <b:URL>https://www.yna.co.kr/view/GYH20180503001700044</b:URL>
    <b:RefOrder>1</b:RefOrder>
  </b:Source>
</b:Sources>
</file>

<file path=customXml/itemProps1.xml><?xml version="1.0" encoding="utf-8"?>
<ds:datastoreItem xmlns:ds="http://schemas.openxmlformats.org/officeDocument/2006/customXml" ds:itemID="{760B8FD0-1AA9-42EF-BBF2-51D298FDD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52</Pages>
  <Words>4417</Words>
  <Characters>25182</Characters>
  <Application>Microsoft Office Word</Application>
  <DocSecurity>0</DocSecurity>
  <Lines>209</Lines>
  <Paragraphs>59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Kim Junhyun</cp:lastModifiedBy>
  <cp:revision>26</cp:revision>
  <dcterms:created xsi:type="dcterms:W3CDTF">2019-05-20T15:11:00Z</dcterms:created>
  <dcterms:modified xsi:type="dcterms:W3CDTF">2019-05-21T02:20:00Z</dcterms:modified>
</cp:coreProperties>
</file>