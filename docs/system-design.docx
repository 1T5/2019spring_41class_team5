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00418" w14:textId="77777777" w:rsidR="0092263B" w:rsidRPr="00A058C3" w:rsidRDefault="0092263B" w:rsidP="003742DC">
      <w:pPr>
        <w:pStyle w:val="a7"/>
        <w:rPr>
          <w:rStyle w:val="a9"/>
        </w:rPr>
      </w:pPr>
      <w:r w:rsidRPr="00A058C3">
        <w:rPr>
          <w:rStyle w:val="a9"/>
        </w:rPr>
        <w:t>Dealistic</w:t>
      </w:r>
    </w:p>
    <w:p w14:paraId="6B3A06ED" w14:textId="77777777" w:rsidR="0092263B" w:rsidRPr="00A058C3" w:rsidRDefault="007F1BB9" w:rsidP="003742DC">
      <w:pPr>
        <w:pStyle w:val="a8"/>
        <w:rPr>
          <w:rStyle w:val="a9"/>
        </w:rPr>
      </w:pPr>
      <w:r>
        <w:rPr>
          <w:rStyle w:val="a9"/>
          <w:rFonts w:hint="eastAsia"/>
        </w:rPr>
        <w:t>D</w:t>
      </w:r>
      <w:r>
        <w:rPr>
          <w:rStyle w:val="a9"/>
        </w:rPr>
        <w:t xml:space="preserve">esign </w:t>
      </w:r>
      <w:r w:rsidR="0092263B" w:rsidRPr="00A058C3">
        <w:rPr>
          <w:rStyle w:val="a9"/>
        </w:rPr>
        <w:t>Specification</w:t>
      </w:r>
    </w:p>
    <w:p w14:paraId="2C2895D4" w14:textId="77777777" w:rsidR="003742DC" w:rsidRDefault="003742DC" w:rsidP="0092263B">
      <w:pPr>
        <w:jc w:val="center"/>
      </w:pPr>
    </w:p>
    <w:p w14:paraId="2C08B6DD" w14:textId="77777777" w:rsidR="006E787A" w:rsidRDefault="006E787A" w:rsidP="0092263B">
      <w:pPr>
        <w:jc w:val="center"/>
      </w:pPr>
    </w:p>
    <w:p w14:paraId="655C15BF" w14:textId="77777777" w:rsidR="003742DC" w:rsidRDefault="00671033" w:rsidP="006E787A">
      <w:pPr>
        <w:jc w:val="center"/>
      </w:pPr>
      <w:r w:rsidRPr="00671033">
        <w:rPr>
          <w:noProof/>
        </w:rPr>
        <w:drawing>
          <wp:inline distT="0" distB="0" distL="0" distR="0" wp14:anchorId="7C2733D6" wp14:editId="06FC9833">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18BB3BF2" w14:textId="77777777" w:rsidR="006E787A" w:rsidRDefault="006E787A" w:rsidP="0092263B">
      <w:pPr>
        <w:jc w:val="center"/>
      </w:pPr>
    </w:p>
    <w:p w14:paraId="61F77A8B" w14:textId="77777777" w:rsidR="006E787A" w:rsidRDefault="006E787A" w:rsidP="0092263B">
      <w:pPr>
        <w:jc w:val="center"/>
      </w:pPr>
    </w:p>
    <w:p w14:paraId="6E251935" w14:textId="77777777"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14:paraId="7B093056"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4509FB" w14:textId="77777777" w:rsidR="003742DC" w:rsidRDefault="0092263B" w:rsidP="00671033">
            <w:pPr>
              <w:jc w:val="center"/>
            </w:pPr>
            <w:r>
              <w:br w:type="page"/>
            </w:r>
            <w:r w:rsidR="00671033">
              <w:t>Student Number</w:t>
            </w:r>
          </w:p>
        </w:tc>
        <w:tc>
          <w:tcPr>
            <w:tcW w:w="4508" w:type="dxa"/>
          </w:tcPr>
          <w:p w14:paraId="139CA240"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5E91B288"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905133" w14:textId="77777777" w:rsidR="003742DC" w:rsidRDefault="00671033" w:rsidP="00671033">
            <w:pPr>
              <w:jc w:val="center"/>
            </w:pPr>
            <w:r>
              <w:t>2014312794</w:t>
            </w:r>
          </w:p>
        </w:tc>
        <w:tc>
          <w:tcPr>
            <w:tcW w:w="4508" w:type="dxa"/>
          </w:tcPr>
          <w:p w14:paraId="7D87D20A"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7661EDB7"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67AF0A3" w14:textId="77777777" w:rsidR="003742DC" w:rsidRDefault="003742DC" w:rsidP="00671033">
            <w:pPr>
              <w:jc w:val="center"/>
            </w:pPr>
          </w:p>
        </w:tc>
        <w:tc>
          <w:tcPr>
            <w:tcW w:w="4508" w:type="dxa"/>
          </w:tcPr>
          <w:p w14:paraId="056E5FE8"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3A062E1C"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98CA7" w14:textId="77777777" w:rsidR="003742DC" w:rsidRDefault="003742DC" w:rsidP="00671033">
            <w:pPr>
              <w:jc w:val="center"/>
            </w:pPr>
          </w:p>
        </w:tc>
        <w:tc>
          <w:tcPr>
            <w:tcW w:w="4508" w:type="dxa"/>
          </w:tcPr>
          <w:p w14:paraId="0BC5B039"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0DD18A52"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A23B2E1" w14:textId="77777777" w:rsidR="003742DC" w:rsidRDefault="003742DC" w:rsidP="00671033">
            <w:pPr>
              <w:jc w:val="center"/>
            </w:pPr>
          </w:p>
        </w:tc>
        <w:tc>
          <w:tcPr>
            <w:tcW w:w="4508" w:type="dxa"/>
          </w:tcPr>
          <w:p w14:paraId="669218E2"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5349FAAE"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B414B3" w14:textId="77777777" w:rsidR="00671033" w:rsidRDefault="00671033" w:rsidP="00671033">
            <w:pPr>
              <w:jc w:val="center"/>
            </w:pPr>
          </w:p>
        </w:tc>
        <w:tc>
          <w:tcPr>
            <w:tcW w:w="4508" w:type="dxa"/>
          </w:tcPr>
          <w:p w14:paraId="298AF79D"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5822CB56"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49DF922F" w14:textId="77777777" w:rsidR="00FF17A4" w:rsidRDefault="000F039C">
          <w:pPr>
            <w:pStyle w:val="TOC"/>
          </w:pPr>
          <w:proofErr w:type="spellStart"/>
          <w:r>
            <w:rPr>
              <w:lang w:val="ko-KR"/>
            </w:rPr>
            <w:t>Content</w:t>
          </w:r>
          <w:r w:rsidR="00E348B3">
            <w:rPr>
              <w:lang w:val="ko-KR"/>
            </w:rPr>
            <w:t>s</w:t>
          </w:r>
          <w:proofErr w:type="spellEnd"/>
        </w:p>
        <w:p w14:paraId="35234946" w14:textId="1BC610E2" w:rsidR="00624446" w:rsidRDefault="00AD34CE">
          <w:pPr>
            <w:pStyle w:val="10"/>
            <w:rPr>
              <w:noProof/>
              <w:kern w:val="2"/>
              <w:sz w:val="20"/>
              <w:szCs w:val="22"/>
            </w:rPr>
          </w:pPr>
          <w:r>
            <w:fldChar w:fldCharType="begin"/>
          </w:r>
          <w:r>
            <w:instrText xml:space="preserve"> TOC \o "1-4" \h \z \u </w:instrText>
          </w:r>
          <w:r>
            <w:fldChar w:fldCharType="separate"/>
          </w:r>
          <w:hyperlink w:anchor="_Toc9467788" w:history="1">
            <w:r w:rsidR="00624446" w:rsidRPr="00944B47">
              <w:rPr>
                <w:rStyle w:val="a3"/>
                <w:noProof/>
              </w:rPr>
              <w:t>Preface</w:t>
            </w:r>
            <w:r w:rsidR="00624446">
              <w:rPr>
                <w:noProof/>
                <w:webHidden/>
              </w:rPr>
              <w:tab/>
            </w:r>
            <w:r w:rsidR="00624446">
              <w:rPr>
                <w:noProof/>
                <w:webHidden/>
              </w:rPr>
              <w:fldChar w:fldCharType="begin"/>
            </w:r>
            <w:r w:rsidR="00624446">
              <w:rPr>
                <w:noProof/>
                <w:webHidden/>
              </w:rPr>
              <w:instrText xml:space="preserve"> PAGEREF _Toc9467788 \h </w:instrText>
            </w:r>
            <w:r w:rsidR="00624446">
              <w:rPr>
                <w:noProof/>
                <w:webHidden/>
              </w:rPr>
            </w:r>
            <w:r w:rsidR="00624446">
              <w:rPr>
                <w:noProof/>
                <w:webHidden/>
              </w:rPr>
              <w:fldChar w:fldCharType="separate"/>
            </w:r>
            <w:r w:rsidR="00624446">
              <w:rPr>
                <w:noProof/>
                <w:webHidden/>
              </w:rPr>
              <w:t>7</w:t>
            </w:r>
            <w:r w:rsidR="00624446">
              <w:rPr>
                <w:noProof/>
                <w:webHidden/>
              </w:rPr>
              <w:fldChar w:fldCharType="end"/>
            </w:r>
          </w:hyperlink>
        </w:p>
        <w:p w14:paraId="25BED30E" w14:textId="33927D0B" w:rsidR="00624446" w:rsidRDefault="003E509B">
          <w:pPr>
            <w:pStyle w:val="20"/>
            <w:tabs>
              <w:tab w:val="right" w:leader="dot" w:pos="9016"/>
            </w:tabs>
            <w:ind w:left="420"/>
            <w:rPr>
              <w:noProof/>
              <w:kern w:val="2"/>
              <w:sz w:val="20"/>
              <w:szCs w:val="22"/>
            </w:rPr>
          </w:pPr>
          <w:hyperlink w:anchor="_Toc9467789" w:history="1">
            <w:r w:rsidR="00624446" w:rsidRPr="00944B47">
              <w:rPr>
                <w:rStyle w:val="a3"/>
                <w:noProof/>
              </w:rPr>
              <w:t>Readership</w:t>
            </w:r>
            <w:r w:rsidR="00624446">
              <w:rPr>
                <w:noProof/>
                <w:webHidden/>
              </w:rPr>
              <w:tab/>
            </w:r>
            <w:r w:rsidR="00624446">
              <w:rPr>
                <w:noProof/>
                <w:webHidden/>
              </w:rPr>
              <w:fldChar w:fldCharType="begin"/>
            </w:r>
            <w:r w:rsidR="00624446">
              <w:rPr>
                <w:noProof/>
                <w:webHidden/>
              </w:rPr>
              <w:instrText xml:space="preserve"> PAGEREF _Toc9467789 \h </w:instrText>
            </w:r>
            <w:r w:rsidR="00624446">
              <w:rPr>
                <w:noProof/>
                <w:webHidden/>
              </w:rPr>
            </w:r>
            <w:r w:rsidR="00624446">
              <w:rPr>
                <w:noProof/>
                <w:webHidden/>
              </w:rPr>
              <w:fldChar w:fldCharType="separate"/>
            </w:r>
            <w:r w:rsidR="00624446">
              <w:rPr>
                <w:noProof/>
                <w:webHidden/>
              </w:rPr>
              <w:t>7</w:t>
            </w:r>
            <w:r w:rsidR="00624446">
              <w:rPr>
                <w:noProof/>
                <w:webHidden/>
              </w:rPr>
              <w:fldChar w:fldCharType="end"/>
            </w:r>
          </w:hyperlink>
        </w:p>
        <w:p w14:paraId="24B384A6" w14:textId="5CE2D7E8" w:rsidR="00624446" w:rsidRDefault="003E509B">
          <w:pPr>
            <w:pStyle w:val="20"/>
            <w:tabs>
              <w:tab w:val="right" w:leader="dot" w:pos="9016"/>
            </w:tabs>
            <w:ind w:left="420"/>
            <w:rPr>
              <w:noProof/>
              <w:kern w:val="2"/>
              <w:sz w:val="20"/>
              <w:szCs w:val="22"/>
            </w:rPr>
          </w:pPr>
          <w:hyperlink w:anchor="_Toc9467790" w:history="1">
            <w:r w:rsidR="00624446" w:rsidRPr="00944B47">
              <w:rPr>
                <w:rStyle w:val="a3"/>
                <w:noProof/>
              </w:rPr>
              <w:t>Document Structure</w:t>
            </w:r>
            <w:r w:rsidR="00624446">
              <w:rPr>
                <w:noProof/>
                <w:webHidden/>
              </w:rPr>
              <w:tab/>
            </w:r>
            <w:r w:rsidR="00624446">
              <w:rPr>
                <w:noProof/>
                <w:webHidden/>
              </w:rPr>
              <w:fldChar w:fldCharType="begin"/>
            </w:r>
            <w:r w:rsidR="00624446">
              <w:rPr>
                <w:noProof/>
                <w:webHidden/>
              </w:rPr>
              <w:instrText xml:space="preserve"> PAGEREF _Toc9467790 \h </w:instrText>
            </w:r>
            <w:r w:rsidR="00624446">
              <w:rPr>
                <w:noProof/>
                <w:webHidden/>
              </w:rPr>
            </w:r>
            <w:r w:rsidR="00624446">
              <w:rPr>
                <w:noProof/>
                <w:webHidden/>
              </w:rPr>
              <w:fldChar w:fldCharType="separate"/>
            </w:r>
            <w:r w:rsidR="00624446">
              <w:rPr>
                <w:noProof/>
                <w:webHidden/>
              </w:rPr>
              <w:t>8</w:t>
            </w:r>
            <w:r w:rsidR="00624446">
              <w:rPr>
                <w:noProof/>
                <w:webHidden/>
              </w:rPr>
              <w:fldChar w:fldCharType="end"/>
            </w:r>
          </w:hyperlink>
        </w:p>
        <w:p w14:paraId="15F48F80" w14:textId="5CEA2C4C" w:rsidR="00624446" w:rsidRDefault="003E509B">
          <w:pPr>
            <w:pStyle w:val="10"/>
            <w:rPr>
              <w:noProof/>
              <w:kern w:val="2"/>
              <w:sz w:val="20"/>
              <w:szCs w:val="22"/>
            </w:rPr>
          </w:pPr>
          <w:hyperlink w:anchor="_Toc9467791" w:history="1">
            <w:r w:rsidR="00624446" w:rsidRPr="00944B47">
              <w:rPr>
                <w:rStyle w:val="a3"/>
                <w:noProof/>
              </w:rPr>
              <w:t>Introduction</w:t>
            </w:r>
            <w:r w:rsidR="00624446">
              <w:rPr>
                <w:noProof/>
                <w:webHidden/>
              </w:rPr>
              <w:tab/>
            </w:r>
            <w:r w:rsidR="00624446">
              <w:rPr>
                <w:noProof/>
                <w:webHidden/>
              </w:rPr>
              <w:fldChar w:fldCharType="begin"/>
            </w:r>
            <w:r w:rsidR="00624446">
              <w:rPr>
                <w:noProof/>
                <w:webHidden/>
              </w:rPr>
              <w:instrText xml:space="preserve"> PAGEREF _Toc9467791 \h </w:instrText>
            </w:r>
            <w:r w:rsidR="00624446">
              <w:rPr>
                <w:noProof/>
                <w:webHidden/>
              </w:rPr>
            </w:r>
            <w:r w:rsidR="00624446">
              <w:rPr>
                <w:noProof/>
                <w:webHidden/>
              </w:rPr>
              <w:fldChar w:fldCharType="separate"/>
            </w:r>
            <w:r w:rsidR="00624446">
              <w:rPr>
                <w:noProof/>
                <w:webHidden/>
              </w:rPr>
              <w:t>9</w:t>
            </w:r>
            <w:r w:rsidR="00624446">
              <w:rPr>
                <w:noProof/>
                <w:webHidden/>
              </w:rPr>
              <w:fldChar w:fldCharType="end"/>
            </w:r>
          </w:hyperlink>
        </w:p>
        <w:p w14:paraId="6231E801" w14:textId="40DB83DF" w:rsidR="00624446" w:rsidRDefault="003E509B">
          <w:pPr>
            <w:pStyle w:val="20"/>
            <w:tabs>
              <w:tab w:val="right" w:leader="dot" w:pos="9016"/>
            </w:tabs>
            <w:ind w:left="420"/>
            <w:rPr>
              <w:noProof/>
              <w:kern w:val="2"/>
              <w:sz w:val="20"/>
              <w:szCs w:val="22"/>
            </w:rPr>
          </w:pPr>
          <w:hyperlink w:anchor="_Toc9467792"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_Toc9467792 \h </w:instrText>
            </w:r>
            <w:r w:rsidR="00624446">
              <w:rPr>
                <w:noProof/>
                <w:webHidden/>
              </w:rPr>
            </w:r>
            <w:r w:rsidR="00624446">
              <w:rPr>
                <w:noProof/>
                <w:webHidden/>
              </w:rPr>
              <w:fldChar w:fldCharType="separate"/>
            </w:r>
            <w:r w:rsidR="00624446">
              <w:rPr>
                <w:noProof/>
                <w:webHidden/>
              </w:rPr>
              <w:t>9</w:t>
            </w:r>
            <w:r w:rsidR="00624446">
              <w:rPr>
                <w:noProof/>
                <w:webHidden/>
              </w:rPr>
              <w:fldChar w:fldCharType="end"/>
            </w:r>
          </w:hyperlink>
        </w:p>
        <w:p w14:paraId="2F9E6BA5" w14:textId="424D03CB" w:rsidR="00624446" w:rsidRDefault="003E509B">
          <w:pPr>
            <w:pStyle w:val="20"/>
            <w:tabs>
              <w:tab w:val="right" w:leader="dot" w:pos="9016"/>
            </w:tabs>
            <w:ind w:left="420"/>
            <w:rPr>
              <w:noProof/>
              <w:kern w:val="2"/>
              <w:sz w:val="20"/>
              <w:szCs w:val="22"/>
            </w:rPr>
          </w:pPr>
          <w:hyperlink w:anchor="_Toc9467793" w:history="1">
            <w:r w:rsidR="00624446" w:rsidRPr="00944B47">
              <w:rPr>
                <w:rStyle w:val="a3"/>
                <w:noProof/>
              </w:rPr>
              <w:t>Applied Diagram</w:t>
            </w:r>
            <w:r w:rsidR="00624446">
              <w:rPr>
                <w:noProof/>
                <w:webHidden/>
              </w:rPr>
              <w:tab/>
            </w:r>
            <w:r w:rsidR="00624446">
              <w:rPr>
                <w:noProof/>
                <w:webHidden/>
              </w:rPr>
              <w:fldChar w:fldCharType="begin"/>
            </w:r>
            <w:r w:rsidR="00624446">
              <w:rPr>
                <w:noProof/>
                <w:webHidden/>
              </w:rPr>
              <w:instrText xml:space="preserve"> PAGEREF _Toc9467793 \h </w:instrText>
            </w:r>
            <w:r w:rsidR="00624446">
              <w:rPr>
                <w:noProof/>
                <w:webHidden/>
              </w:rPr>
            </w:r>
            <w:r w:rsidR="00624446">
              <w:rPr>
                <w:noProof/>
                <w:webHidden/>
              </w:rPr>
              <w:fldChar w:fldCharType="separate"/>
            </w:r>
            <w:r w:rsidR="00624446">
              <w:rPr>
                <w:noProof/>
                <w:webHidden/>
              </w:rPr>
              <w:t>9</w:t>
            </w:r>
            <w:r w:rsidR="00624446">
              <w:rPr>
                <w:noProof/>
                <w:webHidden/>
              </w:rPr>
              <w:fldChar w:fldCharType="end"/>
            </w:r>
          </w:hyperlink>
        </w:p>
        <w:p w14:paraId="6B946764" w14:textId="63BAB094" w:rsidR="00624446" w:rsidRDefault="003E509B">
          <w:pPr>
            <w:pStyle w:val="30"/>
            <w:tabs>
              <w:tab w:val="right" w:leader="dot" w:pos="9016"/>
            </w:tabs>
            <w:ind w:left="840"/>
            <w:rPr>
              <w:noProof/>
              <w:kern w:val="2"/>
              <w:sz w:val="20"/>
              <w:szCs w:val="22"/>
            </w:rPr>
          </w:pPr>
          <w:hyperlink w:anchor="_Toc9467794" w:history="1">
            <w:r w:rsidR="00624446" w:rsidRPr="00944B47">
              <w:rPr>
                <w:rStyle w:val="a3"/>
                <w:noProof/>
              </w:rPr>
              <w:t>UML</w:t>
            </w:r>
            <w:r w:rsidR="00624446">
              <w:rPr>
                <w:noProof/>
                <w:webHidden/>
              </w:rPr>
              <w:tab/>
            </w:r>
            <w:r w:rsidR="00624446">
              <w:rPr>
                <w:noProof/>
                <w:webHidden/>
              </w:rPr>
              <w:fldChar w:fldCharType="begin"/>
            </w:r>
            <w:r w:rsidR="00624446">
              <w:rPr>
                <w:noProof/>
                <w:webHidden/>
              </w:rPr>
              <w:instrText xml:space="preserve"> PAGEREF _Toc9467794 \h </w:instrText>
            </w:r>
            <w:r w:rsidR="00624446">
              <w:rPr>
                <w:noProof/>
                <w:webHidden/>
              </w:rPr>
            </w:r>
            <w:r w:rsidR="00624446">
              <w:rPr>
                <w:noProof/>
                <w:webHidden/>
              </w:rPr>
              <w:fldChar w:fldCharType="separate"/>
            </w:r>
            <w:r w:rsidR="00624446">
              <w:rPr>
                <w:noProof/>
                <w:webHidden/>
              </w:rPr>
              <w:t>9</w:t>
            </w:r>
            <w:r w:rsidR="00624446">
              <w:rPr>
                <w:noProof/>
                <w:webHidden/>
              </w:rPr>
              <w:fldChar w:fldCharType="end"/>
            </w:r>
          </w:hyperlink>
        </w:p>
        <w:p w14:paraId="374F47FD" w14:textId="0BCFEAA9" w:rsidR="00624446" w:rsidRDefault="003E509B">
          <w:pPr>
            <w:pStyle w:val="30"/>
            <w:tabs>
              <w:tab w:val="right" w:leader="dot" w:pos="9016"/>
            </w:tabs>
            <w:ind w:left="840"/>
            <w:rPr>
              <w:noProof/>
              <w:kern w:val="2"/>
              <w:sz w:val="20"/>
              <w:szCs w:val="22"/>
            </w:rPr>
          </w:pPr>
          <w:hyperlink w:anchor="_Toc9467795" w:history="1">
            <w:r w:rsidR="00624446" w:rsidRPr="00944B47">
              <w:rPr>
                <w:rStyle w:val="a3"/>
                <w:noProof/>
              </w:rPr>
              <w:t>Package Diagram</w:t>
            </w:r>
            <w:r w:rsidR="00624446">
              <w:rPr>
                <w:noProof/>
                <w:webHidden/>
              </w:rPr>
              <w:tab/>
            </w:r>
            <w:r w:rsidR="00624446">
              <w:rPr>
                <w:noProof/>
                <w:webHidden/>
              </w:rPr>
              <w:fldChar w:fldCharType="begin"/>
            </w:r>
            <w:r w:rsidR="00624446">
              <w:rPr>
                <w:noProof/>
                <w:webHidden/>
              </w:rPr>
              <w:instrText xml:space="preserve"> PAGEREF _Toc9467795 \h </w:instrText>
            </w:r>
            <w:r w:rsidR="00624446">
              <w:rPr>
                <w:noProof/>
                <w:webHidden/>
              </w:rPr>
            </w:r>
            <w:r w:rsidR="00624446">
              <w:rPr>
                <w:noProof/>
                <w:webHidden/>
              </w:rPr>
              <w:fldChar w:fldCharType="separate"/>
            </w:r>
            <w:r w:rsidR="00624446">
              <w:rPr>
                <w:noProof/>
                <w:webHidden/>
              </w:rPr>
              <w:t>9</w:t>
            </w:r>
            <w:r w:rsidR="00624446">
              <w:rPr>
                <w:noProof/>
                <w:webHidden/>
              </w:rPr>
              <w:fldChar w:fldCharType="end"/>
            </w:r>
          </w:hyperlink>
        </w:p>
        <w:p w14:paraId="778974AC" w14:textId="5CF320DE" w:rsidR="00624446" w:rsidRDefault="003E509B">
          <w:pPr>
            <w:pStyle w:val="30"/>
            <w:tabs>
              <w:tab w:val="right" w:leader="dot" w:pos="9016"/>
            </w:tabs>
            <w:ind w:left="840"/>
            <w:rPr>
              <w:noProof/>
              <w:kern w:val="2"/>
              <w:sz w:val="20"/>
              <w:szCs w:val="22"/>
            </w:rPr>
          </w:pPr>
          <w:hyperlink w:anchor="_Toc9467796" w:history="1">
            <w:r w:rsidR="00624446" w:rsidRPr="00944B47">
              <w:rPr>
                <w:rStyle w:val="a3"/>
                <w:noProof/>
              </w:rPr>
              <w:t>Deployment Diagram</w:t>
            </w:r>
            <w:r w:rsidR="00624446">
              <w:rPr>
                <w:noProof/>
                <w:webHidden/>
              </w:rPr>
              <w:tab/>
            </w:r>
            <w:r w:rsidR="00624446">
              <w:rPr>
                <w:noProof/>
                <w:webHidden/>
              </w:rPr>
              <w:fldChar w:fldCharType="begin"/>
            </w:r>
            <w:r w:rsidR="00624446">
              <w:rPr>
                <w:noProof/>
                <w:webHidden/>
              </w:rPr>
              <w:instrText xml:space="preserve"> PAGEREF _Toc9467796 \h </w:instrText>
            </w:r>
            <w:r w:rsidR="00624446">
              <w:rPr>
                <w:noProof/>
                <w:webHidden/>
              </w:rPr>
            </w:r>
            <w:r w:rsidR="00624446">
              <w:rPr>
                <w:noProof/>
                <w:webHidden/>
              </w:rPr>
              <w:fldChar w:fldCharType="separate"/>
            </w:r>
            <w:r w:rsidR="00624446">
              <w:rPr>
                <w:noProof/>
                <w:webHidden/>
              </w:rPr>
              <w:t>10</w:t>
            </w:r>
            <w:r w:rsidR="00624446">
              <w:rPr>
                <w:noProof/>
                <w:webHidden/>
              </w:rPr>
              <w:fldChar w:fldCharType="end"/>
            </w:r>
          </w:hyperlink>
        </w:p>
        <w:p w14:paraId="6F4DDA6D" w14:textId="68725F34" w:rsidR="00624446" w:rsidRDefault="003E509B">
          <w:pPr>
            <w:pStyle w:val="30"/>
            <w:tabs>
              <w:tab w:val="right" w:leader="dot" w:pos="9016"/>
            </w:tabs>
            <w:ind w:left="840"/>
            <w:rPr>
              <w:noProof/>
              <w:kern w:val="2"/>
              <w:sz w:val="20"/>
              <w:szCs w:val="22"/>
            </w:rPr>
          </w:pPr>
          <w:hyperlink w:anchor="_Toc9467797" w:history="1">
            <w:r w:rsidR="00624446" w:rsidRPr="00944B47">
              <w:rPr>
                <w:rStyle w:val="a3"/>
                <w:noProof/>
              </w:rPr>
              <w:t>Class Diagram</w:t>
            </w:r>
            <w:r w:rsidR="00624446">
              <w:rPr>
                <w:noProof/>
                <w:webHidden/>
              </w:rPr>
              <w:tab/>
            </w:r>
            <w:r w:rsidR="00624446">
              <w:rPr>
                <w:noProof/>
                <w:webHidden/>
              </w:rPr>
              <w:fldChar w:fldCharType="begin"/>
            </w:r>
            <w:r w:rsidR="00624446">
              <w:rPr>
                <w:noProof/>
                <w:webHidden/>
              </w:rPr>
              <w:instrText xml:space="preserve"> PAGEREF _Toc9467797 \h </w:instrText>
            </w:r>
            <w:r w:rsidR="00624446">
              <w:rPr>
                <w:noProof/>
                <w:webHidden/>
              </w:rPr>
            </w:r>
            <w:r w:rsidR="00624446">
              <w:rPr>
                <w:noProof/>
                <w:webHidden/>
              </w:rPr>
              <w:fldChar w:fldCharType="separate"/>
            </w:r>
            <w:r w:rsidR="00624446">
              <w:rPr>
                <w:noProof/>
                <w:webHidden/>
              </w:rPr>
              <w:t>10</w:t>
            </w:r>
            <w:r w:rsidR="00624446">
              <w:rPr>
                <w:noProof/>
                <w:webHidden/>
              </w:rPr>
              <w:fldChar w:fldCharType="end"/>
            </w:r>
          </w:hyperlink>
        </w:p>
        <w:p w14:paraId="18C16FD3" w14:textId="2D4A30B5" w:rsidR="00624446" w:rsidRDefault="003E509B">
          <w:pPr>
            <w:pStyle w:val="30"/>
            <w:tabs>
              <w:tab w:val="right" w:leader="dot" w:pos="9016"/>
            </w:tabs>
            <w:ind w:left="840"/>
            <w:rPr>
              <w:noProof/>
              <w:kern w:val="2"/>
              <w:sz w:val="20"/>
              <w:szCs w:val="22"/>
            </w:rPr>
          </w:pPr>
          <w:hyperlink w:anchor="_Toc9467798" w:history="1">
            <w:r w:rsidR="00624446" w:rsidRPr="00944B47">
              <w:rPr>
                <w:rStyle w:val="a3"/>
                <w:noProof/>
              </w:rPr>
              <w:t>State Diagram</w:t>
            </w:r>
            <w:r w:rsidR="00624446">
              <w:rPr>
                <w:noProof/>
                <w:webHidden/>
              </w:rPr>
              <w:tab/>
            </w:r>
            <w:r w:rsidR="00624446">
              <w:rPr>
                <w:noProof/>
                <w:webHidden/>
              </w:rPr>
              <w:fldChar w:fldCharType="begin"/>
            </w:r>
            <w:r w:rsidR="00624446">
              <w:rPr>
                <w:noProof/>
                <w:webHidden/>
              </w:rPr>
              <w:instrText xml:space="preserve"> PAGEREF _Toc9467798 \h </w:instrText>
            </w:r>
            <w:r w:rsidR="00624446">
              <w:rPr>
                <w:noProof/>
                <w:webHidden/>
              </w:rPr>
            </w:r>
            <w:r w:rsidR="00624446">
              <w:rPr>
                <w:noProof/>
                <w:webHidden/>
              </w:rPr>
              <w:fldChar w:fldCharType="separate"/>
            </w:r>
            <w:r w:rsidR="00624446">
              <w:rPr>
                <w:noProof/>
                <w:webHidden/>
              </w:rPr>
              <w:t>10</w:t>
            </w:r>
            <w:r w:rsidR="00624446">
              <w:rPr>
                <w:noProof/>
                <w:webHidden/>
              </w:rPr>
              <w:fldChar w:fldCharType="end"/>
            </w:r>
          </w:hyperlink>
        </w:p>
        <w:p w14:paraId="4FEBBE9A" w14:textId="14DA6544" w:rsidR="00624446" w:rsidRDefault="003E509B">
          <w:pPr>
            <w:pStyle w:val="30"/>
            <w:tabs>
              <w:tab w:val="right" w:leader="dot" w:pos="9016"/>
            </w:tabs>
            <w:ind w:left="840"/>
            <w:rPr>
              <w:noProof/>
              <w:kern w:val="2"/>
              <w:sz w:val="20"/>
              <w:szCs w:val="22"/>
            </w:rPr>
          </w:pPr>
          <w:hyperlink w:anchor="_Toc9467799" w:history="1">
            <w:r w:rsidR="00624446" w:rsidRPr="00944B47">
              <w:rPr>
                <w:rStyle w:val="a3"/>
                <w:noProof/>
              </w:rPr>
              <w:t>Sequence Diagram</w:t>
            </w:r>
            <w:r w:rsidR="00624446">
              <w:rPr>
                <w:noProof/>
                <w:webHidden/>
              </w:rPr>
              <w:tab/>
            </w:r>
            <w:r w:rsidR="00624446">
              <w:rPr>
                <w:noProof/>
                <w:webHidden/>
              </w:rPr>
              <w:fldChar w:fldCharType="begin"/>
            </w:r>
            <w:r w:rsidR="00624446">
              <w:rPr>
                <w:noProof/>
                <w:webHidden/>
              </w:rPr>
              <w:instrText xml:space="preserve"> PAGEREF _Toc9467799 \h </w:instrText>
            </w:r>
            <w:r w:rsidR="00624446">
              <w:rPr>
                <w:noProof/>
                <w:webHidden/>
              </w:rPr>
            </w:r>
            <w:r w:rsidR="00624446">
              <w:rPr>
                <w:noProof/>
                <w:webHidden/>
              </w:rPr>
              <w:fldChar w:fldCharType="separate"/>
            </w:r>
            <w:r w:rsidR="00624446">
              <w:rPr>
                <w:noProof/>
                <w:webHidden/>
              </w:rPr>
              <w:t>11</w:t>
            </w:r>
            <w:r w:rsidR="00624446">
              <w:rPr>
                <w:noProof/>
                <w:webHidden/>
              </w:rPr>
              <w:fldChar w:fldCharType="end"/>
            </w:r>
          </w:hyperlink>
        </w:p>
        <w:p w14:paraId="21FC08B1" w14:textId="224E735D" w:rsidR="00624446" w:rsidRDefault="003E509B">
          <w:pPr>
            <w:pStyle w:val="30"/>
            <w:tabs>
              <w:tab w:val="right" w:leader="dot" w:pos="9016"/>
            </w:tabs>
            <w:ind w:left="840"/>
            <w:rPr>
              <w:noProof/>
              <w:kern w:val="2"/>
              <w:sz w:val="20"/>
              <w:szCs w:val="22"/>
            </w:rPr>
          </w:pPr>
          <w:hyperlink w:anchor="_Toc9467800" w:history="1">
            <w:r w:rsidR="00624446" w:rsidRPr="00944B47">
              <w:rPr>
                <w:rStyle w:val="a3"/>
                <w:noProof/>
              </w:rPr>
              <w:t>ER Diagram</w:t>
            </w:r>
            <w:r w:rsidR="00624446">
              <w:rPr>
                <w:noProof/>
                <w:webHidden/>
              </w:rPr>
              <w:tab/>
            </w:r>
            <w:r w:rsidR="00624446">
              <w:rPr>
                <w:noProof/>
                <w:webHidden/>
              </w:rPr>
              <w:fldChar w:fldCharType="begin"/>
            </w:r>
            <w:r w:rsidR="00624446">
              <w:rPr>
                <w:noProof/>
                <w:webHidden/>
              </w:rPr>
              <w:instrText xml:space="preserve"> PAGEREF _Toc9467800 \h </w:instrText>
            </w:r>
            <w:r w:rsidR="00624446">
              <w:rPr>
                <w:noProof/>
                <w:webHidden/>
              </w:rPr>
            </w:r>
            <w:r w:rsidR="00624446">
              <w:rPr>
                <w:noProof/>
                <w:webHidden/>
              </w:rPr>
              <w:fldChar w:fldCharType="separate"/>
            </w:r>
            <w:r w:rsidR="00624446">
              <w:rPr>
                <w:noProof/>
                <w:webHidden/>
              </w:rPr>
              <w:t>12</w:t>
            </w:r>
            <w:r w:rsidR="00624446">
              <w:rPr>
                <w:noProof/>
                <w:webHidden/>
              </w:rPr>
              <w:fldChar w:fldCharType="end"/>
            </w:r>
          </w:hyperlink>
        </w:p>
        <w:p w14:paraId="5CE6339C" w14:textId="257615D6" w:rsidR="00624446" w:rsidRDefault="003E509B">
          <w:pPr>
            <w:pStyle w:val="20"/>
            <w:tabs>
              <w:tab w:val="right" w:leader="dot" w:pos="9016"/>
            </w:tabs>
            <w:ind w:left="420"/>
            <w:rPr>
              <w:noProof/>
              <w:kern w:val="2"/>
              <w:sz w:val="20"/>
              <w:szCs w:val="22"/>
            </w:rPr>
          </w:pPr>
          <w:hyperlink w:anchor="_Toc9467801" w:history="1">
            <w:r w:rsidR="00624446" w:rsidRPr="00944B47">
              <w:rPr>
                <w:rStyle w:val="a3"/>
                <w:noProof/>
              </w:rPr>
              <w:t>Applied Tool</w:t>
            </w:r>
            <w:r w:rsidR="00624446">
              <w:rPr>
                <w:noProof/>
                <w:webHidden/>
              </w:rPr>
              <w:tab/>
            </w:r>
            <w:r w:rsidR="00624446">
              <w:rPr>
                <w:noProof/>
                <w:webHidden/>
              </w:rPr>
              <w:fldChar w:fldCharType="begin"/>
            </w:r>
            <w:r w:rsidR="00624446">
              <w:rPr>
                <w:noProof/>
                <w:webHidden/>
              </w:rPr>
              <w:instrText xml:space="preserve"> PAGEREF _Toc9467801 \h </w:instrText>
            </w:r>
            <w:r w:rsidR="00624446">
              <w:rPr>
                <w:noProof/>
                <w:webHidden/>
              </w:rPr>
            </w:r>
            <w:r w:rsidR="00624446">
              <w:rPr>
                <w:noProof/>
                <w:webHidden/>
              </w:rPr>
              <w:fldChar w:fldCharType="separate"/>
            </w:r>
            <w:r w:rsidR="00624446">
              <w:rPr>
                <w:noProof/>
                <w:webHidden/>
              </w:rPr>
              <w:t>12</w:t>
            </w:r>
            <w:r w:rsidR="00624446">
              <w:rPr>
                <w:noProof/>
                <w:webHidden/>
              </w:rPr>
              <w:fldChar w:fldCharType="end"/>
            </w:r>
          </w:hyperlink>
        </w:p>
        <w:p w14:paraId="0656C230" w14:textId="3AD2370A" w:rsidR="00624446" w:rsidRDefault="003E509B">
          <w:pPr>
            <w:pStyle w:val="30"/>
            <w:tabs>
              <w:tab w:val="right" w:leader="dot" w:pos="9016"/>
            </w:tabs>
            <w:ind w:left="840"/>
            <w:rPr>
              <w:noProof/>
              <w:kern w:val="2"/>
              <w:sz w:val="20"/>
              <w:szCs w:val="22"/>
            </w:rPr>
          </w:pPr>
          <w:hyperlink w:anchor="_Toc9467802" w:history="1">
            <w:r w:rsidR="00624446" w:rsidRPr="00944B47">
              <w:rPr>
                <w:rStyle w:val="a3"/>
                <w:noProof/>
              </w:rPr>
              <w:t>Draw.io</w:t>
            </w:r>
            <w:r w:rsidR="00624446">
              <w:rPr>
                <w:noProof/>
                <w:webHidden/>
              </w:rPr>
              <w:tab/>
            </w:r>
            <w:r w:rsidR="00624446">
              <w:rPr>
                <w:noProof/>
                <w:webHidden/>
              </w:rPr>
              <w:fldChar w:fldCharType="begin"/>
            </w:r>
            <w:r w:rsidR="00624446">
              <w:rPr>
                <w:noProof/>
                <w:webHidden/>
              </w:rPr>
              <w:instrText xml:space="preserve"> PAGEREF _Toc9467802 \h </w:instrText>
            </w:r>
            <w:r w:rsidR="00624446">
              <w:rPr>
                <w:noProof/>
                <w:webHidden/>
              </w:rPr>
            </w:r>
            <w:r w:rsidR="00624446">
              <w:rPr>
                <w:noProof/>
                <w:webHidden/>
              </w:rPr>
              <w:fldChar w:fldCharType="separate"/>
            </w:r>
            <w:r w:rsidR="00624446">
              <w:rPr>
                <w:noProof/>
                <w:webHidden/>
              </w:rPr>
              <w:t>12</w:t>
            </w:r>
            <w:r w:rsidR="00624446">
              <w:rPr>
                <w:noProof/>
                <w:webHidden/>
              </w:rPr>
              <w:fldChar w:fldCharType="end"/>
            </w:r>
          </w:hyperlink>
        </w:p>
        <w:p w14:paraId="49646F19" w14:textId="0C0505BD" w:rsidR="00624446" w:rsidRDefault="003E509B">
          <w:pPr>
            <w:pStyle w:val="30"/>
            <w:tabs>
              <w:tab w:val="right" w:leader="dot" w:pos="9016"/>
            </w:tabs>
            <w:ind w:left="840"/>
            <w:rPr>
              <w:noProof/>
              <w:kern w:val="2"/>
              <w:sz w:val="20"/>
              <w:szCs w:val="22"/>
            </w:rPr>
          </w:pPr>
          <w:hyperlink w:anchor="_Toc9467803" w:history="1">
            <w:r w:rsidR="00624446" w:rsidRPr="00944B47">
              <w:rPr>
                <w:rStyle w:val="a3"/>
                <w:noProof/>
              </w:rPr>
              <w:t>PowerPoint</w:t>
            </w:r>
            <w:r w:rsidR="00624446">
              <w:rPr>
                <w:noProof/>
                <w:webHidden/>
              </w:rPr>
              <w:tab/>
            </w:r>
            <w:r w:rsidR="00624446">
              <w:rPr>
                <w:noProof/>
                <w:webHidden/>
              </w:rPr>
              <w:fldChar w:fldCharType="begin"/>
            </w:r>
            <w:r w:rsidR="00624446">
              <w:rPr>
                <w:noProof/>
                <w:webHidden/>
              </w:rPr>
              <w:instrText xml:space="preserve"> PAGEREF _Toc9467803 \h </w:instrText>
            </w:r>
            <w:r w:rsidR="00624446">
              <w:rPr>
                <w:noProof/>
                <w:webHidden/>
              </w:rPr>
            </w:r>
            <w:r w:rsidR="00624446">
              <w:rPr>
                <w:noProof/>
                <w:webHidden/>
              </w:rPr>
              <w:fldChar w:fldCharType="separate"/>
            </w:r>
            <w:r w:rsidR="00624446">
              <w:rPr>
                <w:noProof/>
                <w:webHidden/>
              </w:rPr>
              <w:t>13</w:t>
            </w:r>
            <w:r w:rsidR="00624446">
              <w:rPr>
                <w:noProof/>
                <w:webHidden/>
              </w:rPr>
              <w:fldChar w:fldCharType="end"/>
            </w:r>
          </w:hyperlink>
        </w:p>
        <w:p w14:paraId="2D06ECBF" w14:textId="212C84F1" w:rsidR="00624446" w:rsidRDefault="003E509B">
          <w:pPr>
            <w:pStyle w:val="30"/>
            <w:tabs>
              <w:tab w:val="right" w:leader="dot" w:pos="9016"/>
            </w:tabs>
            <w:ind w:left="840"/>
            <w:rPr>
              <w:noProof/>
              <w:kern w:val="2"/>
              <w:sz w:val="20"/>
              <w:szCs w:val="22"/>
            </w:rPr>
          </w:pPr>
          <w:hyperlink w:anchor="_Toc9467804" w:history="1">
            <w:r w:rsidR="00624446" w:rsidRPr="00944B47">
              <w:rPr>
                <w:rStyle w:val="a3"/>
                <w:noProof/>
              </w:rPr>
              <w:t>ERDPlus</w:t>
            </w:r>
            <w:r w:rsidR="00624446">
              <w:rPr>
                <w:noProof/>
                <w:webHidden/>
              </w:rPr>
              <w:tab/>
            </w:r>
            <w:r w:rsidR="00624446">
              <w:rPr>
                <w:noProof/>
                <w:webHidden/>
              </w:rPr>
              <w:fldChar w:fldCharType="begin"/>
            </w:r>
            <w:r w:rsidR="00624446">
              <w:rPr>
                <w:noProof/>
                <w:webHidden/>
              </w:rPr>
              <w:instrText xml:space="preserve"> PAGEREF _Toc9467804 \h </w:instrText>
            </w:r>
            <w:r w:rsidR="00624446">
              <w:rPr>
                <w:noProof/>
                <w:webHidden/>
              </w:rPr>
            </w:r>
            <w:r w:rsidR="00624446">
              <w:rPr>
                <w:noProof/>
                <w:webHidden/>
              </w:rPr>
              <w:fldChar w:fldCharType="separate"/>
            </w:r>
            <w:r w:rsidR="00624446">
              <w:rPr>
                <w:noProof/>
                <w:webHidden/>
              </w:rPr>
              <w:t>13</w:t>
            </w:r>
            <w:r w:rsidR="00624446">
              <w:rPr>
                <w:noProof/>
                <w:webHidden/>
              </w:rPr>
              <w:fldChar w:fldCharType="end"/>
            </w:r>
          </w:hyperlink>
        </w:p>
        <w:p w14:paraId="7DB52CFB" w14:textId="3B09EE59" w:rsidR="00624446" w:rsidRDefault="003E509B">
          <w:pPr>
            <w:pStyle w:val="20"/>
            <w:tabs>
              <w:tab w:val="right" w:leader="dot" w:pos="9016"/>
            </w:tabs>
            <w:ind w:left="420"/>
            <w:rPr>
              <w:noProof/>
              <w:kern w:val="2"/>
              <w:sz w:val="20"/>
              <w:szCs w:val="22"/>
            </w:rPr>
          </w:pPr>
          <w:hyperlink w:anchor="_Toc9467805" w:history="1">
            <w:r w:rsidR="00624446" w:rsidRPr="00944B47">
              <w:rPr>
                <w:rStyle w:val="a3"/>
                <w:noProof/>
              </w:rPr>
              <w:t>Project Scope</w:t>
            </w:r>
            <w:r w:rsidR="00624446">
              <w:rPr>
                <w:noProof/>
                <w:webHidden/>
              </w:rPr>
              <w:tab/>
            </w:r>
            <w:r w:rsidR="00624446">
              <w:rPr>
                <w:noProof/>
                <w:webHidden/>
              </w:rPr>
              <w:fldChar w:fldCharType="begin"/>
            </w:r>
            <w:r w:rsidR="00624446">
              <w:rPr>
                <w:noProof/>
                <w:webHidden/>
              </w:rPr>
              <w:instrText xml:space="preserve"> PAGEREF _Toc9467805 \h </w:instrText>
            </w:r>
            <w:r w:rsidR="00624446">
              <w:rPr>
                <w:noProof/>
                <w:webHidden/>
              </w:rPr>
            </w:r>
            <w:r w:rsidR="00624446">
              <w:rPr>
                <w:noProof/>
                <w:webHidden/>
              </w:rPr>
              <w:fldChar w:fldCharType="separate"/>
            </w:r>
            <w:r w:rsidR="00624446">
              <w:rPr>
                <w:noProof/>
                <w:webHidden/>
              </w:rPr>
              <w:t>14</w:t>
            </w:r>
            <w:r w:rsidR="00624446">
              <w:rPr>
                <w:noProof/>
                <w:webHidden/>
              </w:rPr>
              <w:fldChar w:fldCharType="end"/>
            </w:r>
          </w:hyperlink>
        </w:p>
        <w:p w14:paraId="2A8B91F8" w14:textId="36D16C0E" w:rsidR="00624446" w:rsidRDefault="003E509B">
          <w:pPr>
            <w:pStyle w:val="10"/>
            <w:rPr>
              <w:noProof/>
              <w:kern w:val="2"/>
              <w:sz w:val="20"/>
              <w:szCs w:val="22"/>
            </w:rPr>
          </w:pPr>
          <w:hyperlink w:anchor="_Toc9467806" w:history="1">
            <w:r w:rsidR="00624446" w:rsidRPr="00944B47">
              <w:rPr>
                <w:rStyle w:val="a3"/>
                <w:noProof/>
              </w:rPr>
              <w:t>System Architecture – Overall</w:t>
            </w:r>
            <w:r w:rsidR="00624446">
              <w:rPr>
                <w:noProof/>
                <w:webHidden/>
              </w:rPr>
              <w:tab/>
            </w:r>
            <w:r w:rsidR="00624446">
              <w:rPr>
                <w:noProof/>
                <w:webHidden/>
              </w:rPr>
              <w:fldChar w:fldCharType="begin"/>
            </w:r>
            <w:r w:rsidR="00624446">
              <w:rPr>
                <w:noProof/>
                <w:webHidden/>
              </w:rPr>
              <w:instrText xml:space="preserve"> PAGEREF _Toc9467806 \h </w:instrText>
            </w:r>
            <w:r w:rsidR="00624446">
              <w:rPr>
                <w:noProof/>
                <w:webHidden/>
              </w:rPr>
            </w:r>
            <w:r w:rsidR="00624446">
              <w:rPr>
                <w:noProof/>
                <w:webHidden/>
              </w:rPr>
              <w:fldChar w:fldCharType="separate"/>
            </w:r>
            <w:r w:rsidR="00624446">
              <w:rPr>
                <w:noProof/>
                <w:webHidden/>
              </w:rPr>
              <w:t>15</w:t>
            </w:r>
            <w:r w:rsidR="00624446">
              <w:rPr>
                <w:noProof/>
                <w:webHidden/>
              </w:rPr>
              <w:fldChar w:fldCharType="end"/>
            </w:r>
          </w:hyperlink>
        </w:p>
        <w:p w14:paraId="476BA971" w14:textId="051F72D6" w:rsidR="00624446" w:rsidRDefault="003E509B">
          <w:pPr>
            <w:pStyle w:val="20"/>
            <w:tabs>
              <w:tab w:val="right" w:leader="dot" w:pos="9016"/>
            </w:tabs>
            <w:ind w:left="420"/>
            <w:rPr>
              <w:noProof/>
              <w:kern w:val="2"/>
              <w:sz w:val="20"/>
              <w:szCs w:val="22"/>
            </w:rPr>
          </w:pPr>
          <w:hyperlink w:anchor="_Toc9467807"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_Toc9467807 \h </w:instrText>
            </w:r>
            <w:r w:rsidR="00624446">
              <w:rPr>
                <w:noProof/>
                <w:webHidden/>
              </w:rPr>
            </w:r>
            <w:r w:rsidR="00624446">
              <w:rPr>
                <w:noProof/>
                <w:webHidden/>
              </w:rPr>
              <w:fldChar w:fldCharType="separate"/>
            </w:r>
            <w:r w:rsidR="00624446">
              <w:rPr>
                <w:noProof/>
                <w:webHidden/>
              </w:rPr>
              <w:t>15</w:t>
            </w:r>
            <w:r w:rsidR="00624446">
              <w:rPr>
                <w:noProof/>
                <w:webHidden/>
              </w:rPr>
              <w:fldChar w:fldCharType="end"/>
            </w:r>
          </w:hyperlink>
        </w:p>
        <w:p w14:paraId="08501F6F" w14:textId="525AFED6" w:rsidR="00624446" w:rsidRDefault="003E509B">
          <w:pPr>
            <w:pStyle w:val="20"/>
            <w:tabs>
              <w:tab w:val="right" w:leader="dot" w:pos="9016"/>
            </w:tabs>
            <w:ind w:left="420"/>
            <w:rPr>
              <w:noProof/>
              <w:kern w:val="2"/>
              <w:sz w:val="20"/>
              <w:szCs w:val="22"/>
            </w:rPr>
          </w:pPr>
          <w:hyperlink w:anchor="_Toc9467808" w:history="1">
            <w:r w:rsidR="00624446" w:rsidRPr="00944B47">
              <w:rPr>
                <w:rStyle w:val="a3"/>
                <w:noProof/>
              </w:rPr>
              <w:t>System Organization</w:t>
            </w:r>
            <w:r w:rsidR="00624446">
              <w:rPr>
                <w:noProof/>
                <w:webHidden/>
              </w:rPr>
              <w:tab/>
            </w:r>
            <w:r w:rsidR="00624446">
              <w:rPr>
                <w:noProof/>
                <w:webHidden/>
              </w:rPr>
              <w:fldChar w:fldCharType="begin"/>
            </w:r>
            <w:r w:rsidR="00624446">
              <w:rPr>
                <w:noProof/>
                <w:webHidden/>
              </w:rPr>
              <w:instrText xml:space="preserve"> PAGEREF _Toc9467808 \h </w:instrText>
            </w:r>
            <w:r w:rsidR="00624446">
              <w:rPr>
                <w:noProof/>
                <w:webHidden/>
              </w:rPr>
            </w:r>
            <w:r w:rsidR="00624446">
              <w:rPr>
                <w:noProof/>
                <w:webHidden/>
              </w:rPr>
              <w:fldChar w:fldCharType="separate"/>
            </w:r>
            <w:r w:rsidR="00624446">
              <w:rPr>
                <w:noProof/>
                <w:webHidden/>
              </w:rPr>
              <w:t>15</w:t>
            </w:r>
            <w:r w:rsidR="00624446">
              <w:rPr>
                <w:noProof/>
                <w:webHidden/>
              </w:rPr>
              <w:fldChar w:fldCharType="end"/>
            </w:r>
          </w:hyperlink>
        </w:p>
        <w:p w14:paraId="04D28E77" w14:textId="12CA6322" w:rsidR="00624446" w:rsidRDefault="003E509B">
          <w:pPr>
            <w:pStyle w:val="30"/>
            <w:tabs>
              <w:tab w:val="right" w:leader="dot" w:pos="9016"/>
            </w:tabs>
            <w:ind w:left="840"/>
            <w:rPr>
              <w:noProof/>
              <w:kern w:val="2"/>
              <w:sz w:val="20"/>
              <w:szCs w:val="22"/>
            </w:rPr>
          </w:pPr>
          <w:hyperlink w:anchor="_Toc9467809" w:history="1">
            <w:r w:rsidR="00624446" w:rsidRPr="00944B47">
              <w:rPr>
                <w:rStyle w:val="a3"/>
                <w:noProof/>
              </w:rPr>
              <w:t>Frontend Application</w:t>
            </w:r>
            <w:r w:rsidR="00624446">
              <w:rPr>
                <w:noProof/>
                <w:webHidden/>
              </w:rPr>
              <w:tab/>
            </w:r>
            <w:r w:rsidR="00624446">
              <w:rPr>
                <w:noProof/>
                <w:webHidden/>
              </w:rPr>
              <w:fldChar w:fldCharType="begin"/>
            </w:r>
            <w:r w:rsidR="00624446">
              <w:rPr>
                <w:noProof/>
                <w:webHidden/>
              </w:rPr>
              <w:instrText xml:space="preserve"> PAGEREF _Toc9467809 \h </w:instrText>
            </w:r>
            <w:r w:rsidR="00624446">
              <w:rPr>
                <w:noProof/>
                <w:webHidden/>
              </w:rPr>
            </w:r>
            <w:r w:rsidR="00624446">
              <w:rPr>
                <w:noProof/>
                <w:webHidden/>
              </w:rPr>
              <w:fldChar w:fldCharType="separate"/>
            </w:r>
            <w:r w:rsidR="00624446">
              <w:rPr>
                <w:noProof/>
                <w:webHidden/>
              </w:rPr>
              <w:t>16</w:t>
            </w:r>
            <w:r w:rsidR="00624446">
              <w:rPr>
                <w:noProof/>
                <w:webHidden/>
              </w:rPr>
              <w:fldChar w:fldCharType="end"/>
            </w:r>
          </w:hyperlink>
        </w:p>
        <w:p w14:paraId="1CB013FE" w14:textId="6E6C7387" w:rsidR="00624446" w:rsidRDefault="003E509B">
          <w:pPr>
            <w:pStyle w:val="30"/>
            <w:tabs>
              <w:tab w:val="right" w:leader="dot" w:pos="9016"/>
            </w:tabs>
            <w:ind w:left="840"/>
            <w:rPr>
              <w:noProof/>
              <w:kern w:val="2"/>
              <w:sz w:val="20"/>
              <w:szCs w:val="22"/>
            </w:rPr>
          </w:pPr>
          <w:hyperlink w:anchor="_Toc9467810" w:history="1">
            <w:r w:rsidR="00624446" w:rsidRPr="00944B47">
              <w:rPr>
                <w:rStyle w:val="a3"/>
                <w:noProof/>
              </w:rPr>
              <w:t>Backend Application</w:t>
            </w:r>
            <w:r w:rsidR="00624446">
              <w:rPr>
                <w:noProof/>
                <w:webHidden/>
              </w:rPr>
              <w:tab/>
            </w:r>
            <w:r w:rsidR="00624446">
              <w:rPr>
                <w:noProof/>
                <w:webHidden/>
              </w:rPr>
              <w:fldChar w:fldCharType="begin"/>
            </w:r>
            <w:r w:rsidR="00624446">
              <w:rPr>
                <w:noProof/>
                <w:webHidden/>
              </w:rPr>
              <w:instrText xml:space="preserve"> PAGEREF _Toc9467810 \h </w:instrText>
            </w:r>
            <w:r w:rsidR="00624446">
              <w:rPr>
                <w:noProof/>
                <w:webHidden/>
              </w:rPr>
            </w:r>
            <w:r w:rsidR="00624446">
              <w:rPr>
                <w:noProof/>
                <w:webHidden/>
              </w:rPr>
              <w:fldChar w:fldCharType="separate"/>
            </w:r>
            <w:r w:rsidR="00624446">
              <w:rPr>
                <w:noProof/>
                <w:webHidden/>
              </w:rPr>
              <w:t>17</w:t>
            </w:r>
            <w:r w:rsidR="00624446">
              <w:rPr>
                <w:noProof/>
                <w:webHidden/>
              </w:rPr>
              <w:fldChar w:fldCharType="end"/>
            </w:r>
          </w:hyperlink>
        </w:p>
        <w:p w14:paraId="29FBC9EC" w14:textId="1EBAAA10" w:rsidR="00624446" w:rsidRDefault="003E509B">
          <w:pPr>
            <w:pStyle w:val="10"/>
            <w:rPr>
              <w:noProof/>
              <w:kern w:val="2"/>
              <w:sz w:val="20"/>
              <w:szCs w:val="22"/>
            </w:rPr>
          </w:pPr>
          <w:hyperlink w:anchor="_Toc9467811" w:history="1">
            <w:r w:rsidR="00624446" w:rsidRPr="00944B47">
              <w:rPr>
                <w:rStyle w:val="a3"/>
                <w:noProof/>
              </w:rPr>
              <w:t>System Architecture – Frontend</w:t>
            </w:r>
            <w:r w:rsidR="00624446">
              <w:rPr>
                <w:noProof/>
                <w:webHidden/>
              </w:rPr>
              <w:tab/>
            </w:r>
            <w:r w:rsidR="00624446">
              <w:rPr>
                <w:noProof/>
                <w:webHidden/>
              </w:rPr>
              <w:fldChar w:fldCharType="begin"/>
            </w:r>
            <w:r w:rsidR="00624446">
              <w:rPr>
                <w:noProof/>
                <w:webHidden/>
              </w:rPr>
              <w:instrText xml:space="preserve"> PAGEREF _Toc9467811 \h </w:instrText>
            </w:r>
            <w:r w:rsidR="00624446">
              <w:rPr>
                <w:noProof/>
                <w:webHidden/>
              </w:rPr>
            </w:r>
            <w:r w:rsidR="00624446">
              <w:rPr>
                <w:noProof/>
                <w:webHidden/>
              </w:rPr>
              <w:fldChar w:fldCharType="separate"/>
            </w:r>
            <w:r w:rsidR="00624446">
              <w:rPr>
                <w:noProof/>
                <w:webHidden/>
              </w:rPr>
              <w:t>18</w:t>
            </w:r>
            <w:r w:rsidR="00624446">
              <w:rPr>
                <w:noProof/>
                <w:webHidden/>
              </w:rPr>
              <w:fldChar w:fldCharType="end"/>
            </w:r>
          </w:hyperlink>
        </w:p>
        <w:p w14:paraId="3B7E239F" w14:textId="3B626183" w:rsidR="00624446" w:rsidRDefault="003E509B">
          <w:pPr>
            <w:pStyle w:val="20"/>
            <w:tabs>
              <w:tab w:val="right" w:leader="dot" w:pos="9016"/>
            </w:tabs>
            <w:ind w:left="420"/>
            <w:rPr>
              <w:noProof/>
              <w:kern w:val="2"/>
              <w:sz w:val="20"/>
              <w:szCs w:val="22"/>
            </w:rPr>
          </w:pPr>
          <w:hyperlink w:anchor="_Toc9467812" w:history="1">
            <w:r w:rsidR="00624446" w:rsidRPr="00944B47">
              <w:rPr>
                <w:rStyle w:val="a3"/>
                <w:noProof/>
              </w:rPr>
              <w:t>Objective</w:t>
            </w:r>
            <w:r w:rsidR="00624446">
              <w:rPr>
                <w:noProof/>
                <w:webHidden/>
              </w:rPr>
              <w:tab/>
            </w:r>
            <w:r w:rsidR="00624446">
              <w:rPr>
                <w:noProof/>
                <w:webHidden/>
              </w:rPr>
              <w:fldChar w:fldCharType="begin"/>
            </w:r>
            <w:r w:rsidR="00624446">
              <w:rPr>
                <w:noProof/>
                <w:webHidden/>
              </w:rPr>
              <w:instrText xml:space="preserve"> PAGEREF _Toc9467812 \h </w:instrText>
            </w:r>
            <w:r w:rsidR="00624446">
              <w:rPr>
                <w:noProof/>
                <w:webHidden/>
              </w:rPr>
            </w:r>
            <w:r w:rsidR="00624446">
              <w:rPr>
                <w:noProof/>
                <w:webHidden/>
              </w:rPr>
              <w:fldChar w:fldCharType="separate"/>
            </w:r>
            <w:r w:rsidR="00624446">
              <w:rPr>
                <w:noProof/>
                <w:webHidden/>
              </w:rPr>
              <w:t>18</w:t>
            </w:r>
            <w:r w:rsidR="00624446">
              <w:rPr>
                <w:noProof/>
                <w:webHidden/>
              </w:rPr>
              <w:fldChar w:fldCharType="end"/>
            </w:r>
          </w:hyperlink>
        </w:p>
        <w:p w14:paraId="71297023" w14:textId="24080A14" w:rsidR="00624446" w:rsidRDefault="003E509B">
          <w:pPr>
            <w:pStyle w:val="20"/>
            <w:tabs>
              <w:tab w:val="right" w:leader="dot" w:pos="9016"/>
            </w:tabs>
            <w:ind w:left="420"/>
            <w:rPr>
              <w:noProof/>
              <w:kern w:val="2"/>
              <w:sz w:val="20"/>
              <w:szCs w:val="22"/>
            </w:rPr>
          </w:pPr>
          <w:hyperlink w:anchor="_Toc9467813" w:history="1">
            <w:r w:rsidR="00624446" w:rsidRPr="00944B47">
              <w:rPr>
                <w:rStyle w:val="a3"/>
                <w:noProof/>
              </w:rPr>
              <w:t>Subcomponents</w:t>
            </w:r>
            <w:r w:rsidR="00624446">
              <w:rPr>
                <w:noProof/>
                <w:webHidden/>
              </w:rPr>
              <w:tab/>
            </w:r>
            <w:r w:rsidR="00624446">
              <w:rPr>
                <w:noProof/>
                <w:webHidden/>
              </w:rPr>
              <w:fldChar w:fldCharType="begin"/>
            </w:r>
            <w:r w:rsidR="00624446">
              <w:rPr>
                <w:noProof/>
                <w:webHidden/>
              </w:rPr>
              <w:instrText xml:space="preserve"> PAGEREF _Toc9467813 \h </w:instrText>
            </w:r>
            <w:r w:rsidR="00624446">
              <w:rPr>
                <w:noProof/>
                <w:webHidden/>
              </w:rPr>
            </w:r>
            <w:r w:rsidR="00624446">
              <w:rPr>
                <w:noProof/>
                <w:webHidden/>
              </w:rPr>
              <w:fldChar w:fldCharType="separate"/>
            </w:r>
            <w:r w:rsidR="00624446">
              <w:rPr>
                <w:noProof/>
                <w:webHidden/>
              </w:rPr>
              <w:t>18</w:t>
            </w:r>
            <w:r w:rsidR="00624446">
              <w:rPr>
                <w:noProof/>
                <w:webHidden/>
              </w:rPr>
              <w:fldChar w:fldCharType="end"/>
            </w:r>
          </w:hyperlink>
        </w:p>
        <w:p w14:paraId="5DBFE5B3" w14:textId="3B9D1CC2" w:rsidR="00624446" w:rsidRDefault="003E509B">
          <w:pPr>
            <w:pStyle w:val="30"/>
            <w:tabs>
              <w:tab w:val="right" w:leader="dot" w:pos="9016"/>
            </w:tabs>
            <w:ind w:left="840"/>
            <w:rPr>
              <w:noProof/>
              <w:kern w:val="2"/>
              <w:sz w:val="20"/>
              <w:szCs w:val="22"/>
            </w:rPr>
          </w:pPr>
          <w:hyperlink w:anchor="_Toc9467814" w:history="1">
            <w:r w:rsidR="00624446" w:rsidRPr="00944B47">
              <w:rPr>
                <w:rStyle w:val="a3"/>
                <w:noProof/>
              </w:rPr>
              <w:t>Ranking</w:t>
            </w:r>
            <w:r w:rsidR="00624446">
              <w:rPr>
                <w:noProof/>
                <w:webHidden/>
              </w:rPr>
              <w:tab/>
            </w:r>
            <w:r w:rsidR="00624446">
              <w:rPr>
                <w:noProof/>
                <w:webHidden/>
              </w:rPr>
              <w:fldChar w:fldCharType="begin"/>
            </w:r>
            <w:r w:rsidR="00624446">
              <w:rPr>
                <w:noProof/>
                <w:webHidden/>
              </w:rPr>
              <w:instrText xml:space="preserve"> PAGEREF _Toc9467814 \h </w:instrText>
            </w:r>
            <w:r w:rsidR="00624446">
              <w:rPr>
                <w:noProof/>
                <w:webHidden/>
              </w:rPr>
            </w:r>
            <w:r w:rsidR="00624446">
              <w:rPr>
                <w:noProof/>
                <w:webHidden/>
              </w:rPr>
              <w:fldChar w:fldCharType="separate"/>
            </w:r>
            <w:r w:rsidR="00624446">
              <w:rPr>
                <w:noProof/>
                <w:webHidden/>
              </w:rPr>
              <w:t>18</w:t>
            </w:r>
            <w:r w:rsidR="00624446">
              <w:rPr>
                <w:noProof/>
                <w:webHidden/>
              </w:rPr>
              <w:fldChar w:fldCharType="end"/>
            </w:r>
          </w:hyperlink>
        </w:p>
        <w:p w14:paraId="25DBEEF4" w14:textId="68AF20CC" w:rsidR="00624446" w:rsidRDefault="003E509B">
          <w:pPr>
            <w:pStyle w:val="30"/>
            <w:tabs>
              <w:tab w:val="right" w:leader="dot" w:pos="9016"/>
            </w:tabs>
            <w:ind w:left="840"/>
            <w:rPr>
              <w:noProof/>
              <w:kern w:val="2"/>
              <w:sz w:val="20"/>
              <w:szCs w:val="22"/>
            </w:rPr>
          </w:pPr>
          <w:hyperlink w:anchor="_Toc9467815" w:history="1">
            <w:r w:rsidR="00624446" w:rsidRPr="00944B47">
              <w:rPr>
                <w:rStyle w:val="a3"/>
                <w:noProof/>
              </w:rPr>
              <w:t>Item Detail</w:t>
            </w:r>
            <w:r w:rsidR="00624446">
              <w:rPr>
                <w:noProof/>
                <w:webHidden/>
              </w:rPr>
              <w:tab/>
            </w:r>
            <w:r w:rsidR="00624446">
              <w:rPr>
                <w:noProof/>
                <w:webHidden/>
              </w:rPr>
              <w:fldChar w:fldCharType="begin"/>
            </w:r>
            <w:r w:rsidR="00624446">
              <w:rPr>
                <w:noProof/>
                <w:webHidden/>
              </w:rPr>
              <w:instrText xml:space="preserve"> PAGEREF _Toc9467815 \h </w:instrText>
            </w:r>
            <w:r w:rsidR="00624446">
              <w:rPr>
                <w:noProof/>
                <w:webHidden/>
              </w:rPr>
            </w:r>
            <w:r w:rsidR="00624446">
              <w:rPr>
                <w:noProof/>
                <w:webHidden/>
              </w:rPr>
              <w:fldChar w:fldCharType="separate"/>
            </w:r>
            <w:r w:rsidR="00624446">
              <w:rPr>
                <w:noProof/>
                <w:webHidden/>
              </w:rPr>
              <w:t>21</w:t>
            </w:r>
            <w:r w:rsidR="00624446">
              <w:rPr>
                <w:noProof/>
                <w:webHidden/>
              </w:rPr>
              <w:fldChar w:fldCharType="end"/>
            </w:r>
          </w:hyperlink>
        </w:p>
        <w:p w14:paraId="016AC1D7" w14:textId="3816AD32" w:rsidR="00624446" w:rsidRDefault="003E509B">
          <w:pPr>
            <w:pStyle w:val="30"/>
            <w:tabs>
              <w:tab w:val="right" w:leader="dot" w:pos="9016"/>
            </w:tabs>
            <w:ind w:left="840"/>
            <w:rPr>
              <w:noProof/>
              <w:kern w:val="2"/>
              <w:sz w:val="20"/>
              <w:szCs w:val="22"/>
            </w:rPr>
          </w:pPr>
          <w:hyperlink w:anchor="_Toc9467816" w:history="1">
            <w:r w:rsidR="00624446" w:rsidRPr="00944B47">
              <w:rPr>
                <w:rStyle w:val="a3"/>
                <w:noProof/>
              </w:rPr>
              <w:t>Recommendation</w:t>
            </w:r>
            <w:r w:rsidR="00624446">
              <w:rPr>
                <w:noProof/>
                <w:webHidden/>
              </w:rPr>
              <w:tab/>
            </w:r>
            <w:r w:rsidR="00624446">
              <w:rPr>
                <w:noProof/>
                <w:webHidden/>
              </w:rPr>
              <w:fldChar w:fldCharType="begin"/>
            </w:r>
            <w:r w:rsidR="00624446">
              <w:rPr>
                <w:noProof/>
                <w:webHidden/>
              </w:rPr>
              <w:instrText xml:space="preserve"> PAGEREF _Toc9467816 \h </w:instrText>
            </w:r>
            <w:r w:rsidR="00624446">
              <w:rPr>
                <w:noProof/>
                <w:webHidden/>
              </w:rPr>
            </w:r>
            <w:r w:rsidR="00624446">
              <w:rPr>
                <w:noProof/>
                <w:webHidden/>
              </w:rPr>
              <w:fldChar w:fldCharType="separate"/>
            </w:r>
            <w:r w:rsidR="00624446">
              <w:rPr>
                <w:noProof/>
                <w:webHidden/>
              </w:rPr>
              <w:t>24</w:t>
            </w:r>
            <w:r w:rsidR="00624446">
              <w:rPr>
                <w:noProof/>
                <w:webHidden/>
              </w:rPr>
              <w:fldChar w:fldCharType="end"/>
            </w:r>
          </w:hyperlink>
        </w:p>
        <w:p w14:paraId="779AF53F" w14:textId="377134A8" w:rsidR="00624446" w:rsidRDefault="003E509B">
          <w:pPr>
            <w:pStyle w:val="30"/>
            <w:tabs>
              <w:tab w:val="right" w:leader="dot" w:pos="9016"/>
            </w:tabs>
            <w:ind w:left="840"/>
            <w:rPr>
              <w:noProof/>
              <w:kern w:val="2"/>
              <w:sz w:val="20"/>
              <w:szCs w:val="22"/>
            </w:rPr>
          </w:pPr>
          <w:hyperlink w:anchor="_Toc9467817" w:history="1">
            <w:r w:rsidR="00624446" w:rsidRPr="00944B47">
              <w:rPr>
                <w:rStyle w:val="a3"/>
                <w:noProof/>
              </w:rPr>
              <w:t>Mypage</w:t>
            </w:r>
            <w:r w:rsidR="00624446">
              <w:rPr>
                <w:noProof/>
                <w:webHidden/>
              </w:rPr>
              <w:tab/>
            </w:r>
            <w:r w:rsidR="00624446">
              <w:rPr>
                <w:noProof/>
                <w:webHidden/>
              </w:rPr>
              <w:fldChar w:fldCharType="begin"/>
            </w:r>
            <w:r w:rsidR="00624446">
              <w:rPr>
                <w:noProof/>
                <w:webHidden/>
              </w:rPr>
              <w:instrText xml:space="preserve"> PAGEREF _Toc9467817 \h </w:instrText>
            </w:r>
            <w:r w:rsidR="00624446">
              <w:rPr>
                <w:noProof/>
                <w:webHidden/>
              </w:rPr>
            </w:r>
            <w:r w:rsidR="00624446">
              <w:rPr>
                <w:noProof/>
                <w:webHidden/>
              </w:rPr>
              <w:fldChar w:fldCharType="separate"/>
            </w:r>
            <w:r w:rsidR="00624446">
              <w:rPr>
                <w:noProof/>
                <w:webHidden/>
              </w:rPr>
              <w:t>26</w:t>
            </w:r>
            <w:r w:rsidR="00624446">
              <w:rPr>
                <w:noProof/>
                <w:webHidden/>
              </w:rPr>
              <w:fldChar w:fldCharType="end"/>
            </w:r>
          </w:hyperlink>
        </w:p>
        <w:p w14:paraId="0EBF6F2C" w14:textId="2E7351DB" w:rsidR="00624446" w:rsidRDefault="003E509B">
          <w:pPr>
            <w:pStyle w:val="30"/>
            <w:tabs>
              <w:tab w:val="right" w:leader="dot" w:pos="9016"/>
            </w:tabs>
            <w:ind w:left="840"/>
            <w:rPr>
              <w:noProof/>
              <w:kern w:val="2"/>
              <w:sz w:val="20"/>
              <w:szCs w:val="22"/>
            </w:rPr>
          </w:pPr>
          <w:hyperlink w:anchor="_Toc9467818" w:history="1">
            <w:r w:rsidR="00624446" w:rsidRPr="00944B47">
              <w:rPr>
                <w:rStyle w:val="a3"/>
                <w:noProof/>
              </w:rPr>
              <w:t>Search</w:t>
            </w:r>
            <w:r w:rsidR="00624446">
              <w:rPr>
                <w:noProof/>
                <w:webHidden/>
              </w:rPr>
              <w:tab/>
            </w:r>
            <w:r w:rsidR="00624446">
              <w:rPr>
                <w:noProof/>
                <w:webHidden/>
              </w:rPr>
              <w:fldChar w:fldCharType="begin"/>
            </w:r>
            <w:r w:rsidR="00624446">
              <w:rPr>
                <w:noProof/>
                <w:webHidden/>
              </w:rPr>
              <w:instrText xml:space="preserve"> PAGEREF _Toc9467818 \h </w:instrText>
            </w:r>
            <w:r w:rsidR="00624446">
              <w:rPr>
                <w:noProof/>
                <w:webHidden/>
              </w:rPr>
            </w:r>
            <w:r w:rsidR="00624446">
              <w:rPr>
                <w:noProof/>
                <w:webHidden/>
              </w:rPr>
              <w:fldChar w:fldCharType="separate"/>
            </w:r>
            <w:r w:rsidR="00624446">
              <w:rPr>
                <w:noProof/>
                <w:webHidden/>
              </w:rPr>
              <w:t>28</w:t>
            </w:r>
            <w:r w:rsidR="00624446">
              <w:rPr>
                <w:noProof/>
                <w:webHidden/>
              </w:rPr>
              <w:fldChar w:fldCharType="end"/>
            </w:r>
          </w:hyperlink>
        </w:p>
        <w:p w14:paraId="61189E9C" w14:textId="71A6A3F4" w:rsidR="00624446" w:rsidRDefault="003E509B">
          <w:pPr>
            <w:pStyle w:val="10"/>
            <w:rPr>
              <w:noProof/>
              <w:kern w:val="2"/>
              <w:sz w:val="20"/>
              <w:szCs w:val="22"/>
            </w:rPr>
          </w:pPr>
          <w:hyperlink w:anchor="_Toc9467819" w:history="1">
            <w:r w:rsidR="00624446" w:rsidRPr="00944B47">
              <w:rPr>
                <w:rStyle w:val="a3"/>
                <w:noProof/>
              </w:rPr>
              <w:t>System Architecture – Backend</w:t>
            </w:r>
            <w:r w:rsidR="00624446">
              <w:rPr>
                <w:noProof/>
                <w:webHidden/>
              </w:rPr>
              <w:tab/>
            </w:r>
            <w:r w:rsidR="00624446">
              <w:rPr>
                <w:noProof/>
                <w:webHidden/>
              </w:rPr>
              <w:fldChar w:fldCharType="begin"/>
            </w:r>
            <w:r w:rsidR="00624446">
              <w:rPr>
                <w:noProof/>
                <w:webHidden/>
              </w:rPr>
              <w:instrText xml:space="preserve"> PAGEREF _Toc9467819 \h </w:instrText>
            </w:r>
            <w:r w:rsidR="00624446">
              <w:rPr>
                <w:noProof/>
                <w:webHidden/>
              </w:rPr>
            </w:r>
            <w:r w:rsidR="00624446">
              <w:rPr>
                <w:noProof/>
                <w:webHidden/>
              </w:rPr>
              <w:fldChar w:fldCharType="separate"/>
            </w:r>
            <w:r w:rsidR="00624446">
              <w:rPr>
                <w:noProof/>
                <w:webHidden/>
              </w:rPr>
              <w:t>30</w:t>
            </w:r>
            <w:r w:rsidR="00624446">
              <w:rPr>
                <w:noProof/>
                <w:webHidden/>
              </w:rPr>
              <w:fldChar w:fldCharType="end"/>
            </w:r>
          </w:hyperlink>
        </w:p>
        <w:p w14:paraId="0889A649" w14:textId="5061E696" w:rsidR="00624446" w:rsidRDefault="003E509B">
          <w:pPr>
            <w:pStyle w:val="20"/>
            <w:tabs>
              <w:tab w:val="right" w:leader="dot" w:pos="9016"/>
            </w:tabs>
            <w:ind w:left="420"/>
            <w:rPr>
              <w:noProof/>
              <w:kern w:val="2"/>
              <w:sz w:val="20"/>
              <w:szCs w:val="22"/>
            </w:rPr>
          </w:pPr>
          <w:hyperlink w:anchor="_Toc9467820"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_Toc9467820 \h </w:instrText>
            </w:r>
            <w:r w:rsidR="00624446">
              <w:rPr>
                <w:noProof/>
                <w:webHidden/>
              </w:rPr>
            </w:r>
            <w:r w:rsidR="00624446">
              <w:rPr>
                <w:noProof/>
                <w:webHidden/>
              </w:rPr>
              <w:fldChar w:fldCharType="separate"/>
            </w:r>
            <w:r w:rsidR="00624446">
              <w:rPr>
                <w:noProof/>
                <w:webHidden/>
              </w:rPr>
              <w:t>30</w:t>
            </w:r>
            <w:r w:rsidR="00624446">
              <w:rPr>
                <w:noProof/>
                <w:webHidden/>
              </w:rPr>
              <w:fldChar w:fldCharType="end"/>
            </w:r>
          </w:hyperlink>
        </w:p>
        <w:p w14:paraId="23BCE94E" w14:textId="5E585A09" w:rsidR="00624446" w:rsidRDefault="003E509B">
          <w:pPr>
            <w:pStyle w:val="20"/>
            <w:tabs>
              <w:tab w:val="right" w:leader="dot" w:pos="9016"/>
            </w:tabs>
            <w:ind w:left="420"/>
            <w:rPr>
              <w:noProof/>
              <w:kern w:val="2"/>
              <w:sz w:val="20"/>
              <w:szCs w:val="22"/>
            </w:rPr>
          </w:pPr>
          <w:hyperlink w:anchor="_Toc9467821" w:history="1">
            <w:r w:rsidR="00624446" w:rsidRPr="00944B47">
              <w:rPr>
                <w:rStyle w:val="a3"/>
                <w:noProof/>
              </w:rPr>
              <w:t>Overall Architecture</w:t>
            </w:r>
            <w:r w:rsidR="00624446">
              <w:rPr>
                <w:noProof/>
                <w:webHidden/>
              </w:rPr>
              <w:tab/>
            </w:r>
            <w:r w:rsidR="00624446">
              <w:rPr>
                <w:noProof/>
                <w:webHidden/>
              </w:rPr>
              <w:fldChar w:fldCharType="begin"/>
            </w:r>
            <w:r w:rsidR="00624446">
              <w:rPr>
                <w:noProof/>
                <w:webHidden/>
              </w:rPr>
              <w:instrText xml:space="preserve"> PAGEREF _Toc9467821 \h </w:instrText>
            </w:r>
            <w:r w:rsidR="00624446">
              <w:rPr>
                <w:noProof/>
                <w:webHidden/>
              </w:rPr>
            </w:r>
            <w:r w:rsidR="00624446">
              <w:rPr>
                <w:noProof/>
                <w:webHidden/>
              </w:rPr>
              <w:fldChar w:fldCharType="separate"/>
            </w:r>
            <w:r w:rsidR="00624446">
              <w:rPr>
                <w:noProof/>
                <w:webHidden/>
              </w:rPr>
              <w:t>30</w:t>
            </w:r>
            <w:r w:rsidR="00624446">
              <w:rPr>
                <w:noProof/>
                <w:webHidden/>
              </w:rPr>
              <w:fldChar w:fldCharType="end"/>
            </w:r>
          </w:hyperlink>
        </w:p>
        <w:p w14:paraId="214F2450" w14:textId="349E6EE0" w:rsidR="00624446" w:rsidRDefault="003E509B">
          <w:pPr>
            <w:pStyle w:val="20"/>
            <w:tabs>
              <w:tab w:val="right" w:leader="dot" w:pos="9016"/>
            </w:tabs>
            <w:ind w:left="420"/>
            <w:rPr>
              <w:noProof/>
              <w:kern w:val="2"/>
              <w:sz w:val="20"/>
              <w:szCs w:val="22"/>
            </w:rPr>
          </w:pPr>
          <w:hyperlink w:anchor="_Toc9467822" w:history="1">
            <w:r w:rsidR="00624446" w:rsidRPr="00944B47">
              <w:rPr>
                <w:rStyle w:val="a3"/>
                <w:noProof/>
              </w:rPr>
              <w:t>Subcomponents</w:t>
            </w:r>
            <w:r w:rsidR="00624446">
              <w:rPr>
                <w:noProof/>
                <w:webHidden/>
              </w:rPr>
              <w:tab/>
            </w:r>
            <w:r w:rsidR="00624446">
              <w:rPr>
                <w:noProof/>
                <w:webHidden/>
              </w:rPr>
              <w:fldChar w:fldCharType="begin"/>
            </w:r>
            <w:r w:rsidR="00624446">
              <w:rPr>
                <w:noProof/>
                <w:webHidden/>
              </w:rPr>
              <w:instrText xml:space="preserve"> PAGEREF _Toc9467822 \h </w:instrText>
            </w:r>
            <w:r w:rsidR="00624446">
              <w:rPr>
                <w:noProof/>
                <w:webHidden/>
              </w:rPr>
            </w:r>
            <w:r w:rsidR="00624446">
              <w:rPr>
                <w:noProof/>
                <w:webHidden/>
              </w:rPr>
              <w:fldChar w:fldCharType="separate"/>
            </w:r>
            <w:r w:rsidR="00624446">
              <w:rPr>
                <w:noProof/>
                <w:webHidden/>
              </w:rPr>
              <w:t>31</w:t>
            </w:r>
            <w:r w:rsidR="00624446">
              <w:rPr>
                <w:noProof/>
                <w:webHidden/>
              </w:rPr>
              <w:fldChar w:fldCharType="end"/>
            </w:r>
          </w:hyperlink>
        </w:p>
        <w:p w14:paraId="7430D5C5" w14:textId="0BCF56B6" w:rsidR="00624446" w:rsidRDefault="003E509B">
          <w:pPr>
            <w:pStyle w:val="30"/>
            <w:tabs>
              <w:tab w:val="right" w:leader="dot" w:pos="9016"/>
            </w:tabs>
            <w:ind w:left="840"/>
            <w:rPr>
              <w:noProof/>
              <w:kern w:val="2"/>
              <w:sz w:val="20"/>
              <w:szCs w:val="22"/>
            </w:rPr>
          </w:pPr>
          <w:hyperlink w:anchor="_Toc9467823" w:history="1">
            <w:r w:rsidR="00624446" w:rsidRPr="00944B47">
              <w:rPr>
                <w:rStyle w:val="a3"/>
                <w:noProof/>
              </w:rPr>
              <w:t>Application Server</w:t>
            </w:r>
            <w:r w:rsidR="00624446">
              <w:rPr>
                <w:noProof/>
                <w:webHidden/>
              </w:rPr>
              <w:tab/>
            </w:r>
            <w:r w:rsidR="00624446">
              <w:rPr>
                <w:noProof/>
                <w:webHidden/>
              </w:rPr>
              <w:fldChar w:fldCharType="begin"/>
            </w:r>
            <w:r w:rsidR="00624446">
              <w:rPr>
                <w:noProof/>
                <w:webHidden/>
              </w:rPr>
              <w:instrText xml:space="preserve"> PAGEREF _Toc9467823 \h </w:instrText>
            </w:r>
            <w:r w:rsidR="00624446">
              <w:rPr>
                <w:noProof/>
                <w:webHidden/>
              </w:rPr>
            </w:r>
            <w:r w:rsidR="00624446">
              <w:rPr>
                <w:noProof/>
                <w:webHidden/>
              </w:rPr>
              <w:fldChar w:fldCharType="separate"/>
            </w:r>
            <w:r w:rsidR="00624446">
              <w:rPr>
                <w:noProof/>
                <w:webHidden/>
              </w:rPr>
              <w:t>31</w:t>
            </w:r>
            <w:r w:rsidR="00624446">
              <w:rPr>
                <w:noProof/>
                <w:webHidden/>
              </w:rPr>
              <w:fldChar w:fldCharType="end"/>
            </w:r>
          </w:hyperlink>
        </w:p>
        <w:p w14:paraId="1085D610" w14:textId="04596520" w:rsidR="00624446" w:rsidRDefault="003E509B">
          <w:pPr>
            <w:pStyle w:val="30"/>
            <w:tabs>
              <w:tab w:val="right" w:leader="dot" w:pos="9016"/>
            </w:tabs>
            <w:ind w:left="840"/>
            <w:rPr>
              <w:noProof/>
              <w:kern w:val="2"/>
              <w:sz w:val="20"/>
              <w:szCs w:val="22"/>
            </w:rPr>
          </w:pPr>
          <w:hyperlink w:anchor="_Toc9467824" w:history="1">
            <w:r w:rsidR="00624446" w:rsidRPr="00944B47">
              <w:rPr>
                <w:rStyle w:val="a3"/>
                <w:noProof/>
              </w:rPr>
              <w:t>Review Analyzing System</w:t>
            </w:r>
            <w:r w:rsidR="00624446">
              <w:rPr>
                <w:noProof/>
                <w:webHidden/>
              </w:rPr>
              <w:tab/>
            </w:r>
            <w:r w:rsidR="00624446">
              <w:rPr>
                <w:noProof/>
                <w:webHidden/>
              </w:rPr>
              <w:fldChar w:fldCharType="begin"/>
            </w:r>
            <w:r w:rsidR="00624446">
              <w:rPr>
                <w:noProof/>
                <w:webHidden/>
              </w:rPr>
              <w:instrText xml:space="preserve"> PAGEREF _Toc9467824 \h </w:instrText>
            </w:r>
            <w:r w:rsidR="00624446">
              <w:rPr>
                <w:noProof/>
                <w:webHidden/>
              </w:rPr>
            </w:r>
            <w:r w:rsidR="00624446">
              <w:rPr>
                <w:noProof/>
                <w:webHidden/>
              </w:rPr>
              <w:fldChar w:fldCharType="separate"/>
            </w:r>
            <w:r w:rsidR="00624446">
              <w:rPr>
                <w:noProof/>
                <w:webHidden/>
              </w:rPr>
              <w:t>32</w:t>
            </w:r>
            <w:r w:rsidR="00624446">
              <w:rPr>
                <w:noProof/>
                <w:webHidden/>
              </w:rPr>
              <w:fldChar w:fldCharType="end"/>
            </w:r>
          </w:hyperlink>
        </w:p>
        <w:p w14:paraId="7971E213" w14:textId="08C18C32" w:rsidR="00624446" w:rsidRDefault="003E509B">
          <w:pPr>
            <w:pStyle w:val="30"/>
            <w:tabs>
              <w:tab w:val="right" w:leader="dot" w:pos="9016"/>
            </w:tabs>
            <w:ind w:left="840"/>
            <w:rPr>
              <w:noProof/>
              <w:kern w:val="2"/>
              <w:sz w:val="20"/>
              <w:szCs w:val="22"/>
            </w:rPr>
          </w:pPr>
          <w:hyperlink w:anchor="_Toc9467825" w:history="1">
            <w:r w:rsidR="00624446" w:rsidRPr="00944B47">
              <w:rPr>
                <w:rStyle w:val="a3"/>
                <w:noProof/>
              </w:rPr>
              <w:t>Review Crawling System (Review Collecting System)</w:t>
            </w:r>
            <w:r w:rsidR="00624446">
              <w:rPr>
                <w:noProof/>
                <w:webHidden/>
              </w:rPr>
              <w:tab/>
            </w:r>
            <w:r w:rsidR="00624446">
              <w:rPr>
                <w:noProof/>
                <w:webHidden/>
              </w:rPr>
              <w:fldChar w:fldCharType="begin"/>
            </w:r>
            <w:r w:rsidR="00624446">
              <w:rPr>
                <w:noProof/>
                <w:webHidden/>
              </w:rPr>
              <w:instrText xml:space="preserve"> PAGEREF _Toc9467825 \h </w:instrText>
            </w:r>
            <w:r w:rsidR="00624446">
              <w:rPr>
                <w:noProof/>
                <w:webHidden/>
              </w:rPr>
            </w:r>
            <w:r w:rsidR="00624446">
              <w:rPr>
                <w:noProof/>
                <w:webHidden/>
              </w:rPr>
              <w:fldChar w:fldCharType="separate"/>
            </w:r>
            <w:r w:rsidR="00624446">
              <w:rPr>
                <w:noProof/>
                <w:webHidden/>
              </w:rPr>
              <w:t>33</w:t>
            </w:r>
            <w:r w:rsidR="00624446">
              <w:rPr>
                <w:noProof/>
                <w:webHidden/>
              </w:rPr>
              <w:fldChar w:fldCharType="end"/>
            </w:r>
          </w:hyperlink>
        </w:p>
        <w:p w14:paraId="20FAF0EF" w14:textId="24993104" w:rsidR="00624446" w:rsidRDefault="003E509B">
          <w:pPr>
            <w:pStyle w:val="30"/>
            <w:tabs>
              <w:tab w:val="right" w:leader="dot" w:pos="9016"/>
            </w:tabs>
            <w:ind w:left="840"/>
            <w:rPr>
              <w:noProof/>
              <w:kern w:val="2"/>
              <w:sz w:val="20"/>
              <w:szCs w:val="22"/>
            </w:rPr>
          </w:pPr>
          <w:hyperlink w:anchor="_Toc9467826" w:history="1">
            <w:r w:rsidR="00624446" w:rsidRPr="00944B47">
              <w:rPr>
                <w:rStyle w:val="a3"/>
                <w:noProof/>
              </w:rPr>
              <w:t>Item Ranking System</w:t>
            </w:r>
            <w:r w:rsidR="00624446">
              <w:rPr>
                <w:noProof/>
                <w:webHidden/>
              </w:rPr>
              <w:tab/>
            </w:r>
            <w:r w:rsidR="00624446">
              <w:rPr>
                <w:noProof/>
                <w:webHidden/>
              </w:rPr>
              <w:fldChar w:fldCharType="begin"/>
            </w:r>
            <w:r w:rsidR="00624446">
              <w:rPr>
                <w:noProof/>
                <w:webHidden/>
              </w:rPr>
              <w:instrText xml:space="preserve"> PAGEREF _Toc9467826 \h </w:instrText>
            </w:r>
            <w:r w:rsidR="00624446">
              <w:rPr>
                <w:noProof/>
                <w:webHidden/>
              </w:rPr>
            </w:r>
            <w:r w:rsidR="00624446">
              <w:rPr>
                <w:noProof/>
                <w:webHidden/>
              </w:rPr>
              <w:fldChar w:fldCharType="separate"/>
            </w:r>
            <w:r w:rsidR="00624446">
              <w:rPr>
                <w:noProof/>
                <w:webHidden/>
              </w:rPr>
              <w:t>34</w:t>
            </w:r>
            <w:r w:rsidR="00624446">
              <w:rPr>
                <w:noProof/>
                <w:webHidden/>
              </w:rPr>
              <w:fldChar w:fldCharType="end"/>
            </w:r>
          </w:hyperlink>
        </w:p>
        <w:p w14:paraId="55F9C861" w14:textId="6173B295" w:rsidR="00624446" w:rsidRDefault="003E509B">
          <w:pPr>
            <w:pStyle w:val="10"/>
            <w:rPr>
              <w:noProof/>
              <w:kern w:val="2"/>
              <w:sz w:val="20"/>
              <w:szCs w:val="22"/>
            </w:rPr>
          </w:pPr>
          <w:hyperlink w:anchor="_Toc9467827" w:history="1">
            <w:r w:rsidR="00624446" w:rsidRPr="00944B47">
              <w:rPr>
                <w:rStyle w:val="a3"/>
                <w:noProof/>
              </w:rPr>
              <w:t>Protocol Design</w:t>
            </w:r>
            <w:r w:rsidR="00624446">
              <w:rPr>
                <w:noProof/>
                <w:webHidden/>
              </w:rPr>
              <w:tab/>
            </w:r>
            <w:r w:rsidR="00624446">
              <w:rPr>
                <w:noProof/>
                <w:webHidden/>
              </w:rPr>
              <w:fldChar w:fldCharType="begin"/>
            </w:r>
            <w:r w:rsidR="00624446">
              <w:rPr>
                <w:noProof/>
                <w:webHidden/>
              </w:rPr>
              <w:instrText xml:space="preserve"> PAGEREF _Toc9467827 \h </w:instrText>
            </w:r>
            <w:r w:rsidR="00624446">
              <w:rPr>
                <w:noProof/>
                <w:webHidden/>
              </w:rPr>
            </w:r>
            <w:r w:rsidR="00624446">
              <w:rPr>
                <w:noProof/>
                <w:webHidden/>
              </w:rPr>
              <w:fldChar w:fldCharType="separate"/>
            </w:r>
            <w:r w:rsidR="00624446">
              <w:rPr>
                <w:noProof/>
                <w:webHidden/>
              </w:rPr>
              <w:t>35</w:t>
            </w:r>
            <w:r w:rsidR="00624446">
              <w:rPr>
                <w:noProof/>
                <w:webHidden/>
              </w:rPr>
              <w:fldChar w:fldCharType="end"/>
            </w:r>
          </w:hyperlink>
        </w:p>
        <w:p w14:paraId="6A891CFC" w14:textId="2101DE52" w:rsidR="00624446" w:rsidRDefault="003E509B">
          <w:pPr>
            <w:pStyle w:val="20"/>
            <w:tabs>
              <w:tab w:val="right" w:leader="dot" w:pos="9016"/>
            </w:tabs>
            <w:ind w:left="420"/>
            <w:rPr>
              <w:noProof/>
              <w:kern w:val="2"/>
              <w:sz w:val="20"/>
              <w:szCs w:val="22"/>
            </w:rPr>
          </w:pPr>
          <w:hyperlink w:anchor="_Toc9467828"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_Toc9467828 \h </w:instrText>
            </w:r>
            <w:r w:rsidR="00624446">
              <w:rPr>
                <w:noProof/>
                <w:webHidden/>
              </w:rPr>
            </w:r>
            <w:r w:rsidR="00624446">
              <w:rPr>
                <w:noProof/>
                <w:webHidden/>
              </w:rPr>
              <w:fldChar w:fldCharType="separate"/>
            </w:r>
            <w:r w:rsidR="00624446">
              <w:rPr>
                <w:noProof/>
                <w:webHidden/>
              </w:rPr>
              <w:t>35</w:t>
            </w:r>
            <w:r w:rsidR="00624446">
              <w:rPr>
                <w:noProof/>
                <w:webHidden/>
              </w:rPr>
              <w:fldChar w:fldCharType="end"/>
            </w:r>
          </w:hyperlink>
        </w:p>
        <w:p w14:paraId="2929D108" w14:textId="087D2255" w:rsidR="00624446" w:rsidRDefault="003E509B">
          <w:pPr>
            <w:pStyle w:val="20"/>
            <w:tabs>
              <w:tab w:val="right" w:leader="dot" w:pos="9016"/>
            </w:tabs>
            <w:ind w:left="420"/>
            <w:rPr>
              <w:noProof/>
              <w:kern w:val="2"/>
              <w:sz w:val="20"/>
              <w:szCs w:val="22"/>
            </w:rPr>
          </w:pPr>
          <w:hyperlink w:anchor="_Toc9467829" w:history="1">
            <w:r w:rsidR="00624446" w:rsidRPr="00944B47">
              <w:rPr>
                <w:rStyle w:val="a3"/>
                <w:noProof/>
              </w:rPr>
              <w:t>REST API</w:t>
            </w:r>
            <w:r w:rsidR="00624446">
              <w:rPr>
                <w:noProof/>
                <w:webHidden/>
              </w:rPr>
              <w:tab/>
            </w:r>
            <w:r w:rsidR="00624446">
              <w:rPr>
                <w:noProof/>
                <w:webHidden/>
              </w:rPr>
              <w:fldChar w:fldCharType="begin"/>
            </w:r>
            <w:r w:rsidR="00624446">
              <w:rPr>
                <w:noProof/>
                <w:webHidden/>
              </w:rPr>
              <w:instrText xml:space="preserve"> PAGEREF _Toc9467829 \h </w:instrText>
            </w:r>
            <w:r w:rsidR="00624446">
              <w:rPr>
                <w:noProof/>
                <w:webHidden/>
              </w:rPr>
            </w:r>
            <w:r w:rsidR="00624446">
              <w:rPr>
                <w:noProof/>
                <w:webHidden/>
              </w:rPr>
              <w:fldChar w:fldCharType="separate"/>
            </w:r>
            <w:r w:rsidR="00624446">
              <w:rPr>
                <w:noProof/>
                <w:webHidden/>
              </w:rPr>
              <w:t>35</w:t>
            </w:r>
            <w:r w:rsidR="00624446">
              <w:rPr>
                <w:noProof/>
                <w:webHidden/>
              </w:rPr>
              <w:fldChar w:fldCharType="end"/>
            </w:r>
          </w:hyperlink>
        </w:p>
        <w:p w14:paraId="4444DF72" w14:textId="311F1746" w:rsidR="00624446" w:rsidRDefault="003E509B">
          <w:pPr>
            <w:pStyle w:val="20"/>
            <w:tabs>
              <w:tab w:val="right" w:leader="dot" w:pos="9016"/>
            </w:tabs>
            <w:ind w:left="420"/>
            <w:rPr>
              <w:noProof/>
              <w:kern w:val="2"/>
              <w:sz w:val="20"/>
              <w:szCs w:val="22"/>
            </w:rPr>
          </w:pPr>
          <w:hyperlink w:anchor="_Toc9467830" w:history="1">
            <w:r w:rsidR="00624446" w:rsidRPr="00944B47">
              <w:rPr>
                <w:rStyle w:val="a3"/>
                <w:noProof/>
              </w:rPr>
              <w:t>JSON</w:t>
            </w:r>
            <w:r w:rsidR="00624446">
              <w:rPr>
                <w:noProof/>
                <w:webHidden/>
              </w:rPr>
              <w:tab/>
            </w:r>
            <w:r w:rsidR="00624446">
              <w:rPr>
                <w:noProof/>
                <w:webHidden/>
              </w:rPr>
              <w:fldChar w:fldCharType="begin"/>
            </w:r>
            <w:r w:rsidR="00624446">
              <w:rPr>
                <w:noProof/>
                <w:webHidden/>
              </w:rPr>
              <w:instrText xml:space="preserve"> PAGEREF _Toc9467830 \h </w:instrText>
            </w:r>
            <w:r w:rsidR="00624446">
              <w:rPr>
                <w:noProof/>
                <w:webHidden/>
              </w:rPr>
            </w:r>
            <w:r w:rsidR="00624446">
              <w:rPr>
                <w:noProof/>
                <w:webHidden/>
              </w:rPr>
              <w:fldChar w:fldCharType="separate"/>
            </w:r>
            <w:r w:rsidR="00624446">
              <w:rPr>
                <w:noProof/>
                <w:webHidden/>
              </w:rPr>
              <w:t>36</w:t>
            </w:r>
            <w:r w:rsidR="00624446">
              <w:rPr>
                <w:noProof/>
                <w:webHidden/>
              </w:rPr>
              <w:fldChar w:fldCharType="end"/>
            </w:r>
          </w:hyperlink>
        </w:p>
        <w:p w14:paraId="213CF374" w14:textId="2B5C8F53" w:rsidR="00624446" w:rsidRDefault="003E509B">
          <w:pPr>
            <w:pStyle w:val="20"/>
            <w:tabs>
              <w:tab w:val="right" w:leader="dot" w:pos="9016"/>
            </w:tabs>
            <w:ind w:left="420"/>
            <w:rPr>
              <w:noProof/>
              <w:kern w:val="2"/>
              <w:sz w:val="20"/>
              <w:szCs w:val="22"/>
            </w:rPr>
          </w:pPr>
          <w:hyperlink w:anchor="_Toc9467831" w:history="1">
            <w:r w:rsidR="00624446" w:rsidRPr="00944B47">
              <w:rPr>
                <w:rStyle w:val="a3"/>
                <w:noProof/>
              </w:rPr>
              <w:t>Details</w:t>
            </w:r>
            <w:r w:rsidR="00624446">
              <w:rPr>
                <w:noProof/>
                <w:webHidden/>
              </w:rPr>
              <w:tab/>
            </w:r>
            <w:r w:rsidR="00624446">
              <w:rPr>
                <w:noProof/>
                <w:webHidden/>
              </w:rPr>
              <w:fldChar w:fldCharType="begin"/>
            </w:r>
            <w:r w:rsidR="00624446">
              <w:rPr>
                <w:noProof/>
                <w:webHidden/>
              </w:rPr>
              <w:instrText xml:space="preserve"> PAGEREF _Toc9467831 \h </w:instrText>
            </w:r>
            <w:r w:rsidR="00624446">
              <w:rPr>
                <w:noProof/>
                <w:webHidden/>
              </w:rPr>
            </w:r>
            <w:r w:rsidR="00624446">
              <w:rPr>
                <w:noProof/>
                <w:webHidden/>
              </w:rPr>
              <w:fldChar w:fldCharType="separate"/>
            </w:r>
            <w:r w:rsidR="00624446">
              <w:rPr>
                <w:noProof/>
                <w:webHidden/>
              </w:rPr>
              <w:t>37</w:t>
            </w:r>
            <w:r w:rsidR="00624446">
              <w:rPr>
                <w:noProof/>
                <w:webHidden/>
              </w:rPr>
              <w:fldChar w:fldCharType="end"/>
            </w:r>
          </w:hyperlink>
        </w:p>
        <w:p w14:paraId="3A547737" w14:textId="284BE99D" w:rsidR="00624446" w:rsidRDefault="003E509B">
          <w:pPr>
            <w:pStyle w:val="30"/>
            <w:tabs>
              <w:tab w:val="right" w:leader="dot" w:pos="9016"/>
            </w:tabs>
            <w:ind w:left="840"/>
            <w:rPr>
              <w:noProof/>
              <w:kern w:val="2"/>
              <w:sz w:val="20"/>
              <w:szCs w:val="22"/>
            </w:rPr>
          </w:pPr>
          <w:hyperlink w:anchor="_Toc9467832" w:history="1">
            <w:r w:rsidR="00624446" w:rsidRPr="00944B47">
              <w:rPr>
                <w:rStyle w:val="a3"/>
                <w:noProof/>
              </w:rPr>
              <w:t>Authentication</w:t>
            </w:r>
            <w:r w:rsidR="00624446">
              <w:rPr>
                <w:noProof/>
                <w:webHidden/>
              </w:rPr>
              <w:tab/>
            </w:r>
            <w:r w:rsidR="00624446">
              <w:rPr>
                <w:noProof/>
                <w:webHidden/>
              </w:rPr>
              <w:fldChar w:fldCharType="begin"/>
            </w:r>
            <w:r w:rsidR="00624446">
              <w:rPr>
                <w:noProof/>
                <w:webHidden/>
              </w:rPr>
              <w:instrText xml:space="preserve"> PAGEREF _Toc9467832 \h </w:instrText>
            </w:r>
            <w:r w:rsidR="00624446">
              <w:rPr>
                <w:noProof/>
                <w:webHidden/>
              </w:rPr>
            </w:r>
            <w:r w:rsidR="00624446">
              <w:rPr>
                <w:noProof/>
                <w:webHidden/>
              </w:rPr>
              <w:fldChar w:fldCharType="separate"/>
            </w:r>
            <w:r w:rsidR="00624446">
              <w:rPr>
                <w:noProof/>
                <w:webHidden/>
              </w:rPr>
              <w:t>37</w:t>
            </w:r>
            <w:r w:rsidR="00624446">
              <w:rPr>
                <w:noProof/>
                <w:webHidden/>
              </w:rPr>
              <w:fldChar w:fldCharType="end"/>
            </w:r>
          </w:hyperlink>
        </w:p>
        <w:p w14:paraId="556E5D29" w14:textId="12BBC711" w:rsidR="00624446" w:rsidRDefault="003E509B">
          <w:pPr>
            <w:pStyle w:val="40"/>
            <w:tabs>
              <w:tab w:val="right" w:leader="dot" w:pos="9016"/>
            </w:tabs>
            <w:ind w:left="1260"/>
            <w:rPr>
              <w:noProof/>
              <w:kern w:val="2"/>
              <w:sz w:val="20"/>
              <w:szCs w:val="22"/>
            </w:rPr>
          </w:pPr>
          <w:hyperlink w:anchor="_Toc9467833" w:history="1">
            <w:r w:rsidR="00624446" w:rsidRPr="00944B47">
              <w:rPr>
                <w:rStyle w:val="a3"/>
                <w:noProof/>
              </w:rPr>
              <w:t>Login</w:t>
            </w:r>
            <w:r w:rsidR="00624446">
              <w:rPr>
                <w:noProof/>
                <w:webHidden/>
              </w:rPr>
              <w:tab/>
            </w:r>
            <w:r w:rsidR="00624446">
              <w:rPr>
                <w:noProof/>
                <w:webHidden/>
              </w:rPr>
              <w:fldChar w:fldCharType="begin"/>
            </w:r>
            <w:r w:rsidR="00624446">
              <w:rPr>
                <w:noProof/>
                <w:webHidden/>
              </w:rPr>
              <w:instrText xml:space="preserve"> PAGEREF _Toc9467833 \h </w:instrText>
            </w:r>
            <w:r w:rsidR="00624446">
              <w:rPr>
                <w:noProof/>
                <w:webHidden/>
              </w:rPr>
            </w:r>
            <w:r w:rsidR="00624446">
              <w:rPr>
                <w:noProof/>
                <w:webHidden/>
              </w:rPr>
              <w:fldChar w:fldCharType="separate"/>
            </w:r>
            <w:r w:rsidR="00624446">
              <w:rPr>
                <w:noProof/>
                <w:webHidden/>
              </w:rPr>
              <w:t>37</w:t>
            </w:r>
            <w:r w:rsidR="00624446">
              <w:rPr>
                <w:noProof/>
                <w:webHidden/>
              </w:rPr>
              <w:fldChar w:fldCharType="end"/>
            </w:r>
          </w:hyperlink>
        </w:p>
        <w:p w14:paraId="05F8C21E" w14:textId="389F598A" w:rsidR="00624446" w:rsidRDefault="003E509B">
          <w:pPr>
            <w:pStyle w:val="40"/>
            <w:tabs>
              <w:tab w:val="right" w:leader="dot" w:pos="9016"/>
            </w:tabs>
            <w:ind w:left="1260"/>
            <w:rPr>
              <w:noProof/>
              <w:kern w:val="2"/>
              <w:sz w:val="20"/>
              <w:szCs w:val="22"/>
            </w:rPr>
          </w:pPr>
          <w:hyperlink w:anchor="_Toc9467834" w:history="1">
            <w:r w:rsidR="00624446" w:rsidRPr="00944B47">
              <w:rPr>
                <w:rStyle w:val="a3"/>
                <w:noProof/>
              </w:rPr>
              <w:t>Signup</w:t>
            </w:r>
            <w:r w:rsidR="00624446">
              <w:rPr>
                <w:noProof/>
                <w:webHidden/>
              </w:rPr>
              <w:tab/>
            </w:r>
            <w:r w:rsidR="00624446">
              <w:rPr>
                <w:noProof/>
                <w:webHidden/>
              </w:rPr>
              <w:fldChar w:fldCharType="begin"/>
            </w:r>
            <w:r w:rsidR="00624446">
              <w:rPr>
                <w:noProof/>
                <w:webHidden/>
              </w:rPr>
              <w:instrText xml:space="preserve"> PAGEREF _Toc9467834 \h </w:instrText>
            </w:r>
            <w:r w:rsidR="00624446">
              <w:rPr>
                <w:noProof/>
                <w:webHidden/>
              </w:rPr>
            </w:r>
            <w:r w:rsidR="00624446">
              <w:rPr>
                <w:noProof/>
                <w:webHidden/>
              </w:rPr>
              <w:fldChar w:fldCharType="separate"/>
            </w:r>
            <w:r w:rsidR="00624446">
              <w:rPr>
                <w:noProof/>
                <w:webHidden/>
              </w:rPr>
              <w:t>37</w:t>
            </w:r>
            <w:r w:rsidR="00624446">
              <w:rPr>
                <w:noProof/>
                <w:webHidden/>
              </w:rPr>
              <w:fldChar w:fldCharType="end"/>
            </w:r>
          </w:hyperlink>
        </w:p>
        <w:p w14:paraId="333BB2AB" w14:textId="4352F8F5" w:rsidR="00624446" w:rsidRDefault="003E509B">
          <w:pPr>
            <w:pStyle w:val="30"/>
            <w:tabs>
              <w:tab w:val="right" w:leader="dot" w:pos="9016"/>
            </w:tabs>
            <w:ind w:left="840"/>
            <w:rPr>
              <w:noProof/>
              <w:kern w:val="2"/>
              <w:sz w:val="20"/>
              <w:szCs w:val="22"/>
            </w:rPr>
          </w:pPr>
          <w:hyperlink w:anchor="_Toc9467835" w:history="1">
            <w:r w:rsidR="00624446" w:rsidRPr="00944B47">
              <w:rPr>
                <w:rStyle w:val="a3"/>
                <w:noProof/>
              </w:rPr>
              <w:t>User</w:t>
            </w:r>
            <w:r w:rsidR="00624446">
              <w:rPr>
                <w:noProof/>
                <w:webHidden/>
              </w:rPr>
              <w:tab/>
            </w:r>
            <w:r w:rsidR="00624446">
              <w:rPr>
                <w:noProof/>
                <w:webHidden/>
              </w:rPr>
              <w:fldChar w:fldCharType="begin"/>
            </w:r>
            <w:r w:rsidR="00624446">
              <w:rPr>
                <w:noProof/>
                <w:webHidden/>
              </w:rPr>
              <w:instrText xml:space="preserve"> PAGEREF _Toc9467835 \h </w:instrText>
            </w:r>
            <w:r w:rsidR="00624446">
              <w:rPr>
                <w:noProof/>
                <w:webHidden/>
              </w:rPr>
            </w:r>
            <w:r w:rsidR="00624446">
              <w:rPr>
                <w:noProof/>
                <w:webHidden/>
              </w:rPr>
              <w:fldChar w:fldCharType="separate"/>
            </w:r>
            <w:r w:rsidR="00624446">
              <w:rPr>
                <w:noProof/>
                <w:webHidden/>
              </w:rPr>
              <w:t>38</w:t>
            </w:r>
            <w:r w:rsidR="00624446">
              <w:rPr>
                <w:noProof/>
                <w:webHidden/>
              </w:rPr>
              <w:fldChar w:fldCharType="end"/>
            </w:r>
          </w:hyperlink>
        </w:p>
        <w:p w14:paraId="144225B0" w14:textId="219FBACF" w:rsidR="00624446" w:rsidRDefault="003E509B">
          <w:pPr>
            <w:pStyle w:val="40"/>
            <w:tabs>
              <w:tab w:val="right" w:leader="dot" w:pos="9016"/>
            </w:tabs>
            <w:ind w:left="1260"/>
            <w:rPr>
              <w:noProof/>
              <w:kern w:val="2"/>
              <w:sz w:val="20"/>
              <w:szCs w:val="22"/>
            </w:rPr>
          </w:pPr>
          <w:hyperlink w:anchor="_Toc9467836" w:history="1">
            <w:r w:rsidR="00624446" w:rsidRPr="00944B47">
              <w:rPr>
                <w:rStyle w:val="a3"/>
                <w:noProof/>
              </w:rPr>
              <w:t>Get</w:t>
            </w:r>
            <w:r w:rsidR="00624446">
              <w:rPr>
                <w:noProof/>
                <w:webHidden/>
              </w:rPr>
              <w:tab/>
            </w:r>
            <w:r w:rsidR="00624446">
              <w:rPr>
                <w:noProof/>
                <w:webHidden/>
              </w:rPr>
              <w:fldChar w:fldCharType="begin"/>
            </w:r>
            <w:r w:rsidR="00624446">
              <w:rPr>
                <w:noProof/>
                <w:webHidden/>
              </w:rPr>
              <w:instrText xml:space="preserve"> PAGEREF _Toc9467836 \h </w:instrText>
            </w:r>
            <w:r w:rsidR="00624446">
              <w:rPr>
                <w:noProof/>
                <w:webHidden/>
              </w:rPr>
            </w:r>
            <w:r w:rsidR="00624446">
              <w:rPr>
                <w:noProof/>
                <w:webHidden/>
              </w:rPr>
              <w:fldChar w:fldCharType="separate"/>
            </w:r>
            <w:r w:rsidR="00624446">
              <w:rPr>
                <w:noProof/>
                <w:webHidden/>
              </w:rPr>
              <w:t>38</w:t>
            </w:r>
            <w:r w:rsidR="00624446">
              <w:rPr>
                <w:noProof/>
                <w:webHidden/>
              </w:rPr>
              <w:fldChar w:fldCharType="end"/>
            </w:r>
          </w:hyperlink>
        </w:p>
        <w:p w14:paraId="48AC8310" w14:textId="3619BDC7" w:rsidR="00624446" w:rsidRDefault="003E509B">
          <w:pPr>
            <w:pStyle w:val="40"/>
            <w:tabs>
              <w:tab w:val="right" w:leader="dot" w:pos="9016"/>
            </w:tabs>
            <w:ind w:left="1260"/>
            <w:rPr>
              <w:noProof/>
              <w:kern w:val="2"/>
              <w:sz w:val="20"/>
              <w:szCs w:val="22"/>
            </w:rPr>
          </w:pPr>
          <w:hyperlink w:anchor="_Toc9467837" w:history="1">
            <w:r w:rsidR="00624446" w:rsidRPr="00944B47">
              <w:rPr>
                <w:rStyle w:val="a3"/>
                <w:noProof/>
              </w:rPr>
              <w:t>Search</w:t>
            </w:r>
            <w:r w:rsidR="00624446">
              <w:rPr>
                <w:noProof/>
                <w:webHidden/>
              </w:rPr>
              <w:tab/>
            </w:r>
            <w:r w:rsidR="00624446">
              <w:rPr>
                <w:noProof/>
                <w:webHidden/>
              </w:rPr>
              <w:fldChar w:fldCharType="begin"/>
            </w:r>
            <w:r w:rsidR="00624446">
              <w:rPr>
                <w:noProof/>
                <w:webHidden/>
              </w:rPr>
              <w:instrText xml:space="preserve"> PAGEREF _Toc9467837 \h </w:instrText>
            </w:r>
            <w:r w:rsidR="00624446">
              <w:rPr>
                <w:noProof/>
                <w:webHidden/>
              </w:rPr>
            </w:r>
            <w:r w:rsidR="00624446">
              <w:rPr>
                <w:noProof/>
                <w:webHidden/>
              </w:rPr>
              <w:fldChar w:fldCharType="separate"/>
            </w:r>
            <w:r w:rsidR="00624446">
              <w:rPr>
                <w:noProof/>
                <w:webHidden/>
              </w:rPr>
              <w:t>38</w:t>
            </w:r>
            <w:r w:rsidR="00624446">
              <w:rPr>
                <w:noProof/>
                <w:webHidden/>
              </w:rPr>
              <w:fldChar w:fldCharType="end"/>
            </w:r>
          </w:hyperlink>
        </w:p>
        <w:p w14:paraId="1D2CEA83" w14:textId="2A16E5AB" w:rsidR="00624446" w:rsidRDefault="003E509B">
          <w:pPr>
            <w:pStyle w:val="40"/>
            <w:tabs>
              <w:tab w:val="right" w:leader="dot" w:pos="9016"/>
            </w:tabs>
            <w:ind w:left="1260"/>
            <w:rPr>
              <w:noProof/>
              <w:kern w:val="2"/>
              <w:sz w:val="20"/>
              <w:szCs w:val="22"/>
            </w:rPr>
          </w:pPr>
          <w:hyperlink w:anchor="_Toc9467838" w:history="1">
            <w:r w:rsidR="00624446" w:rsidRPr="00944B47">
              <w:rPr>
                <w:rStyle w:val="a3"/>
                <w:noProof/>
              </w:rPr>
              <w:t>Add/Remove Bookmark</w:t>
            </w:r>
            <w:r w:rsidR="00624446">
              <w:rPr>
                <w:noProof/>
                <w:webHidden/>
              </w:rPr>
              <w:tab/>
            </w:r>
            <w:r w:rsidR="00624446">
              <w:rPr>
                <w:noProof/>
                <w:webHidden/>
              </w:rPr>
              <w:fldChar w:fldCharType="begin"/>
            </w:r>
            <w:r w:rsidR="00624446">
              <w:rPr>
                <w:noProof/>
                <w:webHidden/>
              </w:rPr>
              <w:instrText xml:space="preserve"> PAGEREF _Toc9467838 \h </w:instrText>
            </w:r>
            <w:r w:rsidR="00624446">
              <w:rPr>
                <w:noProof/>
                <w:webHidden/>
              </w:rPr>
            </w:r>
            <w:r w:rsidR="00624446">
              <w:rPr>
                <w:noProof/>
                <w:webHidden/>
              </w:rPr>
              <w:fldChar w:fldCharType="separate"/>
            </w:r>
            <w:r w:rsidR="00624446">
              <w:rPr>
                <w:noProof/>
                <w:webHidden/>
              </w:rPr>
              <w:t>39</w:t>
            </w:r>
            <w:r w:rsidR="00624446">
              <w:rPr>
                <w:noProof/>
                <w:webHidden/>
              </w:rPr>
              <w:fldChar w:fldCharType="end"/>
            </w:r>
          </w:hyperlink>
        </w:p>
        <w:p w14:paraId="5F2D5411" w14:textId="241E2754" w:rsidR="00624446" w:rsidRDefault="003E509B">
          <w:pPr>
            <w:pStyle w:val="30"/>
            <w:tabs>
              <w:tab w:val="right" w:leader="dot" w:pos="9016"/>
            </w:tabs>
            <w:ind w:left="840"/>
            <w:rPr>
              <w:noProof/>
              <w:kern w:val="2"/>
              <w:sz w:val="20"/>
              <w:szCs w:val="22"/>
            </w:rPr>
          </w:pPr>
          <w:hyperlink w:anchor="_Toc9467839" w:history="1">
            <w:r w:rsidR="00624446" w:rsidRPr="00944B47">
              <w:rPr>
                <w:rStyle w:val="a3"/>
                <w:noProof/>
              </w:rPr>
              <w:t>Item</w:t>
            </w:r>
            <w:r w:rsidR="00624446">
              <w:rPr>
                <w:noProof/>
                <w:webHidden/>
              </w:rPr>
              <w:tab/>
            </w:r>
            <w:r w:rsidR="00624446">
              <w:rPr>
                <w:noProof/>
                <w:webHidden/>
              </w:rPr>
              <w:fldChar w:fldCharType="begin"/>
            </w:r>
            <w:r w:rsidR="00624446">
              <w:rPr>
                <w:noProof/>
                <w:webHidden/>
              </w:rPr>
              <w:instrText xml:space="preserve"> PAGEREF _Toc9467839 \h </w:instrText>
            </w:r>
            <w:r w:rsidR="00624446">
              <w:rPr>
                <w:noProof/>
                <w:webHidden/>
              </w:rPr>
            </w:r>
            <w:r w:rsidR="00624446">
              <w:rPr>
                <w:noProof/>
                <w:webHidden/>
              </w:rPr>
              <w:fldChar w:fldCharType="separate"/>
            </w:r>
            <w:r w:rsidR="00624446">
              <w:rPr>
                <w:noProof/>
                <w:webHidden/>
              </w:rPr>
              <w:t>39</w:t>
            </w:r>
            <w:r w:rsidR="00624446">
              <w:rPr>
                <w:noProof/>
                <w:webHidden/>
              </w:rPr>
              <w:fldChar w:fldCharType="end"/>
            </w:r>
          </w:hyperlink>
        </w:p>
        <w:p w14:paraId="68FEFE05" w14:textId="2A36670B" w:rsidR="00624446" w:rsidRDefault="003E509B">
          <w:pPr>
            <w:pStyle w:val="40"/>
            <w:tabs>
              <w:tab w:val="right" w:leader="dot" w:pos="9016"/>
            </w:tabs>
            <w:ind w:left="1260"/>
            <w:rPr>
              <w:noProof/>
              <w:kern w:val="2"/>
              <w:sz w:val="20"/>
              <w:szCs w:val="22"/>
            </w:rPr>
          </w:pPr>
          <w:hyperlink w:anchor="_Toc9467840" w:history="1">
            <w:r w:rsidR="00624446" w:rsidRPr="00944B47">
              <w:rPr>
                <w:rStyle w:val="a3"/>
                <w:noProof/>
              </w:rPr>
              <w:t>Get</w:t>
            </w:r>
            <w:r w:rsidR="00624446">
              <w:rPr>
                <w:noProof/>
                <w:webHidden/>
              </w:rPr>
              <w:tab/>
            </w:r>
            <w:r w:rsidR="00624446">
              <w:rPr>
                <w:noProof/>
                <w:webHidden/>
              </w:rPr>
              <w:fldChar w:fldCharType="begin"/>
            </w:r>
            <w:r w:rsidR="00624446">
              <w:rPr>
                <w:noProof/>
                <w:webHidden/>
              </w:rPr>
              <w:instrText xml:space="preserve"> PAGEREF _Toc9467840 \h </w:instrText>
            </w:r>
            <w:r w:rsidR="00624446">
              <w:rPr>
                <w:noProof/>
                <w:webHidden/>
              </w:rPr>
            </w:r>
            <w:r w:rsidR="00624446">
              <w:rPr>
                <w:noProof/>
                <w:webHidden/>
              </w:rPr>
              <w:fldChar w:fldCharType="separate"/>
            </w:r>
            <w:r w:rsidR="00624446">
              <w:rPr>
                <w:noProof/>
                <w:webHidden/>
              </w:rPr>
              <w:t>39</w:t>
            </w:r>
            <w:r w:rsidR="00624446">
              <w:rPr>
                <w:noProof/>
                <w:webHidden/>
              </w:rPr>
              <w:fldChar w:fldCharType="end"/>
            </w:r>
          </w:hyperlink>
        </w:p>
        <w:p w14:paraId="1963EA99" w14:textId="1B88DF1E" w:rsidR="00624446" w:rsidRDefault="003E509B">
          <w:pPr>
            <w:pStyle w:val="40"/>
            <w:tabs>
              <w:tab w:val="right" w:leader="dot" w:pos="9016"/>
            </w:tabs>
            <w:ind w:left="1260"/>
            <w:rPr>
              <w:noProof/>
              <w:kern w:val="2"/>
              <w:sz w:val="20"/>
              <w:szCs w:val="22"/>
            </w:rPr>
          </w:pPr>
          <w:hyperlink w:anchor="_Toc9467841" w:history="1">
            <w:r w:rsidR="00624446" w:rsidRPr="00944B47">
              <w:rPr>
                <w:rStyle w:val="a3"/>
                <w:noProof/>
              </w:rPr>
              <w:t>Search</w:t>
            </w:r>
            <w:r w:rsidR="00624446">
              <w:rPr>
                <w:noProof/>
                <w:webHidden/>
              </w:rPr>
              <w:tab/>
            </w:r>
            <w:r w:rsidR="00624446">
              <w:rPr>
                <w:noProof/>
                <w:webHidden/>
              </w:rPr>
              <w:fldChar w:fldCharType="begin"/>
            </w:r>
            <w:r w:rsidR="00624446">
              <w:rPr>
                <w:noProof/>
                <w:webHidden/>
              </w:rPr>
              <w:instrText xml:space="preserve"> PAGEREF _Toc9467841 \h </w:instrText>
            </w:r>
            <w:r w:rsidR="00624446">
              <w:rPr>
                <w:noProof/>
                <w:webHidden/>
              </w:rPr>
            </w:r>
            <w:r w:rsidR="00624446">
              <w:rPr>
                <w:noProof/>
                <w:webHidden/>
              </w:rPr>
              <w:fldChar w:fldCharType="separate"/>
            </w:r>
            <w:r w:rsidR="00624446">
              <w:rPr>
                <w:noProof/>
                <w:webHidden/>
              </w:rPr>
              <w:t>40</w:t>
            </w:r>
            <w:r w:rsidR="00624446">
              <w:rPr>
                <w:noProof/>
                <w:webHidden/>
              </w:rPr>
              <w:fldChar w:fldCharType="end"/>
            </w:r>
          </w:hyperlink>
        </w:p>
        <w:p w14:paraId="292BAED3" w14:textId="65411613" w:rsidR="00624446" w:rsidRDefault="003E509B">
          <w:pPr>
            <w:pStyle w:val="10"/>
            <w:rPr>
              <w:noProof/>
              <w:kern w:val="2"/>
              <w:sz w:val="20"/>
              <w:szCs w:val="22"/>
            </w:rPr>
          </w:pPr>
          <w:hyperlink w:anchor="_Toc9467842" w:history="1">
            <w:r w:rsidR="00624446" w:rsidRPr="00944B47">
              <w:rPr>
                <w:rStyle w:val="a3"/>
                <w:noProof/>
              </w:rPr>
              <w:t>Database Design</w:t>
            </w:r>
            <w:r w:rsidR="00624446">
              <w:rPr>
                <w:noProof/>
                <w:webHidden/>
              </w:rPr>
              <w:tab/>
            </w:r>
            <w:r w:rsidR="00624446">
              <w:rPr>
                <w:noProof/>
                <w:webHidden/>
              </w:rPr>
              <w:fldChar w:fldCharType="begin"/>
            </w:r>
            <w:r w:rsidR="00624446">
              <w:rPr>
                <w:noProof/>
                <w:webHidden/>
              </w:rPr>
              <w:instrText xml:space="preserve"> PAGEREF _Toc9467842 \h </w:instrText>
            </w:r>
            <w:r w:rsidR="00624446">
              <w:rPr>
                <w:noProof/>
                <w:webHidden/>
              </w:rPr>
            </w:r>
            <w:r w:rsidR="00624446">
              <w:rPr>
                <w:noProof/>
                <w:webHidden/>
              </w:rPr>
              <w:fldChar w:fldCharType="separate"/>
            </w:r>
            <w:r w:rsidR="00624446">
              <w:rPr>
                <w:noProof/>
                <w:webHidden/>
              </w:rPr>
              <w:t>41</w:t>
            </w:r>
            <w:r w:rsidR="00624446">
              <w:rPr>
                <w:noProof/>
                <w:webHidden/>
              </w:rPr>
              <w:fldChar w:fldCharType="end"/>
            </w:r>
          </w:hyperlink>
        </w:p>
        <w:p w14:paraId="0BDE93D2" w14:textId="261D30B5" w:rsidR="00624446" w:rsidRDefault="003E509B">
          <w:pPr>
            <w:pStyle w:val="20"/>
            <w:tabs>
              <w:tab w:val="right" w:leader="dot" w:pos="9016"/>
            </w:tabs>
            <w:ind w:left="420"/>
            <w:rPr>
              <w:noProof/>
              <w:kern w:val="2"/>
              <w:sz w:val="20"/>
              <w:szCs w:val="22"/>
            </w:rPr>
          </w:pPr>
          <w:hyperlink w:anchor="_Toc9467843"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_Toc9467843 \h </w:instrText>
            </w:r>
            <w:r w:rsidR="00624446">
              <w:rPr>
                <w:noProof/>
                <w:webHidden/>
              </w:rPr>
            </w:r>
            <w:r w:rsidR="00624446">
              <w:rPr>
                <w:noProof/>
                <w:webHidden/>
              </w:rPr>
              <w:fldChar w:fldCharType="separate"/>
            </w:r>
            <w:r w:rsidR="00624446">
              <w:rPr>
                <w:noProof/>
                <w:webHidden/>
              </w:rPr>
              <w:t>41</w:t>
            </w:r>
            <w:r w:rsidR="00624446">
              <w:rPr>
                <w:noProof/>
                <w:webHidden/>
              </w:rPr>
              <w:fldChar w:fldCharType="end"/>
            </w:r>
          </w:hyperlink>
        </w:p>
        <w:p w14:paraId="74D9977B" w14:textId="7CD20622" w:rsidR="00624446" w:rsidRDefault="003E509B">
          <w:pPr>
            <w:pStyle w:val="20"/>
            <w:tabs>
              <w:tab w:val="right" w:leader="dot" w:pos="9016"/>
            </w:tabs>
            <w:ind w:left="420"/>
            <w:rPr>
              <w:noProof/>
              <w:kern w:val="2"/>
              <w:sz w:val="20"/>
              <w:szCs w:val="22"/>
            </w:rPr>
          </w:pPr>
          <w:hyperlink w:anchor="_Toc9467844" w:history="1">
            <w:r w:rsidR="00624446" w:rsidRPr="00944B47">
              <w:rPr>
                <w:rStyle w:val="a3"/>
                <w:noProof/>
              </w:rPr>
              <w:t>ER Diagram</w:t>
            </w:r>
            <w:r w:rsidR="00624446">
              <w:rPr>
                <w:noProof/>
                <w:webHidden/>
              </w:rPr>
              <w:tab/>
            </w:r>
            <w:r w:rsidR="00624446">
              <w:rPr>
                <w:noProof/>
                <w:webHidden/>
              </w:rPr>
              <w:fldChar w:fldCharType="begin"/>
            </w:r>
            <w:r w:rsidR="00624446">
              <w:rPr>
                <w:noProof/>
                <w:webHidden/>
              </w:rPr>
              <w:instrText xml:space="preserve"> PAGEREF _Toc9467844 \h </w:instrText>
            </w:r>
            <w:r w:rsidR="00624446">
              <w:rPr>
                <w:noProof/>
                <w:webHidden/>
              </w:rPr>
            </w:r>
            <w:r w:rsidR="00624446">
              <w:rPr>
                <w:noProof/>
                <w:webHidden/>
              </w:rPr>
              <w:fldChar w:fldCharType="separate"/>
            </w:r>
            <w:r w:rsidR="00624446">
              <w:rPr>
                <w:noProof/>
                <w:webHidden/>
              </w:rPr>
              <w:t>41</w:t>
            </w:r>
            <w:r w:rsidR="00624446">
              <w:rPr>
                <w:noProof/>
                <w:webHidden/>
              </w:rPr>
              <w:fldChar w:fldCharType="end"/>
            </w:r>
          </w:hyperlink>
        </w:p>
        <w:p w14:paraId="5A9552BA" w14:textId="4F27C485" w:rsidR="00624446" w:rsidRDefault="003E509B">
          <w:pPr>
            <w:pStyle w:val="30"/>
            <w:tabs>
              <w:tab w:val="right" w:leader="dot" w:pos="9016"/>
            </w:tabs>
            <w:ind w:left="840"/>
            <w:rPr>
              <w:noProof/>
              <w:kern w:val="2"/>
              <w:sz w:val="20"/>
              <w:szCs w:val="22"/>
            </w:rPr>
          </w:pPr>
          <w:hyperlink w:anchor="_Toc9467845" w:history="1">
            <w:r w:rsidR="00624446" w:rsidRPr="00944B47">
              <w:rPr>
                <w:rStyle w:val="a3"/>
                <w:noProof/>
              </w:rPr>
              <w:t>Entities</w:t>
            </w:r>
            <w:r w:rsidR="00624446">
              <w:rPr>
                <w:noProof/>
                <w:webHidden/>
              </w:rPr>
              <w:tab/>
            </w:r>
            <w:r w:rsidR="00624446">
              <w:rPr>
                <w:noProof/>
                <w:webHidden/>
              </w:rPr>
              <w:fldChar w:fldCharType="begin"/>
            </w:r>
            <w:r w:rsidR="00624446">
              <w:rPr>
                <w:noProof/>
                <w:webHidden/>
              </w:rPr>
              <w:instrText xml:space="preserve"> PAGEREF _Toc9467845 \h </w:instrText>
            </w:r>
            <w:r w:rsidR="00624446">
              <w:rPr>
                <w:noProof/>
                <w:webHidden/>
              </w:rPr>
            </w:r>
            <w:r w:rsidR="00624446">
              <w:rPr>
                <w:noProof/>
                <w:webHidden/>
              </w:rPr>
              <w:fldChar w:fldCharType="separate"/>
            </w:r>
            <w:r w:rsidR="00624446">
              <w:rPr>
                <w:noProof/>
                <w:webHidden/>
              </w:rPr>
              <w:t>42</w:t>
            </w:r>
            <w:r w:rsidR="00624446">
              <w:rPr>
                <w:noProof/>
                <w:webHidden/>
              </w:rPr>
              <w:fldChar w:fldCharType="end"/>
            </w:r>
          </w:hyperlink>
        </w:p>
        <w:p w14:paraId="2D938BF4" w14:textId="57EBFA90" w:rsidR="00624446" w:rsidRDefault="003E509B">
          <w:pPr>
            <w:pStyle w:val="40"/>
            <w:tabs>
              <w:tab w:val="right" w:leader="dot" w:pos="9016"/>
            </w:tabs>
            <w:ind w:left="1260"/>
            <w:rPr>
              <w:noProof/>
              <w:kern w:val="2"/>
              <w:sz w:val="20"/>
              <w:szCs w:val="22"/>
            </w:rPr>
          </w:pPr>
          <w:hyperlink w:anchor="_Toc9467846" w:history="1">
            <w:r w:rsidR="00624446" w:rsidRPr="00944B47">
              <w:rPr>
                <w:rStyle w:val="a3"/>
                <w:noProof/>
              </w:rPr>
              <w:t>User</w:t>
            </w:r>
            <w:r w:rsidR="00624446">
              <w:rPr>
                <w:noProof/>
                <w:webHidden/>
              </w:rPr>
              <w:tab/>
            </w:r>
            <w:r w:rsidR="00624446">
              <w:rPr>
                <w:noProof/>
                <w:webHidden/>
              </w:rPr>
              <w:fldChar w:fldCharType="begin"/>
            </w:r>
            <w:r w:rsidR="00624446">
              <w:rPr>
                <w:noProof/>
                <w:webHidden/>
              </w:rPr>
              <w:instrText xml:space="preserve"> PAGEREF _Toc9467846 \h </w:instrText>
            </w:r>
            <w:r w:rsidR="00624446">
              <w:rPr>
                <w:noProof/>
                <w:webHidden/>
              </w:rPr>
            </w:r>
            <w:r w:rsidR="00624446">
              <w:rPr>
                <w:noProof/>
                <w:webHidden/>
              </w:rPr>
              <w:fldChar w:fldCharType="separate"/>
            </w:r>
            <w:r w:rsidR="00624446">
              <w:rPr>
                <w:noProof/>
                <w:webHidden/>
              </w:rPr>
              <w:t>42</w:t>
            </w:r>
            <w:r w:rsidR="00624446">
              <w:rPr>
                <w:noProof/>
                <w:webHidden/>
              </w:rPr>
              <w:fldChar w:fldCharType="end"/>
            </w:r>
          </w:hyperlink>
        </w:p>
        <w:p w14:paraId="106CD614" w14:textId="355116FF" w:rsidR="00624446" w:rsidRDefault="003E509B">
          <w:pPr>
            <w:pStyle w:val="40"/>
            <w:tabs>
              <w:tab w:val="right" w:leader="dot" w:pos="9016"/>
            </w:tabs>
            <w:ind w:left="1260"/>
            <w:rPr>
              <w:noProof/>
              <w:kern w:val="2"/>
              <w:sz w:val="20"/>
              <w:szCs w:val="22"/>
            </w:rPr>
          </w:pPr>
          <w:hyperlink w:anchor="_Toc9467847" w:history="1">
            <w:r w:rsidR="00624446" w:rsidRPr="00944B47">
              <w:rPr>
                <w:rStyle w:val="a3"/>
                <w:noProof/>
              </w:rPr>
              <w:t>Bookmark</w:t>
            </w:r>
            <w:r w:rsidR="00624446">
              <w:rPr>
                <w:noProof/>
                <w:webHidden/>
              </w:rPr>
              <w:tab/>
            </w:r>
            <w:r w:rsidR="00624446">
              <w:rPr>
                <w:noProof/>
                <w:webHidden/>
              </w:rPr>
              <w:fldChar w:fldCharType="begin"/>
            </w:r>
            <w:r w:rsidR="00624446">
              <w:rPr>
                <w:noProof/>
                <w:webHidden/>
              </w:rPr>
              <w:instrText xml:space="preserve"> PAGEREF _Toc9467847 \h </w:instrText>
            </w:r>
            <w:r w:rsidR="00624446">
              <w:rPr>
                <w:noProof/>
                <w:webHidden/>
              </w:rPr>
            </w:r>
            <w:r w:rsidR="00624446">
              <w:rPr>
                <w:noProof/>
                <w:webHidden/>
              </w:rPr>
              <w:fldChar w:fldCharType="separate"/>
            </w:r>
            <w:r w:rsidR="00624446">
              <w:rPr>
                <w:noProof/>
                <w:webHidden/>
              </w:rPr>
              <w:t>43</w:t>
            </w:r>
            <w:r w:rsidR="00624446">
              <w:rPr>
                <w:noProof/>
                <w:webHidden/>
              </w:rPr>
              <w:fldChar w:fldCharType="end"/>
            </w:r>
          </w:hyperlink>
        </w:p>
        <w:p w14:paraId="3A5D66DA" w14:textId="57297CC1" w:rsidR="00624446" w:rsidRDefault="003E509B">
          <w:pPr>
            <w:pStyle w:val="40"/>
            <w:tabs>
              <w:tab w:val="right" w:leader="dot" w:pos="9016"/>
            </w:tabs>
            <w:ind w:left="1260"/>
            <w:rPr>
              <w:noProof/>
              <w:kern w:val="2"/>
              <w:sz w:val="20"/>
              <w:szCs w:val="22"/>
            </w:rPr>
          </w:pPr>
          <w:hyperlink w:anchor="_Toc9467848" w:history="1">
            <w:r w:rsidR="00624446" w:rsidRPr="00944B47">
              <w:rPr>
                <w:rStyle w:val="a3"/>
                <w:noProof/>
              </w:rPr>
              <w:t>Authority</w:t>
            </w:r>
            <w:r w:rsidR="00624446">
              <w:rPr>
                <w:noProof/>
                <w:webHidden/>
              </w:rPr>
              <w:tab/>
            </w:r>
            <w:r w:rsidR="00624446">
              <w:rPr>
                <w:noProof/>
                <w:webHidden/>
              </w:rPr>
              <w:fldChar w:fldCharType="begin"/>
            </w:r>
            <w:r w:rsidR="00624446">
              <w:rPr>
                <w:noProof/>
                <w:webHidden/>
              </w:rPr>
              <w:instrText xml:space="preserve"> PAGEREF _Toc9467848 \h </w:instrText>
            </w:r>
            <w:r w:rsidR="00624446">
              <w:rPr>
                <w:noProof/>
                <w:webHidden/>
              </w:rPr>
            </w:r>
            <w:r w:rsidR="00624446">
              <w:rPr>
                <w:noProof/>
                <w:webHidden/>
              </w:rPr>
              <w:fldChar w:fldCharType="separate"/>
            </w:r>
            <w:r w:rsidR="00624446">
              <w:rPr>
                <w:noProof/>
                <w:webHidden/>
              </w:rPr>
              <w:t>43</w:t>
            </w:r>
            <w:r w:rsidR="00624446">
              <w:rPr>
                <w:noProof/>
                <w:webHidden/>
              </w:rPr>
              <w:fldChar w:fldCharType="end"/>
            </w:r>
          </w:hyperlink>
        </w:p>
        <w:p w14:paraId="2C3F8BC5" w14:textId="59A1D273" w:rsidR="00624446" w:rsidRDefault="003E509B">
          <w:pPr>
            <w:pStyle w:val="40"/>
            <w:tabs>
              <w:tab w:val="right" w:leader="dot" w:pos="9016"/>
            </w:tabs>
            <w:ind w:left="1260"/>
            <w:rPr>
              <w:noProof/>
              <w:kern w:val="2"/>
              <w:sz w:val="20"/>
              <w:szCs w:val="22"/>
            </w:rPr>
          </w:pPr>
          <w:hyperlink w:anchor="_Toc9467849" w:history="1">
            <w:r w:rsidR="00624446" w:rsidRPr="00944B47">
              <w:rPr>
                <w:rStyle w:val="a3"/>
                <w:noProof/>
              </w:rPr>
              <w:t>Item</w:t>
            </w:r>
            <w:r w:rsidR="00624446">
              <w:rPr>
                <w:noProof/>
                <w:webHidden/>
              </w:rPr>
              <w:tab/>
            </w:r>
            <w:r w:rsidR="00624446">
              <w:rPr>
                <w:noProof/>
                <w:webHidden/>
              </w:rPr>
              <w:fldChar w:fldCharType="begin"/>
            </w:r>
            <w:r w:rsidR="00624446">
              <w:rPr>
                <w:noProof/>
                <w:webHidden/>
              </w:rPr>
              <w:instrText xml:space="preserve"> PAGEREF _Toc9467849 \h </w:instrText>
            </w:r>
            <w:r w:rsidR="00624446">
              <w:rPr>
                <w:noProof/>
                <w:webHidden/>
              </w:rPr>
            </w:r>
            <w:r w:rsidR="00624446">
              <w:rPr>
                <w:noProof/>
                <w:webHidden/>
              </w:rPr>
              <w:fldChar w:fldCharType="separate"/>
            </w:r>
            <w:r w:rsidR="00624446">
              <w:rPr>
                <w:noProof/>
                <w:webHidden/>
              </w:rPr>
              <w:t>44</w:t>
            </w:r>
            <w:r w:rsidR="00624446">
              <w:rPr>
                <w:noProof/>
                <w:webHidden/>
              </w:rPr>
              <w:fldChar w:fldCharType="end"/>
            </w:r>
          </w:hyperlink>
        </w:p>
        <w:p w14:paraId="1CE1BE7D" w14:textId="4B5888C9" w:rsidR="00624446" w:rsidRDefault="003E509B">
          <w:pPr>
            <w:pStyle w:val="40"/>
            <w:tabs>
              <w:tab w:val="right" w:leader="dot" w:pos="9016"/>
            </w:tabs>
            <w:ind w:left="1260"/>
            <w:rPr>
              <w:noProof/>
              <w:kern w:val="2"/>
              <w:sz w:val="20"/>
              <w:szCs w:val="22"/>
            </w:rPr>
          </w:pPr>
          <w:hyperlink w:anchor="_Toc9467850" w:history="1">
            <w:r w:rsidR="00624446" w:rsidRPr="00944B47">
              <w:rPr>
                <w:rStyle w:val="a3"/>
                <w:noProof/>
              </w:rPr>
              <w:t>Recommend Category</w:t>
            </w:r>
            <w:r w:rsidR="00624446">
              <w:rPr>
                <w:noProof/>
                <w:webHidden/>
              </w:rPr>
              <w:tab/>
            </w:r>
            <w:r w:rsidR="00624446">
              <w:rPr>
                <w:noProof/>
                <w:webHidden/>
              </w:rPr>
              <w:fldChar w:fldCharType="begin"/>
            </w:r>
            <w:r w:rsidR="00624446">
              <w:rPr>
                <w:noProof/>
                <w:webHidden/>
              </w:rPr>
              <w:instrText xml:space="preserve"> PAGEREF _Toc9467850 \h </w:instrText>
            </w:r>
            <w:r w:rsidR="00624446">
              <w:rPr>
                <w:noProof/>
                <w:webHidden/>
              </w:rPr>
            </w:r>
            <w:r w:rsidR="00624446">
              <w:rPr>
                <w:noProof/>
                <w:webHidden/>
              </w:rPr>
              <w:fldChar w:fldCharType="separate"/>
            </w:r>
            <w:r w:rsidR="00624446">
              <w:rPr>
                <w:noProof/>
                <w:webHidden/>
              </w:rPr>
              <w:t>44</w:t>
            </w:r>
            <w:r w:rsidR="00624446">
              <w:rPr>
                <w:noProof/>
                <w:webHidden/>
              </w:rPr>
              <w:fldChar w:fldCharType="end"/>
            </w:r>
          </w:hyperlink>
        </w:p>
        <w:p w14:paraId="1B55848C" w14:textId="0F06696A" w:rsidR="00624446" w:rsidRDefault="003E509B">
          <w:pPr>
            <w:pStyle w:val="40"/>
            <w:tabs>
              <w:tab w:val="right" w:leader="dot" w:pos="9016"/>
            </w:tabs>
            <w:ind w:left="1260"/>
            <w:rPr>
              <w:noProof/>
              <w:kern w:val="2"/>
              <w:sz w:val="20"/>
              <w:szCs w:val="22"/>
            </w:rPr>
          </w:pPr>
          <w:hyperlink w:anchor="_Toc9467851" w:history="1">
            <w:r w:rsidR="00624446" w:rsidRPr="00944B47">
              <w:rPr>
                <w:rStyle w:val="a3"/>
                <w:noProof/>
              </w:rPr>
              <w:t>Keyword</w:t>
            </w:r>
            <w:r w:rsidR="00624446">
              <w:rPr>
                <w:noProof/>
                <w:webHidden/>
              </w:rPr>
              <w:tab/>
            </w:r>
            <w:r w:rsidR="00624446">
              <w:rPr>
                <w:noProof/>
                <w:webHidden/>
              </w:rPr>
              <w:fldChar w:fldCharType="begin"/>
            </w:r>
            <w:r w:rsidR="00624446">
              <w:rPr>
                <w:noProof/>
                <w:webHidden/>
              </w:rPr>
              <w:instrText xml:space="preserve"> PAGEREF _Toc9467851 \h </w:instrText>
            </w:r>
            <w:r w:rsidR="00624446">
              <w:rPr>
                <w:noProof/>
                <w:webHidden/>
              </w:rPr>
            </w:r>
            <w:r w:rsidR="00624446">
              <w:rPr>
                <w:noProof/>
                <w:webHidden/>
              </w:rPr>
              <w:fldChar w:fldCharType="separate"/>
            </w:r>
            <w:r w:rsidR="00624446">
              <w:rPr>
                <w:noProof/>
                <w:webHidden/>
              </w:rPr>
              <w:t>45</w:t>
            </w:r>
            <w:r w:rsidR="00624446">
              <w:rPr>
                <w:noProof/>
                <w:webHidden/>
              </w:rPr>
              <w:fldChar w:fldCharType="end"/>
            </w:r>
          </w:hyperlink>
        </w:p>
        <w:p w14:paraId="3ACABF1C" w14:textId="59F91A5C" w:rsidR="00624446" w:rsidRDefault="003E509B">
          <w:pPr>
            <w:pStyle w:val="40"/>
            <w:tabs>
              <w:tab w:val="right" w:leader="dot" w:pos="9016"/>
            </w:tabs>
            <w:ind w:left="1260"/>
            <w:rPr>
              <w:noProof/>
              <w:kern w:val="2"/>
              <w:sz w:val="20"/>
              <w:szCs w:val="22"/>
            </w:rPr>
          </w:pPr>
          <w:hyperlink w:anchor="_Toc9467852" w:history="1">
            <w:r w:rsidR="00624446" w:rsidRPr="00944B47">
              <w:rPr>
                <w:rStyle w:val="a3"/>
                <w:noProof/>
              </w:rPr>
              <w:t>Review</w:t>
            </w:r>
            <w:r w:rsidR="00624446">
              <w:rPr>
                <w:noProof/>
                <w:webHidden/>
              </w:rPr>
              <w:tab/>
            </w:r>
            <w:r w:rsidR="00624446">
              <w:rPr>
                <w:noProof/>
                <w:webHidden/>
              </w:rPr>
              <w:fldChar w:fldCharType="begin"/>
            </w:r>
            <w:r w:rsidR="00624446">
              <w:rPr>
                <w:noProof/>
                <w:webHidden/>
              </w:rPr>
              <w:instrText xml:space="preserve"> PAGEREF _Toc9467852 \h </w:instrText>
            </w:r>
            <w:r w:rsidR="00624446">
              <w:rPr>
                <w:noProof/>
                <w:webHidden/>
              </w:rPr>
            </w:r>
            <w:r w:rsidR="00624446">
              <w:rPr>
                <w:noProof/>
                <w:webHidden/>
              </w:rPr>
              <w:fldChar w:fldCharType="separate"/>
            </w:r>
            <w:r w:rsidR="00624446">
              <w:rPr>
                <w:noProof/>
                <w:webHidden/>
              </w:rPr>
              <w:t>45</w:t>
            </w:r>
            <w:r w:rsidR="00624446">
              <w:rPr>
                <w:noProof/>
                <w:webHidden/>
              </w:rPr>
              <w:fldChar w:fldCharType="end"/>
            </w:r>
          </w:hyperlink>
        </w:p>
        <w:p w14:paraId="0F125D42" w14:textId="482CC04C" w:rsidR="00624446" w:rsidRDefault="003E509B">
          <w:pPr>
            <w:pStyle w:val="40"/>
            <w:tabs>
              <w:tab w:val="right" w:leader="dot" w:pos="9016"/>
            </w:tabs>
            <w:ind w:left="1260"/>
            <w:rPr>
              <w:noProof/>
              <w:kern w:val="2"/>
              <w:sz w:val="20"/>
              <w:szCs w:val="22"/>
            </w:rPr>
          </w:pPr>
          <w:hyperlink w:anchor="_Toc9467853" w:history="1">
            <w:r w:rsidR="00624446" w:rsidRPr="00944B47">
              <w:rPr>
                <w:rStyle w:val="a3"/>
                <w:noProof/>
              </w:rPr>
              <w:t>Review Reference</w:t>
            </w:r>
            <w:r w:rsidR="00624446">
              <w:rPr>
                <w:noProof/>
                <w:webHidden/>
              </w:rPr>
              <w:tab/>
            </w:r>
            <w:r w:rsidR="00624446">
              <w:rPr>
                <w:noProof/>
                <w:webHidden/>
              </w:rPr>
              <w:fldChar w:fldCharType="begin"/>
            </w:r>
            <w:r w:rsidR="00624446">
              <w:rPr>
                <w:noProof/>
                <w:webHidden/>
              </w:rPr>
              <w:instrText xml:space="preserve"> PAGEREF _Toc9467853 \h </w:instrText>
            </w:r>
            <w:r w:rsidR="00624446">
              <w:rPr>
                <w:noProof/>
                <w:webHidden/>
              </w:rPr>
            </w:r>
            <w:r w:rsidR="00624446">
              <w:rPr>
                <w:noProof/>
                <w:webHidden/>
              </w:rPr>
              <w:fldChar w:fldCharType="separate"/>
            </w:r>
            <w:r w:rsidR="00624446">
              <w:rPr>
                <w:noProof/>
                <w:webHidden/>
              </w:rPr>
              <w:t>46</w:t>
            </w:r>
            <w:r w:rsidR="00624446">
              <w:rPr>
                <w:noProof/>
                <w:webHidden/>
              </w:rPr>
              <w:fldChar w:fldCharType="end"/>
            </w:r>
          </w:hyperlink>
        </w:p>
        <w:p w14:paraId="4E905669" w14:textId="572CD349" w:rsidR="00624446" w:rsidRDefault="003E509B">
          <w:pPr>
            <w:pStyle w:val="30"/>
            <w:tabs>
              <w:tab w:val="right" w:leader="dot" w:pos="9016"/>
            </w:tabs>
            <w:ind w:left="840"/>
            <w:rPr>
              <w:noProof/>
              <w:kern w:val="2"/>
              <w:sz w:val="20"/>
              <w:szCs w:val="22"/>
            </w:rPr>
          </w:pPr>
          <w:hyperlink w:anchor="_Toc9467854" w:history="1">
            <w:r w:rsidR="00624446" w:rsidRPr="00944B47">
              <w:rPr>
                <w:rStyle w:val="a3"/>
                <w:noProof/>
              </w:rPr>
              <w:t>Relations</w:t>
            </w:r>
            <w:r w:rsidR="00624446">
              <w:rPr>
                <w:noProof/>
                <w:webHidden/>
              </w:rPr>
              <w:tab/>
            </w:r>
            <w:r w:rsidR="00624446">
              <w:rPr>
                <w:noProof/>
                <w:webHidden/>
              </w:rPr>
              <w:fldChar w:fldCharType="begin"/>
            </w:r>
            <w:r w:rsidR="00624446">
              <w:rPr>
                <w:noProof/>
                <w:webHidden/>
              </w:rPr>
              <w:instrText xml:space="preserve"> PAGEREF _Toc9467854 \h </w:instrText>
            </w:r>
            <w:r w:rsidR="00624446">
              <w:rPr>
                <w:noProof/>
                <w:webHidden/>
              </w:rPr>
            </w:r>
            <w:r w:rsidR="00624446">
              <w:rPr>
                <w:noProof/>
                <w:webHidden/>
              </w:rPr>
              <w:fldChar w:fldCharType="separate"/>
            </w:r>
            <w:r w:rsidR="00624446">
              <w:rPr>
                <w:noProof/>
                <w:webHidden/>
              </w:rPr>
              <w:t>47</w:t>
            </w:r>
            <w:r w:rsidR="00624446">
              <w:rPr>
                <w:noProof/>
                <w:webHidden/>
              </w:rPr>
              <w:fldChar w:fldCharType="end"/>
            </w:r>
          </w:hyperlink>
        </w:p>
        <w:p w14:paraId="124FE525" w14:textId="75352D7F" w:rsidR="00624446" w:rsidRDefault="003E509B">
          <w:pPr>
            <w:pStyle w:val="20"/>
            <w:tabs>
              <w:tab w:val="right" w:leader="dot" w:pos="9016"/>
            </w:tabs>
            <w:ind w:left="420"/>
            <w:rPr>
              <w:noProof/>
              <w:kern w:val="2"/>
              <w:sz w:val="20"/>
              <w:szCs w:val="22"/>
            </w:rPr>
          </w:pPr>
          <w:hyperlink w:anchor="_Toc9467855" w:history="1">
            <w:r w:rsidR="00624446" w:rsidRPr="00944B47">
              <w:rPr>
                <w:rStyle w:val="a3"/>
                <w:noProof/>
              </w:rPr>
              <w:t>Relational Schema</w:t>
            </w:r>
            <w:r w:rsidR="00624446">
              <w:rPr>
                <w:noProof/>
                <w:webHidden/>
              </w:rPr>
              <w:tab/>
            </w:r>
            <w:r w:rsidR="00624446">
              <w:rPr>
                <w:noProof/>
                <w:webHidden/>
              </w:rPr>
              <w:fldChar w:fldCharType="begin"/>
            </w:r>
            <w:r w:rsidR="00624446">
              <w:rPr>
                <w:noProof/>
                <w:webHidden/>
              </w:rPr>
              <w:instrText xml:space="preserve"> PAGEREF _Toc9467855 \h </w:instrText>
            </w:r>
            <w:r w:rsidR="00624446">
              <w:rPr>
                <w:noProof/>
                <w:webHidden/>
              </w:rPr>
            </w:r>
            <w:r w:rsidR="00624446">
              <w:rPr>
                <w:noProof/>
                <w:webHidden/>
              </w:rPr>
              <w:fldChar w:fldCharType="separate"/>
            </w:r>
            <w:r w:rsidR="00624446">
              <w:rPr>
                <w:noProof/>
                <w:webHidden/>
              </w:rPr>
              <w:t>47</w:t>
            </w:r>
            <w:r w:rsidR="00624446">
              <w:rPr>
                <w:noProof/>
                <w:webHidden/>
              </w:rPr>
              <w:fldChar w:fldCharType="end"/>
            </w:r>
          </w:hyperlink>
        </w:p>
        <w:p w14:paraId="1E167E9B" w14:textId="08040BB8" w:rsidR="00624446" w:rsidRDefault="003E509B">
          <w:pPr>
            <w:pStyle w:val="20"/>
            <w:tabs>
              <w:tab w:val="right" w:leader="dot" w:pos="9016"/>
            </w:tabs>
            <w:ind w:left="420"/>
            <w:rPr>
              <w:noProof/>
              <w:kern w:val="2"/>
              <w:sz w:val="20"/>
              <w:szCs w:val="22"/>
            </w:rPr>
          </w:pPr>
          <w:hyperlink w:anchor="_Toc9467856" w:history="1">
            <w:r w:rsidR="00624446" w:rsidRPr="00944B47">
              <w:rPr>
                <w:rStyle w:val="a3"/>
                <w:noProof/>
              </w:rPr>
              <w:t>SQL DDL</w:t>
            </w:r>
            <w:r w:rsidR="00624446">
              <w:rPr>
                <w:noProof/>
                <w:webHidden/>
              </w:rPr>
              <w:tab/>
            </w:r>
            <w:r w:rsidR="00624446">
              <w:rPr>
                <w:noProof/>
                <w:webHidden/>
              </w:rPr>
              <w:fldChar w:fldCharType="begin"/>
            </w:r>
            <w:r w:rsidR="00624446">
              <w:rPr>
                <w:noProof/>
                <w:webHidden/>
              </w:rPr>
              <w:instrText xml:space="preserve"> PAGEREF _Toc9467856 \h </w:instrText>
            </w:r>
            <w:r w:rsidR="00624446">
              <w:rPr>
                <w:noProof/>
                <w:webHidden/>
              </w:rPr>
            </w:r>
            <w:r w:rsidR="00624446">
              <w:rPr>
                <w:noProof/>
                <w:webHidden/>
              </w:rPr>
              <w:fldChar w:fldCharType="separate"/>
            </w:r>
            <w:r w:rsidR="00624446">
              <w:rPr>
                <w:noProof/>
                <w:webHidden/>
              </w:rPr>
              <w:t>48</w:t>
            </w:r>
            <w:r w:rsidR="00624446">
              <w:rPr>
                <w:noProof/>
                <w:webHidden/>
              </w:rPr>
              <w:fldChar w:fldCharType="end"/>
            </w:r>
          </w:hyperlink>
        </w:p>
        <w:p w14:paraId="6003C2B2" w14:textId="73727EF9" w:rsidR="00624446" w:rsidRDefault="003E509B">
          <w:pPr>
            <w:pStyle w:val="30"/>
            <w:tabs>
              <w:tab w:val="right" w:leader="dot" w:pos="9016"/>
            </w:tabs>
            <w:ind w:left="840"/>
            <w:rPr>
              <w:noProof/>
              <w:kern w:val="2"/>
              <w:sz w:val="20"/>
              <w:szCs w:val="22"/>
            </w:rPr>
          </w:pPr>
          <w:hyperlink w:anchor="_Toc9467857" w:history="1">
            <w:r w:rsidR="00624446" w:rsidRPr="00944B47">
              <w:rPr>
                <w:rStyle w:val="a3"/>
                <w:noProof/>
              </w:rPr>
              <w:t>Authority</w:t>
            </w:r>
            <w:r w:rsidR="00624446">
              <w:rPr>
                <w:noProof/>
                <w:webHidden/>
              </w:rPr>
              <w:tab/>
            </w:r>
            <w:r w:rsidR="00624446">
              <w:rPr>
                <w:noProof/>
                <w:webHidden/>
              </w:rPr>
              <w:fldChar w:fldCharType="begin"/>
            </w:r>
            <w:r w:rsidR="00624446">
              <w:rPr>
                <w:noProof/>
                <w:webHidden/>
              </w:rPr>
              <w:instrText xml:space="preserve"> PAGEREF _Toc9467857 \h </w:instrText>
            </w:r>
            <w:r w:rsidR="00624446">
              <w:rPr>
                <w:noProof/>
                <w:webHidden/>
              </w:rPr>
            </w:r>
            <w:r w:rsidR="00624446">
              <w:rPr>
                <w:noProof/>
                <w:webHidden/>
              </w:rPr>
              <w:fldChar w:fldCharType="separate"/>
            </w:r>
            <w:r w:rsidR="00624446">
              <w:rPr>
                <w:noProof/>
                <w:webHidden/>
              </w:rPr>
              <w:t>48</w:t>
            </w:r>
            <w:r w:rsidR="00624446">
              <w:rPr>
                <w:noProof/>
                <w:webHidden/>
              </w:rPr>
              <w:fldChar w:fldCharType="end"/>
            </w:r>
          </w:hyperlink>
        </w:p>
        <w:p w14:paraId="0B50FDF6" w14:textId="6E4FA40D" w:rsidR="00624446" w:rsidRDefault="003E509B">
          <w:pPr>
            <w:pStyle w:val="30"/>
            <w:tabs>
              <w:tab w:val="right" w:leader="dot" w:pos="9016"/>
            </w:tabs>
            <w:ind w:left="840"/>
            <w:rPr>
              <w:noProof/>
              <w:kern w:val="2"/>
              <w:sz w:val="20"/>
              <w:szCs w:val="22"/>
            </w:rPr>
          </w:pPr>
          <w:hyperlink w:anchor="_Toc9467858" w:history="1">
            <w:r w:rsidR="00624446" w:rsidRPr="00944B47">
              <w:rPr>
                <w:rStyle w:val="a3"/>
                <w:noProof/>
              </w:rPr>
              <w:t>Item</w:t>
            </w:r>
            <w:r w:rsidR="00624446">
              <w:rPr>
                <w:noProof/>
                <w:webHidden/>
              </w:rPr>
              <w:tab/>
            </w:r>
            <w:r w:rsidR="00624446">
              <w:rPr>
                <w:noProof/>
                <w:webHidden/>
              </w:rPr>
              <w:fldChar w:fldCharType="begin"/>
            </w:r>
            <w:r w:rsidR="00624446">
              <w:rPr>
                <w:noProof/>
                <w:webHidden/>
              </w:rPr>
              <w:instrText xml:space="preserve"> PAGEREF _Toc9467858 \h </w:instrText>
            </w:r>
            <w:r w:rsidR="00624446">
              <w:rPr>
                <w:noProof/>
                <w:webHidden/>
              </w:rPr>
            </w:r>
            <w:r w:rsidR="00624446">
              <w:rPr>
                <w:noProof/>
                <w:webHidden/>
              </w:rPr>
              <w:fldChar w:fldCharType="separate"/>
            </w:r>
            <w:r w:rsidR="00624446">
              <w:rPr>
                <w:noProof/>
                <w:webHidden/>
              </w:rPr>
              <w:t>48</w:t>
            </w:r>
            <w:r w:rsidR="00624446">
              <w:rPr>
                <w:noProof/>
                <w:webHidden/>
              </w:rPr>
              <w:fldChar w:fldCharType="end"/>
            </w:r>
          </w:hyperlink>
        </w:p>
        <w:p w14:paraId="3D2B6AEF" w14:textId="21197951" w:rsidR="00624446" w:rsidRDefault="003E509B">
          <w:pPr>
            <w:pStyle w:val="30"/>
            <w:tabs>
              <w:tab w:val="right" w:leader="dot" w:pos="9016"/>
            </w:tabs>
            <w:ind w:left="840"/>
            <w:rPr>
              <w:noProof/>
              <w:kern w:val="2"/>
              <w:sz w:val="20"/>
              <w:szCs w:val="22"/>
            </w:rPr>
          </w:pPr>
          <w:hyperlink w:anchor="_Toc9467859" w:history="1">
            <w:r w:rsidR="00624446" w:rsidRPr="00944B47">
              <w:rPr>
                <w:rStyle w:val="a3"/>
                <w:noProof/>
              </w:rPr>
              <w:t>Reference</w:t>
            </w:r>
            <w:r w:rsidR="00624446">
              <w:rPr>
                <w:noProof/>
                <w:webHidden/>
              </w:rPr>
              <w:tab/>
            </w:r>
            <w:r w:rsidR="00624446">
              <w:rPr>
                <w:noProof/>
                <w:webHidden/>
              </w:rPr>
              <w:fldChar w:fldCharType="begin"/>
            </w:r>
            <w:r w:rsidR="00624446">
              <w:rPr>
                <w:noProof/>
                <w:webHidden/>
              </w:rPr>
              <w:instrText xml:space="preserve"> PAGEREF _Toc9467859 \h </w:instrText>
            </w:r>
            <w:r w:rsidR="00624446">
              <w:rPr>
                <w:noProof/>
                <w:webHidden/>
              </w:rPr>
            </w:r>
            <w:r w:rsidR="00624446">
              <w:rPr>
                <w:noProof/>
                <w:webHidden/>
              </w:rPr>
              <w:fldChar w:fldCharType="separate"/>
            </w:r>
            <w:r w:rsidR="00624446">
              <w:rPr>
                <w:noProof/>
                <w:webHidden/>
              </w:rPr>
              <w:t>48</w:t>
            </w:r>
            <w:r w:rsidR="00624446">
              <w:rPr>
                <w:noProof/>
                <w:webHidden/>
              </w:rPr>
              <w:fldChar w:fldCharType="end"/>
            </w:r>
          </w:hyperlink>
        </w:p>
        <w:p w14:paraId="45B21EE0" w14:textId="5AD88FA4" w:rsidR="00624446" w:rsidRDefault="003E509B">
          <w:pPr>
            <w:pStyle w:val="30"/>
            <w:tabs>
              <w:tab w:val="right" w:leader="dot" w:pos="9016"/>
            </w:tabs>
            <w:ind w:left="840"/>
            <w:rPr>
              <w:noProof/>
              <w:kern w:val="2"/>
              <w:sz w:val="20"/>
              <w:szCs w:val="22"/>
            </w:rPr>
          </w:pPr>
          <w:hyperlink w:anchor="_Toc9467860" w:history="1">
            <w:r w:rsidR="00624446" w:rsidRPr="00944B47">
              <w:rPr>
                <w:rStyle w:val="a3"/>
                <w:noProof/>
              </w:rPr>
              <w:t>Monthly Score</w:t>
            </w:r>
            <w:r w:rsidR="00624446">
              <w:rPr>
                <w:noProof/>
                <w:webHidden/>
              </w:rPr>
              <w:tab/>
            </w:r>
            <w:r w:rsidR="00624446">
              <w:rPr>
                <w:noProof/>
                <w:webHidden/>
              </w:rPr>
              <w:fldChar w:fldCharType="begin"/>
            </w:r>
            <w:r w:rsidR="00624446">
              <w:rPr>
                <w:noProof/>
                <w:webHidden/>
              </w:rPr>
              <w:instrText xml:space="preserve"> PAGEREF _Toc9467860 \h </w:instrText>
            </w:r>
            <w:r w:rsidR="00624446">
              <w:rPr>
                <w:noProof/>
                <w:webHidden/>
              </w:rPr>
            </w:r>
            <w:r w:rsidR="00624446">
              <w:rPr>
                <w:noProof/>
                <w:webHidden/>
              </w:rPr>
              <w:fldChar w:fldCharType="separate"/>
            </w:r>
            <w:r w:rsidR="00624446">
              <w:rPr>
                <w:noProof/>
                <w:webHidden/>
              </w:rPr>
              <w:t>49</w:t>
            </w:r>
            <w:r w:rsidR="00624446">
              <w:rPr>
                <w:noProof/>
                <w:webHidden/>
              </w:rPr>
              <w:fldChar w:fldCharType="end"/>
            </w:r>
          </w:hyperlink>
        </w:p>
        <w:p w14:paraId="5D575F39" w14:textId="0A8F009F" w:rsidR="00624446" w:rsidRDefault="003E509B">
          <w:pPr>
            <w:pStyle w:val="30"/>
            <w:tabs>
              <w:tab w:val="right" w:leader="dot" w:pos="9016"/>
            </w:tabs>
            <w:ind w:left="840"/>
            <w:rPr>
              <w:noProof/>
              <w:kern w:val="2"/>
              <w:sz w:val="20"/>
              <w:szCs w:val="22"/>
            </w:rPr>
          </w:pPr>
          <w:hyperlink w:anchor="_Toc9467861" w:history="1">
            <w:r w:rsidR="00624446" w:rsidRPr="00944B47">
              <w:rPr>
                <w:rStyle w:val="a3"/>
                <w:noProof/>
              </w:rPr>
              <w:t>Item Spec</w:t>
            </w:r>
            <w:r w:rsidR="00624446">
              <w:rPr>
                <w:noProof/>
                <w:webHidden/>
              </w:rPr>
              <w:tab/>
            </w:r>
            <w:r w:rsidR="00624446">
              <w:rPr>
                <w:noProof/>
                <w:webHidden/>
              </w:rPr>
              <w:fldChar w:fldCharType="begin"/>
            </w:r>
            <w:r w:rsidR="00624446">
              <w:rPr>
                <w:noProof/>
                <w:webHidden/>
              </w:rPr>
              <w:instrText xml:space="preserve"> PAGEREF _Toc9467861 \h </w:instrText>
            </w:r>
            <w:r w:rsidR="00624446">
              <w:rPr>
                <w:noProof/>
                <w:webHidden/>
              </w:rPr>
            </w:r>
            <w:r w:rsidR="00624446">
              <w:rPr>
                <w:noProof/>
                <w:webHidden/>
              </w:rPr>
              <w:fldChar w:fldCharType="separate"/>
            </w:r>
            <w:r w:rsidR="00624446">
              <w:rPr>
                <w:noProof/>
                <w:webHidden/>
              </w:rPr>
              <w:t>49</w:t>
            </w:r>
            <w:r w:rsidR="00624446">
              <w:rPr>
                <w:noProof/>
                <w:webHidden/>
              </w:rPr>
              <w:fldChar w:fldCharType="end"/>
            </w:r>
          </w:hyperlink>
        </w:p>
        <w:p w14:paraId="7BED0477" w14:textId="3E8C67A2" w:rsidR="00624446" w:rsidRDefault="003E509B">
          <w:pPr>
            <w:pStyle w:val="30"/>
            <w:tabs>
              <w:tab w:val="right" w:leader="dot" w:pos="9016"/>
            </w:tabs>
            <w:ind w:left="840"/>
            <w:rPr>
              <w:noProof/>
              <w:kern w:val="2"/>
              <w:sz w:val="20"/>
              <w:szCs w:val="22"/>
            </w:rPr>
          </w:pPr>
          <w:hyperlink w:anchor="_Toc9467862" w:history="1">
            <w:r w:rsidR="00624446" w:rsidRPr="00944B47">
              <w:rPr>
                <w:rStyle w:val="a3"/>
                <w:noProof/>
              </w:rPr>
              <w:t>Item Vendor</w:t>
            </w:r>
            <w:r w:rsidR="00624446">
              <w:rPr>
                <w:noProof/>
                <w:webHidden/>
              </w:rPr>
              <w:tab/>
            </w:r>
            <w:r w:rsidR="00624446">
              <w:rPr>
                <w:noProof/>
                <w:webHidden/>
              </w:rPr>
              <w:fldChar w:fldCharType="begin"/>
            </w:r>
            <w:r w:rsidR="00624446">
              <w:rPr>
                <w:noProof/>
                <w:webHidden/>
              </w:rPr>
              <w:instrText xml:space="preserve"> PAGEREF _Toc9467862 \h </w:instrText>
            </w:r>
            <w:r w:rsidR="00624446">
              <w:rPr>
                <w:noProof/>
                <w:webHidden/>
              </w:rPr>
            </w:r>
            <w:r w:rsidR="00624446">
              <w:rPr>
                <w:noProof/>
                <w:webHidden/>
              </w:rPr>
              <w:fldChar w:fldCharType="separate"/>
            </w:r>
            <w:r w:rsidR="00624446">
              <w:rPr>
                <w:noProof/>
                <w:webHidden/>
              </w:rPr>
              <w:t>49</w:t>
            </w:r>
            <w:r w:rsidR="00624446">
              <w:rPr>
                <w:noProof/>
                <w:webHidden/>
              </w:rPr>
              <w:fldChar w:fldCharType="end"/>
            </w:r>
          </w:hyperlink>
        </w:p>
        <w:p w14:paraId="4ED1459C" w14:textId="2EE999EC" w:rsidR="00624446" w:rsidRDefault="003E509B">
          <w:pPr>
            <w:pStyle w:val="30"/>
            <w:tabs>
              <w:tab w:val="right" w:leader="dot" w:pos="9016"/>
            </w:tabs>
            <w:ind w:left="840"/>
            <w:rPr>
              <w:noProof/>
              <w:kern w:val="2"/>
              <w:sz w:val="20"/>
              <w:szCs w:val="22"/>
            </w:rPr>
          </w:pPr>
          <w:hyperlink w:anchor="_Toc9467863" w:history="1">
            <w:r w:rsidR="00624446" w:rsidRPr="00944B47">
              <w:rPr>
                <w:rStyle w:val="a3"/>
                <w:noProof/>
              </w:rPr>
              <w:t>User</w:t>
            </w:r>
            <w:r w:rsidR="00624446">
              <w:rPr>
                <w:noProof/>
                <w:webHidden/>
              </w:rPr>
              <w:tab/>
            </w:r>
            <w:r w:rsidR="00624446">
              <w:rPr>
                <w:noProof/>
                <w:webHidden/>
              </w:rPr>
              <w:fldChar w:fldCharType="begin"/>
            </w:r>
            <w:r w:rsidR="00624446">
              <w:rPr>
                <w:noProof/>
                <w:webHidden/>
              </w:rPr>
              <w:instrText xml:space="preserve"> PAGEREF _Toc9467863 \h </w:instrText>
            </w:r>
            <w:r w:rsidR="00624446">
              <w:rPr>
                <w:noProof/>
                <w:webHidden/>
              </w:rPr>
            </w:r>
            <w:r w:rsidR="00624446">
              <w:rPr>
                <w:noProof/>
                <w:webHidden/>
              </w:rPr>
              <w:fldChar w:fldCharType="separate"/>
            </w:r>
            <w:r w:rsidR="00624446">
              <w:rPr>
                <w:noProof/>
                <w:webHidden/>
              </w:rPr>
              <w:t>50</w:t>
            </w:r>
            <w:r w:rsidR="00624446">
              <w:rPr>
                <w:noProof/>
                <w:webHidden/>
              </w:rPr>
              <w:fldChar w:fldCharType="end"/>
            </w:r>
          </w:hyperlink>
        </w:p>
        <w:p w14:paraId="4D685F97" w14:textId="1945ECA1" w:rsidR="00624446" w:rsidRDefault="003E509B">
          <w:pPr>
            <w:pStyle w:val="30"/>
            <w:tabs>
              <w:tab w:val="right" w:leader="dot" w:pos="9016"/>
            </w:tabs>
            <w:ind w:left="840"/>
            <w:rPr>
              <w:noProof/>
              <w:kern w:val="2"/>
              <w:sz w:val="20"/>
              <w:szCs w:val="22"/>
            </w:rPr>
          </w:pPr>
          <w:hyperlink w:anchor="_Toc9467864" w:history="1">
            <w:r w:rsidR="00624446" w:rsidRPr="00944B47">
              <w:rPr>
                <w:rStyle w:val="a3"/>
                <w:noProof/>
              </w:rPr>
              <w:t>Bookmark</w:t>
            </w:r>
            <w:r w:rsidR="00624446">
              <w:rPr>
                <w:noProof/>
                <w:webHidden/>
              </w:rPr>
              <w:tab/>
            </w:r>
            <w:r w:rsidR="00624446">
              <w:rPr>
                <w:noProof/>
                <w:webHidden/>
              </w:rPr>
              <w:fldChar w:fldCharType="begin"/>
            </w:r>
            <w:r w:rsidR="00624446">
              <w:rPr>
                <w:noProof/>
                <w:webHidden/>
              </w:rPr>
              <w:instrText xml:space="preserve"> PAGEREF _Toc9467864 \h </w:instrText>
            </w:r>
            <w:r w:rsidR="00624446">
              <w:rPr>
                <w:noProof/>
                <w:webHidden/>
              </w:rPr>
            </w:r>
            <w:r w:rsidR="00624446">
              <w:rPr>
                <w:noProof/>
                <w:webHidden/>
              </w:rPr>
              <w:fldChar w:fldCharType="separate"/>
            </w:r>
            <w:r w:rsidR="00624446">
              <w:rPr>
                <w:noProof/>
                <w:webHidden/>
              </w:rPr>
              <w:t>50</w:t>
            </w:r>
            <w:r w:rsidR="00624446">
              <w:rPr>
                <w:noProof/>
                <w:webHidden/>
              </w:rPr>
              <w:fldChar w:fldCharType="end"/>
            </w:r>
          </w:hyperlink>
        </w:p>
        <w:p w14:paraId="38280F9A" w14:textId="25A40042" w:rsidR="00624446" w:rsidRDefault="003E509B">
          <w:pPr>
            <w:pStyle w:val="30"/>
            <w:tabs>
              <w:tab w:val="right" w:leader="dot" w:pos="9016"/>
            </w:tabs>
            <w:ind w:left="840"/>
            <w:rPr>
              <w:noProof/>
              <w:kern w:val="2"/>
              <w:sz w:val="20"/>
              <w:szCs w:val="22"/>
            </w:rPr>
          </w:pPr>
          <w:hyperlink w:anchor="_Toc9467865" w:history="1">
            <w:r w:rsidR="00624446" w:rsidRPr="00944B47">
              <w:rPr>
                <w:rStyle w:val="a3"/>
                <w:noProof/>
              </w:rPr>
              <w:t>Review</w:t>
            </w:r>
            <w:r w:rsidR="00624446">
              <w:rPr>
                <w:noProof/>
                <w:webHidden/>
              </w:rPr>
              <w:tab/>
            </w:r>
            <w:r w:rsidR="00624446">
              <w:rPr>
                <w:noProof/>
                <w:webHidden/>
              </w:rPr>
              <w:fldChar w:fldCharType="begin"/>
            </w:r>
            <w:r w:rsidR="00624446">
              <w:rPr>
                <w:noProof/>
                <w:webHidden/>
              </w:rPr>
              <w:instrText xml:space="preserve"> PAGEREF _Toc9467865 \h </w:instrText>
            </w:r>
            <w:r w:rsidR="00624446">
              <w:rPr>
                <w:noProof/>
                <w:webHidden/>
              </w:rPr>
            </w:r>
            <w:r w:rsidR="00624446">
              <w:rPr>
                <w:noProof/>
                <w:webHidden/>
              </w:rPr>
              <w:fldChar w:fldCharType="separate"/>
            </w:r>
            <w:r w:rsidR="00624446">
              <w:rPr>
                <w:noProof/>
                <w:webHidden/>
              </w:rPr>
              <w:t>51</w:t>
            </w:r>
            <w:r w:rsidR="00624446">
              <w:rPr>
                <w:noProof/>
                <w:webHidden/>
              </w:rPr>
              <w:fldChar w:fldCharType="end"/>
            </w:r>
          </w:hyperlink>
        </w:p>
        <w:p w14:paraId="73EB686D" w14:textId="2CD14CBD" w:rsidR="00624446" w:rsidRDefault="003E509B">
          <w:pPr>
            <w:pStyle w:val="30"/>
            <w:tabs>
              <w:tab w:val="right" w:leader="dot" w:pos="9016"/>
            </w:tabs>
            <w:ind w:left="840"/>
            <w:rPr>
              <w:noProof/>
              <w:kern w:val="2"/>
              <w:sz w:val="20"/>
              <w:szCs w:val="22"/>
            </w:rPr>
          </w:pPr>
          <w:hyperlink w:anchor="_Toc9467866" w:history="1">
            <w:r w:rsidR="00624446" w:rsidRPr="00944B47">
              <w:rPr>
                <w:rStyle w:val="a3"/>
                <w:noProof/>
              </w:rPr>
              <w:t>Keyword</w:t>
            </w:r>
            <w:r w:rsidR="00624446">
              <w:rPr>
                <w:noProof/>
                <w:webHidden/>
              </w:rPr>
              <w:tab/>
            </w:r>
            <w:r w:rsidR="00624446">
              <w:rPr>
                <w:noProof/>
                <w:webHidden/>
              </w:rPr>
              <w:fldChar w:fldCharType="begin"/>
            </w:r>
            <w:r w:rsidR="00624446">
              <w:rPr>
                <w:noProof/>
                <w:webHidden/>
              </w:rPr>
              <w:instrText xml:space="preserve"> PAGEREF _Toc9467866 \h </w:instrText>
            </w:r>
            <w:r w:rsidR="00624446">
              <w:rPr>
                <w:noProof/>
                <w:webHidden/>
              </w:rPr>
            </w:r>
            <w:r w:rsidR="00624446">
              <w:rPr>
                <w:noProof/>
                <w:webHidden/>
              </w:rPr>
              <w:fldChar w:fldCharType="separate"/>
            </w:r>
            <w:r w:rsidR="00624446">
              <w:rPr>
                <w:noProof/>
                <w:webHidden/>
              </w:rPr>
              <w:t>52</w:t>
            </w:r>
            <w:r w:rsidR="00624446">
              <w:rPr>
                <w:noProof/>
                <w:webHidden/>
              </w:rPr>
              <w:fldChar w:fldCharType="end"/>
            </w:r>
          </w:hyperlink>
        </w:p>
        <w:p w14:paraId="29120380" w14:textId="6E2851C6" w:rsidR="00624446" w:rsidRDefault="003E509B">
          <w:pPr>
            <w:pStyle w:val="30"/>
            <w:tabs>
              <w:tab w:val="right" w:leader="dot" w:pos="9016"/>
            </w:tabs>
            <w:ind w:left="840"/>
            <w:rPr>
              <w:noProof/>
              <w:kern w:val="2"/>
              <w:sz w:val="20"/>
              <w:szCs w:val="22"/>
            </w:rPr>
          </w:pPr>
          <w:hyperlink w:anchor="_Toc9467867" w:history="1">
            <w:r w:rsidR="00624446" w:rsidRPr="00944B47">
              <w:rPr>
                <w:rStyle w:val="a3"/>
                <w:noProof/>
              </w:rPr>
              <w:t>Recommend Category</w:t>
            </w:r>
            <w:r w:rsidR="00624446">
              <w:rPr>
                <w:noProof/>
                <w:webHidden/>
              </w:rPr>
              <w:tab/>
            </w:r>
            <w:r w:rsidR="00624446">
              <w:rPr>
                <w:noProof/>
                <w:webHidden/>
              </w:rPr>
              <w:fldChar w:fldCharType="begin"/>
            </w:r>
            <w:r w:rsidR="00624446">
              <w:rPr>
                <w:noProof/>
                <w:webHidden/>
              </w:rPr>
              <w:instrText xml:space="preserve"> PAGEREF _Toc9467867 \h </w:instrText>
            </w:r>
            <w:r w:rsidR="00624446">
              <w:rPr>
                <w:noProof/>
                <w:webHidden/>
              </w:rPr>
            </w:r>
            <w:r w:rsidR="00624446">
              <w:rPr>
                <w:noProof/>
                <w:webHidden/>
              </w:rPr>
              <w:fldChar w:fldCharType="separate"/>
            </w:r>
            <w:r w:rsidR="00624446">
              <w:rPr>
                <w:noProof/>
                <w:webHidden/>
              </w:rPr>
              <w:t>52</w:t>
            </w:r>
            <w:r w:rsidR="00624446">
              <w:rPr>
                <w:noProof/>
                <w:webHidden/>
              </w:rPr>
              <w:fldChar w:fldCharType="end"/>
            </w:r>
          </w:hyperlink>
        </w:p>
        <w:p w14:paraId="331D208A" w14:textId="57C2F550" w:rsidR="00624446" w:rsidRDefault="003E509B">
          <w:pPr>
            <w:pStyle w:val="10"/>
            <w:rPr>
              <w:noProof/>
              <w:kern w:val="2"/>
              <w:sz w:val="20"/>
              <w:szCs w:val="22"/>
            </w:rPr>
          </w:pPr>
          <w:hyperlink w:anchor="_Toc9467868" w:history="1">
            <w:r w:rsidR="00624446" w:rsidRPr="00944B47">
              <w:rPr>
                <w:rStyle w:val="a3"/>
                <w:noProof/>
              </w:rPr>
              <w:t>Testing Plan</w:t>
            </w:r>
            <w:r w:rsidR="00624446">
              <w:rPr>
                <w:noProof/>
                <w:webHidden/>
              </w:rPr>
              <w:tab/>
            </w:r>
            <w:r w:rsidR="00624446">
              <w:rPr>
                <w:noProof/>
                <w:webHidden/>
              </w:rPr>
              <w:fldChar w:fldCharType="begin"/>
            </w:r>
            <w:r w:rsidR="00624446">
              <w:rPr>
                <w:noProof/>
                <w:webHidden/>
              </w:rPr>
              <w:instrText xml:space="preserve"> PAGEREF _Toc9467868 \h </w:instrText>
            </w:r>
            <w:r w:rsidR="00624446">
              <w:rPr>
                <w:noProof/>
                <w:webHidden/>
              </w:rPr>
            </w:r>
            <w:r w:rsidR="00624446">
              <w:rPr>
                <w:noProof/>
                <w:webHidden/>
              </w:rPr>
              <w:fldChar w:fldCharType="separate"/>
            </w:r>
            <w:r w:rsidR="00624446">
              <w:rPr>
                <w:noProof/>
                <w:webHidden/>
              </w:rPr>
              <w:t>53</w:t>
            </w:r>
            <w:r w:rsidR="00624446">
              <w:rPr>
                <w:noProof/>
                <w:webHidden/>
              </w:rPr>
              <w:fldChar w:fldCharType="end"/>
            </w:r>
          </w:hyperlink>
        </w:p>
        <w:p w14:paraId="7F761C34" w14:textId="35FEC8D5" w:rsidR="00624446" w:rsidRDefault="003E509B">
          <w:pPr>
            <w:pStyle w:val="20"/>
            <w:tabs>
              <w:tab w:val="right" w:leader="dot" w:pos="9016"/>
            </w:tabs>
            <w:ind w:left="420"/>
            <w:rPr>
              <w:noProof/>
              <w:kern w:val="2"/>
              <w:sz w:val="20"/>
              <w:szCs w:val="22"/>
            </w:rPr>
          </w:pPr>
          <w:hyperlink w:anchor="_Toc9467869"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_Toc9467869 \h </w:instrText>
            </w:r>
            <w:r w:rsidR="00624446">
              <w:rPr>
                <w:noProof/>
                <w:webHidden/>
              </w:rPr>
            </w:r>
            <w:r w:rsidR="00624446">
              <w:rPr>
                <w:noProof/>
                <w:webHidden/>
              </w:rPr>
              <w:fldChar w:fldCharType="separate"/>
            </w:r>
            <w:r w:rsidR="00624446">
              <w:rPr>
                <w:noProof/>
                <w:webHidden/>
              </w:rPr>
              <w:t>53</w:t>
            </w:r>
            <w:r w:rsidR="00624446">
              <w:rPr>
                <w:noProof/>
                <w:webHidden/>
              </w:rPr>
              <w:fldChar w:fldCharType="end"/>
            </w:r>
          </w:hyperlink>
        </w:p>
        <w:p w14:paraId="7125016E" w14:textId="147BFFF0" w:rsidR="00624446" w:rsidRDefault="003E509B">
          <w:pPr>
            <w:pStyle w:val="20"/>
            <w:tabs>
              <w:tab w:val="right" w:leader="dot" w:pos="9016"/>
            </w:tabs>
            <w:ind w:left="420"/>
            <w:rPr>
              <w:noProof/>
              <w:kern w:val="2"/>
              <w:sz w:val="20"/>
              <w:szCs w:val="22"/>
            </w:rPr>
          </w:pPr>
          <w:hyperlink w:anchor="_Toc9467870" w:history="1">
            <w:r w:rsidR="00624446" w:rsidRPr="00944B47">
              <w:rPr>
                <w:rStyle w:val="a3"/>
                <w:noProof/>
              </w:rPr>
              <w:t>Testing Policy</w:t>
            </w:r>
            <w:r w:rsidR="00624446">
              <w:rPr>
                <w:noProof/>
                <w:webHidden/>
              </w:rPr>
              <w:tab/>
            </w:r>
            <w:r w:rsidR="00624446">
              <w:rPr>
                <w:noProof/>
                <w:webHidden/>
              </w:rPr>
              <w:fldChar w:fldCharType="begin"/>
            </w:r>
            <w:r w:rsidR="00624446">
              <w:rPr>
                <w:noProof/>
                <w:webHidden/>
              </w:rPr>
              <w:instrText xml:space="preserve"> PAGEREF _Toc9467870 \h </w:instrText>
            </w:r>
            <w:r w:rsidR="00624446">
              <w:rPr>
                <w:noProof/>
                <w:webHidden/>
              </w:rPr>
            </w:r>
            <w:r w:rsidR="00624446">
              <w:rPr>
                <w:noProof/>
                <w:webHidden/>
              </w:rPr>
              <w:fldChar w:fldCharType="separate"/>
            </w:r>
            <w:r w:rsidR="00624446">
              <w:rPr>
                <w:noProof/>
                <w:webHidden/>
              </w:rPr>
              <w:t>53</w:t>
            </w:r>
            <w:r w:rsidR="00624446">
              <w:rPr>
                <w:noProof/>
                <w:webHidden/>
              </w:rPr>
              <w:fldChar w:fldCharType="end"/>
            </w:r>
          </w:hyperlink>
        </w:p>
        <w:p w14:paraId="33B4D39F" w14:textId="1C8E6735" w:rsidR="00624446" w:rsidRDefault="003E509B">
          <w:pPr>
            <w:pStyle w:val="30"/>
            <w:tabs>
              <w:tab w:val="right" w:leader="dot" w:pos="9016"/>
            </w:tabs>
            <w:ind w:left="840"/>
            <w:rPr>
              <w:noProof/>
              <w:kern w:val="2"/>
              <w:sz w:val="20"/>
              <w:szCs w:val="22"/>
            </w:rPr>
          </w:pPr>
          <w:hyperlink w:anchor="_Toc9467871" w:history="1">
            <w:r w:rsidR="00624446" w:rsidRPr="00944B47">
              <w:rPr>
                <w:rStyle w:val="a3"/>
                <w:noProof/>
              </w:rPr>
              <w:t>Development Testing</w:t>
            </w:r>
            <w:r w:rsidR="00624446">
              <w:rPr>
                <w:noProof/>
                <w:webHidden/>
              </w:rPr>
              <w:tab/>
            </w:r>
            <w:r w:rsidR="00624446">
              <w:rPr>
                <w:noProof/>
                <w:webHidden/>
              </w:rPr>
              <w:fldChar w:fldCharType="begin"/>
            </w:r>
            <w:r w:rsidR="00624446">
              <w:rPr>
                <w:noProof/>
                <w:webHidden/>
              </w:rPr>
              <w:instrText xml:space="preserve"> PAGEREF _Toc9467871 \h </w:instrText>
            </w:r>
            <w:r w:rsidR="00624446">
              <w:rPr>
                <w:noProof/>
                <w:webHidden/>
              </w:rPr>
            </w:r>
            <w:r w:rsidR="00624446">
              <w:rPr>
                <w:noProof/>
                <w:webHidden/>
              </w:rPr>
              <w:fldChar w:fldCharType="separate"/>
            </w:r>
            <w:r w:rsidR="00624446">
              <w:rPr>
                <w:noProof/>
                <w:webHidden/>
              </w:rPr>
              <w:t>53</w:t>
            </w:r>
            <w:r w:rsidR="00624446">
              <w:rPr>
                <w:noProof/>
                <w:webHidden/>
              </w:rPr>
              <w:fldChar w:fldCharType="end"/>
            </w:r>
          </w:hyperlink>
        </w:p>
        <w:p w14:paraId="3B273B93" w14:textId="19C9FB77" w:rsidR="00624446" w:rsidRDefault="003E509B">
          <w:pPr>
            <w:pStyle w:val="30"/>
            <w:tabs>
              <w:tab w:val="right" w:leader="dot" w:pos="9016"/>
            </w:tabs>
            <w:ind w:left="840"/>
            <w:rPr>
              <w:noProof/>
              <w:kern w:val="2"/>
              <w:sz w:val="20"/>
              <w:szCs w:val="22"/>
            </w:rPr>
          </w:pPr>
          <w:hyperlink w:anchor="_Toc9467872" w:history="1">
            <w:r w:rsidR="00624446" w:rsidRPr="00944B47">
              <w:rPr>
                <w:rStyle w:val="a3"/>
                <w:noProof/>
              </w:rPr>
              <w:t>Release Testing</w:t>
            </w:r>
            <w:r w:rsidR="00624446">
              <w:rPr>
                <w:noProof/>
                <w:webHidden/>
              </w:rPr>
              <w:tab/>
            </w:r>
            <w:r w:rsidR="00624446">
              <w:rPr>
                <w:noProof/>
                <w:webHidden/>
              </w:rPr>
              <w:fldChar w:fldCharType="begin"/>
            </w:r>
            <w:r w:rsidR="00624446">
              <w:rPr>
                <w:noProof/>
                <w:webHidden/>
              </w:rPr>
              <w:instrText xml:space="preserve"> PAGEREF _Toc9467872 \h </w:instrText>
            </w:r>
            <w:r w:rsidR="00624446">
              <w:rPr>
                <w:noProof/>
                <w:webHidden/>
              </w:rPr>
            </w:r>
            <w:r w:rsidR="00624446">
              <w:rPr>
                <w:noProof/>
                <w:webHidden/>
              </w:rPr>
              <w:fldChar w:fldCharType="separate"/>
            </w:r>
            <w:r w:rsidR="00624446">
              <w:rPr>
                <w:noProof/>
                <w:webHidden/>
              </w:rPr>
              <w:t>55</w:t>
            </w:r>
            <w:r w:rsidR="00624446">
              <w:rPr>
                <w:noProof/>
                <w:webHidden/>
              </w:rPr>
              <w:fldChar w:fldCharType="end"/>
            </w:r>
          </w:hyperlink>
        </w:p>
        <w:p w14:paraId="6B2554CF" w14:textId="5CDA9F92" w:rsidR="00624446" w:rsidRDefault="003E509B">
          <w:pPr>
            <w:pStyle w:val="30"/>
            <w:tabs>
              <w:tab w:val="right" w:leader="dot" w:pos="9016"/>
            </w:tabs>
            <w:ind w:left="840"/>
            <w:rPr>
              <w:noProof/>
              <w:kern w:val="2"/>
              <w:sz w:val="20"/>
              <w:szCs w:val="22"/>
            </w:rPr>
          </w:pPr>
          <w:hyperlink w:anchor="_Toc9467873" w:history="1">
            <w:r w:rsidR="00624446" w:rsidRPr="00944B47">
              <w:rPr>
                <w:rStyle w:val="a3"/>
                <w:noProof/>
              </w:rPr>
              <w:t>User Testing</w:t>
            </w:r>
            <w:r w:rsidR="00624446">
              <w:rPr>
                <w:noProof/>
                <w:webHidden/>
              </w:rPr>
              <w:tab/>
            </w:r>
            <w:r w:rsidR="00624446">
              <w:rPr>
                <w:noProof/>
                <w:webHidden/>
              </w:rPr>
              <w:fldChar w:fldCharType="begin"/>
            </w:r>
            <w:r w:rsidR="00624446">
              <w:rPr>
                <w:noProof/>
                <w:webHidden/>
              </w:rPr>
              <w:instrText xml:space="preserve"> PAGEREF _Toc9467873 \h </w:instrText>
            </w:r>
            <w:r w:rsidR="00624446">
              <w:rPr>
                <w:noProof/>
                <w:webHidden/>
              </w:rPr>
            </w:r>
            <w:r w:rsidR="00624446">
              <w:rPr>
                <w:noProof/>
                <w:webHidden/>
              </w:rPr>
              <w:fldChar w:fldCharType="separate"/>
            </w:r>
            <w:r w:rsidR="00624446">
              <w:rPr>
                <w:noProof/>
                <w:webHidden/>
              </w:rPr>
              <w:t>56</w:t>
            </w:r>
            <w:r w:rsidR="00624446">
              <w:rPr>
                <w:noProof/>
                <w:webHidden/>
              </w:rPr>
              <w:fldChar w:fldCharType="end"/>
            </w:r>
          </w:hyperlink>
        </w:p>
        <w:p w14:paraId="1233844F" w14:textId="78135A50" w:rsidR="00624446" w:rsidRDefault="003E509B">
          <w:pPr>
            <w:pStyle w:val="30"/>
            <w:tabs>
              <w:tab w:val="right" w:leader="dot" w:pos="9016"/>
            </w:tabs>
            <w:ind w:left="840"/>
            <w:rPr>
              <w:noProof/>
              <w:kern w:val="2"/>
              <w:sz w:val="20"/>
              <w:szCs w:val="22"/>
            </w:rPr>
          </w:pPr>
          <w:hyperlink w:anchor="_Toc9467874" w:history="1">
            <w:r w:rsidR="00624446" w:rsidRPr="00944B47">
              <w:rPr>
                <w:rStyle w:val="a3"/>
                <w:noProof/>
              </w:rPr>
              <w:t>Testing Case</w:t>
            </w:r>
            <w:r w:rsidR="00624446">
              <w:rPr>
                <w:noProof/>
                <w:webHidden/>
              </w:rPr>
              <w:tab/>
            </w:r>
            <w:r w:rsidR="00624446">
              <w:rPr>
                <w:noProof/>
                <w:webHidden/>
              </w:rPr>
              <w:fldChar w:fldCharType="begin"/>
            </w:r>
            <w:r w:rsidR="00624446">
              <w:rPr>
                <w:noProof/>
                <w:webHidden/>
              </w:rPr>
              <w:instrText xml:space="preserve"> PAGEREF _Toc9467874 \h </w:instrText>
            </w:r>
            <w:r w:rsidR="00624446">
              <w:rPr>
                <w:noProof/>
                <w:webHidden/>
              </w:rPr>
            </w:r>
            <w:r w:rsidR="00624446">
              <w:rPr>
                <w:noProof/>
                <w:webHidden/>
              </w:rPr>
              <w:fldChar w:fldCharType="separate"/>
            </w:r>
            <w:r w:rsidR="00624446">
              <w:rPr>
                <w:noProof/>
                <w:webHidden/>
              </w:rPr>
              <w:t>56</w:t>
            </w:r>
            <w:r w:rsidR="00624446">
              <w:rPr>
                <w:noProof/>
                <w:webHidden/>
              </w:rPr>
              <w:fldChar w:fldCharType="end"/>
            </w:r>
          </w:hyperlink>
        </w:p>
        <w:p w14:paraId="5D678EF5" w14:textId="1E443251" w:rsidR="00624446" w:rsidRDefault="003E509B">
          <w:pPr>
            <w:pStyle w:val="10"/>
            <w:rPr>
              <w:noProof/>
              <w:kern w:val="2"/>
              <w:sz w:val="20"/>
              <w:szCs w:val="22"/>
            </w:rPr>
          </w:pPr>
          <w:hyperlink w:anchor="_Toc9467875" w:history="1">
            <w:r w:rsidR="00624446" w:rsidRPr="00944B47">
              <w:rPr>
                <w:rStyle w:val="a3"/>
                <w:noProof/>
              </w:rPr>
              <w:t>Development Plan</w:t>
            </w:r>
            <w:r w:rsidR="00624446">
              <w:rPr>
                <w:noProof/>
                <w:webHidden/>
              </w:rPr>
              <w:tab/>
            </w:r>
            <w:r w:rsidR="00624446">
              <w:rPr>
                <w:noProof/>
                <w:webHidden/>
              </w:rPr>
              <w:fldChar w:fldCharType="begin"/>
            </w:r>
            <w:r w:rsidR="00624446">
              <w:rPr>
                <w:noProof/>
                <w:webHidden/>
              </w:rPr>
              <w:instrText xml:space="preserve"> PAGEREF _Toc9467875 \h </w:instrText>
            </w:r>
            <w:r w:rsidR="00624446">
              <w:rPr>
                <w:noProof/>
                <w:webHidden/>
              </w:rPr>
            </w:r>
            <w:r w:rsidR="00624446">
              <w:rPr>
                <w:noProof/>
                <w:webHidden/>
              </w:rPr>
              <w:fldChar w:fldCharType="separate"/>
            </w:r>
            <w:r w:rsidR="00624446">
              <w:rPr>
                <w:noProof/>
                <w:webHidden/>
              </w:rPr>
              <w:t>57</w:t>
            </w:r>
            <w:r w:rsidR="00624446">
              <w:rPr>
                <w:noProof/>
                <w:webHidden/>
              </w:rPr>
              <w:fldChar w:fldCharType="end"/>
            </w:r>
          </w:hyperlink>
        </w:p>
        <w:p w14:paraId="68E4390C" w14:textId="61350E37" w:rsidR="00624446" w:rsidRDefault="003E509B">
          <w:pPr>
            <w:pStyle w:val="20"/>
            <w:tabs>
              <w:tab w:val="right" w:leader="dot" w:pos="9016"/>
            </w:tabs>
            <w:ind w:left="420"/>
            <w:rPr>
              <w:noProof/>
              <w:kern w:val="2"/>
              <w:sz w:val="20"/>
              <w:szCs w:val="22"/>
            </w:rPr>
          </w:pPr>
          <w:hyperlink w:anchor="_Toc9467876" w:history="1">
            <w:r w:rsidR="00624446" w:rsidRPr="00944B47">
              <w:rPr>
                <w:rStyle w:val="a3"/>
                <w:noProof/>
              </w:rPr>
              <w:t>Objectives</w:t>
            </w:r>
            <w:r w:rsidR="00624446">
              <w:rPr>
                <w:noProof/>
                <w:webHidden/>
              </w:rPr>
              <w:tab/>
            </w:r>
            <w:r w:rsidR="00624446">
              <w:rPr>
                <w:noProof/>
                <w:webHidden/>
              </w:rPr>
              <w:fldChar w:fldCharType="begin"/>
            </w:r>
            <w:r w:rsidR="00624446">
              <w:rPr>
                <w:noProof/>
                <w:webHidden/>
              </w:rPr>
              <w:instrText xml:space="preserve"> PAGEREF _Toc9467876 \h </w:instrText>
            </w:r>
            <w:r w:rsidR="00624446">
              <w:rPr>
                <w:noProof/>
                <w:webHidden/>
              </w:rPr>
            </w:r>
            <w:r w:rsidR="00624446">
              <w:rPr>
                <w:noProof/>
                <w:webHidden/>
              </w:rPr>
              <w:fldChar w:fldCharType="separate"/>
            </w:r>
            <w:r w:rsidR="00624446">
              <w:rPr>
                <w:noProof/>
                <w:webHidden/>
              </w:rPr>
              <w:t>57</w:t>
            </w:r>
            <w:r w:rsidR="00624446">
              <w:rPr>
                <w:noProof/>
                <w:webHidden/>
              </w:rPr>
              <w:fldChar w:fldCharType="end"/>
            </w:r>
          </w:hyperlink>
        </w:p>
        <w:p w14:paraId="166D7EB8" w14:textId="49EDC8F2" w:rsidR="00624446" w:rsidRDefault="003E509B">
          <w:pPr>
            <w:pStyle w:val="20"/>
            <w:tabs>
              <w:tab w:val="right" w:leader="dot" w:pos="9016"/>
            </w:tabs>
            <w:ind w:left="420"/>
            <w:rPr>
              <w:noProof/>
              <w:kern w:val="2"/>
              <w:sz w:val="20"/>
              <w:szCs w:val="22"/>
            </w:rPr>
          </w:pPr>
          <w:hyperlink w:anchor="_Toc9467877" w:history="1">
            <w:r w:rsidR="00624446" w:rsidRPr="00944B47">
              <w:rPr>
                <w:rStyle w:val="a3"/>
                <w:noProof/>
              </w:rPr>
              <w:t>Frontend Environment</w:t>
            </w:r>
            <w:r w:rsidR="00624446">
              <w:rPr>
                <w:noProof/>
                <w:webHidden/>
              </w:rPr>
              <w:tab/>
            </w:r>
            <w:r w:rsidR="00624446">
              <w:rPr>
                <w:noProof/>
                <w:webHidden/>
              </w:rPr>
              <w:fldChar w:fldCharType="begin"/>
            </w:r>
            <w:r w:rsidR="00624446">
              <w:rPr>
                <w:noProof/>
                <w:webHidden/>
              </w:rPr>
              <w:instrText xml:space="preserve"> PAGEREF _Toc9467877 \h </w:instrText>
            </w:r>
            <w:r w:rsidR="00624446">
              <w:rPr>
                <w:noProof/>
                <w:webHidden/>
              </w:rPr>
            </w:r>
            <w:r w:rsidR="00624446">
              <w:rPr>
                <w:noProof/>
                <w:webHidden/>
              </w:rPr>
              <w:fldChar w:fldCharType="separate"/>
            </w:r>
            <w:r w:rsidR="00624446">
              <w:rPr>
                <w:noProof/>
                <w:webHidden/>
              </w:rPr>
              <w:t>57</w:t>
            </w:r>
            <w:r w:rsidR="00624446">
              <w:rPr>
                <w:noProof/>
                <w:webHidden/>
              </w:rPr>
              <w:fldChar w:fldCharType="end"/>
            </w:r>
          </w:hyperlink>
        </w:p>
        <w:p w14:paraId="01A307E7" w14:textId="53688033" w:rsidR="00624446" w:rsidRDefault="003E509B">
          <w:pPr>
            <w:pStyle w:val="30"/>
            <w:tabs>
              <w:tab w:val="right" w:leader="dot" w:pos="9016"/>
            </w:tabs>
            <w:ind w:left="840"/>
            <w:rPr>
              <w:noProof/>
              <w:kern w:val="2"/>
              <w:sz w:val="20"/>
              <w:szCs w:val="22"/>
            </w:rPr>
          </w:pPr>
          <w:hyperlink w:anchor="_Toc9467878" w:history="1">
            <w:r w:rsidR="00624446" w:rsidRPr="00944B47">
              <w:rPr>
                <w:rStyle w:val="a3"/>
                <w:noProof/>
              </w:rPr>
              <w:t>Vue.js</w:t>
            </w:r>
            <w:r w:rsidR="00624446">
              <w:rPr>
                <w:noProof/>
                <w:webHidden/>
              </w:rPr>
              <w:tab/>
            </w:r>
            <w:r w:rsidR="00624446">
              <w:rPr>
                <w:noProof/>
                <w:webHidden/>
              </w:rPr>
              <w:fldChar w:fldCharType="begin"/>
            </w:r>
            <w:r w:rsidR="00624446">
              <w:rPr>
                <w:noProof/>
                <w:webHidden/>
              </w:rPr>
              <w:instrText xml:space="preserve"> PAGEREF _Toc9467878 \h </w:instrText>
            </w:r>
            <w:r w:rsidR="00624446">
              <w:rPr>
                <w:noProof/>
                <w:webHidden/>
              </w:rPr>
            </w:r>
            <w:r w:rsidR="00624446">
              <w:rPr>
                <w:noProof/>
                <w:webHidden/>
              </w:rPr>
              <w:fldChar w:fldCharType="separate"/>
            </w:r>
            <w:r w:rsidR="00624446">
              <w:rPr>
                <w:noProof/>
                <w:webHidden/>
              </w:rPr>
              <w:t>57</w:t>
            </w:r>
            <w:r w:rsidR="00624446">
              <w:rPr>
                <w:noProof/>
                <w:webHidden/>
              </w:rPr>
              <w:fldChar w:fldCharType="end"/>
            </w:r>
          </w:hyperlink>
        </w:p>
        <w:p w14:paraId="6672DF17" w14:textId="6D93D79B" w:rsidR="00624446" w:rsidRDefault="003E509B">
          <w:pPr>
            <w:pStyle w:val="30"/>
            <w:tabs>
              <w:tab w:val="right" w:leader="dot" w:pos="9016"/>
            </w:tabs>
            <w:ind w:left="840"/>
            <w:rPr>
              <w:noProof/>
              <w:kern w:val="2"/>
              <w:sz w:val="20"/>
              <w:szCs w:val="22"/>
            </w:rPr>
          </w:pPr>
          <w:hyperlink w:anchor="_Toc9467879" w:history="1">
            <w:r w:rsidR="00624446" w:rsidRPr="00944B47">
              <w:rPr>
                <w:rStyle w:val="a3"/>
                <w:noProof/>
              </w:rPr>
              <w:t>Ionic</w:t>
            </w:r>
            <w:r w:rsidR="00624446">
              <w:rPr>
                <w:noProof/>
                <w:webHidden/>
              </w:rPr>
              <w:tab/>
            </w:r>
            <w:r w:rsidR="00624446">
              <w:rPr>
                <w:noProof/>
                <w:webHidden/>
              </w:rPr>
              <w:fldChar w:fldCharType="begin"/>
            </w:r>
            <w:r w:rsidR="00624446">
              <w:rPr>
                <w:noProof/>
                <w:webHidden/>
              </w:rPr>
              <w:instrText xml:space="preserve"> PAGEREF _Toc9467879 \h </w:instrText>
            </w:r>
            <w:r w:rsidR="00624446">
              <w:rPr>
                <w:noProof/>
                <w:webHidden/>
              </w:rPr>
            </w:r>
            <w:r w:rsidR="00624446">
              <w:rPr>
                <w:noProof/>
                <w:webHidden/>
              </w:rPr>
              <w:fldChar w:fldCharType="separate"/>
            </w:r>
            <w:r w:rsidR="00624446">
              <w:rPr>
                <w:noProof/>
                <w:webHidden/>
              </w:rPr>
              <w:t>58</w:t>
            </w:r>
            <w:r w:rsidR="00624446">
              <w:rPr>
                <w:noProof/>
                <w:webHidden/>
              </w:rPr>
              <w:fldChar w:fldCharType="end"/>
            </w:r>
          </w:hyperlink>
        </w:p>
        <w:p w14:paraId="5FE55BB5" w14:textId="049D4164" w:rsidR="00624446" w:rsidRDefault="003E509B">
          <w:pPr>
            <w:pStyle w:val="30"/>
            <w:tabs>
              <w:tab w:val="right" w:leader="dot" w:pos="9016"/>
            </w:tabs>
            <w:ind w:left="840"/>
            <w:rPr>
              <w:noProof/>
              <w:kern w:val="2"/>
              <w:sz w:val="20"/>
              <w:szCs w:val="22"/>
            </w:rPr>
          </w:pPr>
          <w:hyperlink w:anchor="_Toc9467880" w:history="1">
            <w:r w:rsidR="00624446" w:rsidRPr="00944B47">
              <w:rPr>
                <w:rStyle w:val="a3"/>
                <w:noProof/>
              </w:rPr>
              <w:t>Node.js</w:t>
            </w:r>
            <w:r w:rsidR="00624446">
              <w:rPr>
                <w:noProof/>
                <w:webHidden/>
              </w:rPr>
              <w:tab/>
            </w:r>
            <w:r w:rsidR="00624446">
              <w:rPr>
                <w:noProof/>
                <w:webHidden/>
              </w:rPr>
              <w:fldChar w:fldCharType="begin"/>
            </w:r>
            <w:r w:rsidR="00624446">
              <w:rPr>
                <w:noProof/>
                <w:webHidden/>
              </w:rPr>
              <w:instrText xml:space="preserve"> PAGEREF _Toc9467880 \h </w:instrText>
            </w:r>
            <w:r w:rsidR="00624446">
              <w:rPr>
                <w:noProof/>
                <w:webHidden/>
              </w:rPr>
            </w:r>
            <w:r w:rsidR="00624446">
              <w:rPr>
                <w:noProof/>
                <w:webHidden/>
              </w:rPr>
              <w:fldChar w:fldCharType="separate"/>
            </w:r>
            <w:r w:rsidR="00624446">
              <w:rPr>
                <w:noProof/>
                <w:webHidden/>
              </w:rPr>
              <w:t>58</w:t>
            </w:r>
            <w:r w:rsidR="00624446">
              <w:rPr>
                <w:noProof/>
                <w:webHidden/>
              </w:rPr>
              <w:fldChar w:fldCharType="end"/>
            </w:r>
          </w:hyperlink>
        </w:p>
        <w:p w14:paraId="7CFC18B3" w14:textId="4302AFC9" w:rsidR="00624446" w:rsidRDefault="003E509B">
          <w:pPr>
            <w:pStyle w:val="20"/>
            <w:tabs>
              <w:tab w:val="right" w:leader="dot" w:pos="9016"/>
            </w:tabs>
            <w:ind w:left="420"/>
            <w:rPr>
              <w:noProof/>
              <w:kern w:val="2"/>
              <w:sz w:val="20"/>
              <w:szCs w:val="22"/>
            </w:rPr>
          </w:pPr>
          <w:hyperlink w:anchor="_Toc9467881" w:history="1">
            <w:r w:rsidR="00624446" w:rsidRPr="00944B47">
              <w:rPr>
                <w:rStyle w:val="a3"/>
                <w:noProof/>
              </w:rPr>
              <w:t>Backend Environment</w:t>
            </w:r>
            <w:r w:rsidR="00624446">
              <w:rPr>
                <w:noProof/>
                <w:webHidden/>
              </w:rPr>
              <w:tab/>
            </w:r>
            <w:r w:rsidR="00624446">
              <w:rPr>
                <w:noProof/>
                <w:webHidden/>
              </w:rPr>
              <w:fldChar w:fldCharType="begin"/>
            </w:r>
            <w:r w:rsidR="00624446">
              <w:rPr>
                <w:noProof/>
                <w:webHidden/>
              </w:rPr>
              <w:instrText xml:space="preserve"> PAGEREF _Toc9467881 \h </w:instrText>
            </w:r>
            <w:r w:rsidR="00624446">
              <w:rPr>
                <w:noProof/>
                <w:webHidden/>
              </w:rPr>
            </w:r>
            <w:r w:rsidR="00624446">
              <w:rPr>
                <w:noProof/>
                <w:webHidden/>
              </w:rPr>
              <w:fldChar w:fldCharType="separate"/>
            </w:r>
            <w:r w:rsidR="00624446">
              <w:rPr>
                <w:noProof/>
                <w:webHidden/>
              </w:rPr>
              <w:t>59</w:t>
            </w:r>
            <w:r w:rsidR="00624446">
              <w:rPr>
                <w:noProof/>
                <w:webHidden/>
              </w:rPr>
              <w:fldChar w:fldCharType="end"/>
            </w:r>
          </w:hyperlink>
        </w:p>
        <w:p w14:paraId="6E4C8515" w14:textId="5C2FD4EF" w:rsidR="00624446" w:rsidRDefault="003E509B">
          <w:pPr>
            <w:pStyle w:val="30"/>
            <w:tabs>
              <w:tab w:val="right" w:leader="dot" w:pos="9016"/>
            </w:tabs>
            <w:ind w:left="840"/>
            <w:rPr>
              <w:noProof/>
              <w:kern w:val="2"/>
              <w:sz w:val="20"/>
              <w:szCs w:val="22"/>
            </w:rPr>
          </w:pPr>
          <w:hyperlink w:anchor="_Toc9467882" w:history="1">
            <w:r w:rsidR="00624446" w:rsidRPr="00944B47">
              <w:rPr>
                <w:rStyle w:val="a3"/>
                <w:noProof/>
              </w:rPr>
              <w:t>Java</w:t>
            </w:r>
            <w:r w:rsidR="00624446">
              <w:rPr>
                <w:noProof/>
                <w:webHidden/>
              </w:rPr>
              <w:tab/>
            </w:r>
            <w:r w:rsidR="00624446">
              <w:rPr>
                <w:noProof/>
                <w:webHidden/>
              </w:rPr>
              <w:fldChar w:fldCharType="begin"/>
            </w:r>
            <w:r w:rsidR="00624446">
              <w:rPr>
                <w:noProof/>
                <w:webHidden/>
              </w:rPr>
              <w:instrText xml:space="preserve"> PAGEREF _Toc9467882 \h </w:instrText>
            </w:r>
            <w:r w:rsidR="00624446">
              <w:rPr>
                <w:noProof/>
                <w:webHidden/>
              </w:rPr>
            </w:r>
            <w:r w:rsidR="00624446">
              <w:rPr>
                <w:noProof/>
                <w:webHidden/>
              </w:rPr>
              <w:fldChar w:fldCharType="separate"/>
            </w:r>
            <w:r w:rsidR="00624446">
              <w:rPr>
                <w:noProof/>
                <w:webHidden/>
              </w:rPr>
              <w:t>59</w:t>
            </w:r>
            <w:r w:rsidR="00624446">
              <w:rPr>
                <w:noProof/>
                <w:webHidden/>
              </w:rPr>
              <w:fldChar w:fldCharType="end"/>
            </w:r>
          </w:hyperlink>
        </w:p>
        <w:p w14:paraId="089A72CA" w14:textId="58CA8A8E" w:rsidR="00624446" w:rsidRDefault="003E509B">
          <w:pPr>
            <w:pStyle w:val="30"/>
            <w:tabs>
              <w:tab w:val="right" w:leader="dot" w:pos="9016"/>
            </w:tabs>
            <w:ind w:left="840"/>
            <w:rPr>
              <w:noProof/>
              <w:kern w:val="2"/>
              <w:sz w:val="20"/>
              <w:szCs w:val="22"/>
            </w:rPr>
          </w:pPr>
          <w:hyperlink w:anchor="_Toc9467883" w:history="1">
            <w:r w:rsidR="00624446" w:rsidRPr="00944B47">
              <w:rPr>
                <w:rStyle w:val="a3"/>
                <w:noProof/>
              </w:rPr>
              <w:t>Apache Tomcat</w:t>
            </w:r>
            <w:r w:rsidR="00624446">
              <w:rPr>
                <w:noProof/>
                <w:webHidden/>
              </w:rPr>
              <w:tab/>
            </w:r>
            <w:r w:rsidR="00624446">
              <w:rPr>
                <w:noProof/>
                <w:webHidden/>
              </w:rPr>
              <w:fldChar w:fldCharType="begin"/>
            </w:r>
            <w:r w:rsidR="00624446">
              <w:rPr>
                <w:noProof/>
                <w:webHidden/>
              </w:rPr>
              <w:instrText xml:space="preserve"> PAGEREF _Toc9467883 \h </w:instrText>
            </w:r>
            <w:r w:rsidR="00624446">
              <w:rPr>
                <w:noProof/>
                <w:webHidden/>
              </w:rPr>
            </w:r>
            <w:r w:rsidR="00624446">
              <w:rPr>
                <w:noProof/>
                <w:webHidden/>
              </w:rPr>
              <w:fldChar w:fldCharType="separate"/>
            </w:r>
            <w:r w:rsidR="00624446">
              <w:rPr>
                <w:noProof/>
                <w:webHidden/>
              </w:rPr>
              <w:t>59</w:t>
            </w:r>
            <w:r w:rsidR="00624446">
              <w:rPr>
                <w:noProof/>
                <w:webHidden/>
              </w:rPr>
              <w:fldChar w:fldCharType="end"/>
            </w:r>
          </w:hyperlink>
        </w:p>
        <w:p w14:paraId="2832621C" w14:textId="40E6EDFD" w:rsidR="00624446" w:rsidRDefault="003E509B">
          <w:pPr>
            <w:pStyle w:val="30"/>
            <w:tabs>
              <w:tab w:val="right" w:leader="dot" w:pos="9016"/>
            </w:tabs>
            <w:ind w:left="840"/>
            <w:rPr>
              <w:noProof/>
              <w:kern w:val="2"/>
              <w:sz w:val="20"/>
              <w:szCs w:val="22"/>
            </w:rPr>
          </w:pPr>
          <w:hyperlink w:anchor="_Toc9467884" w:history="1">
            <w:r w:rsidR="00624446" w:rsidRPr="00944B47">
              <w:rPr>
                <w:rStyle w:val="a3"/>
                <w:noProof/>
              </w:rPr>
              <w:t>Spring Framework</w:t>
            </w:r>
            <w:r w:rsidR="00624446">
              <w:rPr>
                <w:noProof/>
                <w:webHidden/>
              </w:rPr>
              <w:tab/>
            </w:r>
            <w:r w:rsidR="00624446">
              <w:rPr>
                <w:noProof/>
                <w:webHidden/>
              </w:rPr>
              <w:fldChar w:fldCharType="begin"/>
            </w:r>
            <w:r w:rsidR="00624446">
              <w:rPr>
                <w:noProof/>
                <w:webHidden/>
              </w:rPr>
              <w:instrText xml:space="preserve"> PAGEREF _Toc9467884 \h </w:instrText>
            </w:r>
            <w:r w:rsidR="00624446">
              <w:rPr>
                <w:noProof/>
                <w:webHidden/>
              </w:rPr>
            </w:r>
            <w:r w:rsidR="00624446">
              <w:rPr>
                <w:noProof/>
                <w:webHidden/>
              </w:rPr>
              <w:fldChar w:fldCharType="separate"/>
            </w:r>
            <w:r w:rsidR="00624446">
              <w:rPr>
                <w:noProof/>
                <w:webHidden/>
              </w:rPr>
              <w:t>60</w:t>
            </w:r>
            <w:r w:rsidR="00624446">
              <w:rPr>
                <w:noProof/>
                <w:webHidden/>
              </w:rPr>
              <w:fldChar w:fldCharType="end"/>
            </w:r>
          </w:hyperlink>
        </w:p>
        <w:p w14:paraId="2FEAA4E3" w14:textId="0C39716A" w:rsidR="00624446" w:rsidRDefault="003E509B">
          <w:pPr>
            <w:pStyle w:val="20"/>
            <w:tabs>
              <w:tab w:val="right" w:leader="dot" w:pos="9016"/>
            </w:tabs>
            <w:ind w:left="420"/>
            <w:rPr>
              <w:noProof/>
              <w:kern w:val="2"/>
              <w:sz w:val="20"/>
              <w:szCs w:val="22"/>
            </w:rPr>
          </w:pPr>
          <w:hyperlink w:anchor="_Toc9467885" w:history="1">
            <w:r w:rsidR="00624446" w:rsidRPr="00944B47">
              <w:rPr>
                <w:rStyle w:val="a3"/>
                <w:noProof/>
              </w:rPr>
              <w:t>Schedule</w:t>
            </w:r>
            <w:r w:rsidR="00624446">
              <w:rPr>
                <w:noProof/>
                <w:webHidden/>
              </w:rPr>
              <w:tab/>
            </w:r>
            <w:r w:rsidR="00624446">
              <w:rPr>
                <w:noProof/>
                <w:webHidden/>
              </w:rPr>
              <w:fldChar w:fldCharType="begin"/>
            </w:r>
            <w:r w:rsidR="00624446">
              <w:rPr>
                <w:noProof/>
                <w:webHidden/>
              </w:rPr>
              <w:instrText xml:space="preserve"> PAGEREF _Toc9467885 \h </w:instrText>
            </w:r>
            <w:r w:rsidR="00624446">
              <w:rPr>
                <w:noProof/>
                <w:webHidden/>
              </w:rPr>
            </w:r>
            <w:r w:rsidR="00624446">
              <w:rPr>
                <w:noProof/>
                <w:webHidden/>
              </w:rPr>
              <w:fldChar w:fldCharType="separate"/>
            </w:r>
            <w:r w:rsidR="00624446">
              <w:rPr>
                <w:noProof/>
                <w:webHidden/>
              </w:rPr>
              <w:t>61</w:t>
            </w:r>
            <w:r w:rsidR="00624446">
              <w:rPr>
                <w:noProof/>
                <w:webHidden/>
              </w:rPr>
              <w:fldChar w:fldCharType="end"/>
            </w:r>
          </w:hyperlink>
        </w:p>
        <w:p w14:paraId="57C474B3" w14:textId="26344CC7" w:rsidR="00624446" w:rsidRDefault="003E509B">
          <w:pPr>
            <w:pStyle w:val="10"/>
            <w:rPr>
              <w:noProof/>
              <w:kern w:val="2"/>
              <w:sz w:val="20"/>
              <w:szCs w:val="22"/>
            </w:rPr>
          </w:pPr>
          <w:hyperlink w:anchor="_Toc9467886" w:history="1">
            <w:r w:rsidR="00624446" w:rsidRPr="00944B47">
              <w:rPr>
                <w:rStyle w:val="a3"/>
                <w:noProof/>
              </w:rPr>
              <w:t>Index</w:t>
            </w:r>
            <w:r w:rsidR="00624446">
              <w:rPr>
                <w:noProof/>
                <w:webHidden/>
              </w:rPr>
              <w:tab/>
            </w:r>
            <w:r w:rsidR="00624446">
              <w:rPr>
                <w:noProof/>
                <w:webHidden/>
              </w:rPr>
              <w:fldChar w:fldCharType="begin"/>
            </w:r>
            <w:r w:rsidR="00624446">
              <w:rPr>
                <w:noProof/>
                <w:webHidden/>
              </w:rPr>
              <w:instrText xml:space="preserve"> PAGEREF _Toc9467886 \h </w:instrText>
            </w:r>
            <w:r w:rsidR="00624446">
              <w:rPr>
                <w:noProof/>
                <w:webHidden/>
              </w:rPr>
            </w:r>
            <w:r w:rsidR="00624446">
              <w:rPr>
                <w:noProof/>
                <w:webHidden/>
              </w:rPr>
              <w:fldChar w:fldCharType="separate"/>
            </w:r>
            <w:r w:rsidR="00624446">
              <w:rPr>
                <w:noProof/>
                <w:webHidden/>
              </w:rPr>
              <w:t>62</w:t>
            </w:r>
            <w:r w:rsidR="00624446">
              <w:rPr>
                <w:noProof/>
                <w:webHidden/>
              </w:rPr>
              <w:fldChar w:fldCharType="end"/>
            </w:r>
          </w:hyperlink>
        </w:p>
        <w:p w14:paraId="26BDE7DF" w14:textId="3363C2CE" w:rsidR="00624446" w:rsidRDefault="003E509B">
          <w:pPr>
            <w:pStyle w:val="20"/>
            <w:tabs>
              <w:tab w:val="right" w:leader="dot" w:pos="9016"/>
            </w:tabs>
            <w:ind w:left="420"/>
            <w:rPr>
              <w:noProof/>
              <w:kern w:val="2"/>
              <w:sz w:val="20"/>
              <w:szCs w:val="22"/>
            </w:rPr>
          </w:pPr>
          <w:hyperlink w:anchor="_Toc9467887" w:history="1">
            <w:r w:rsidR="00624446" w:rsidRPr="00944B47">
              <w:rPr>
                <w:rStyle w:val="a3"/>
                <w:noProof/>
              </w:rPr>
              <w:t>Tables</w:t>
            </w:r>
            <w:r w:rsidR="00624446">
              <w:rPr>
                <w:noProof/>
                <w:webHidden/>
              </w:rPr>
              <w:tab/>
            </w:r>
            <w:r w:rsidR="00624446">
              <w:rPr>
                <w:noProof/>
                <w:webHidden/>
              </w:rPr>
              <w:fldChar w:fldCharType="begin"/>
            </w:r>
            <w:r w:rsidR="00624446">
              <w:rPr>
                <w:noProof/>
                <w:webHidden/>
              </w:rPr>
              <w:instrText xml:space="preserve"> PAGEREF _Toc9467887 \h </w:instrText>
            </w:r>
            <w:r w:rsidR="00624446">
              <w:rPr>
                <w:noProof/>
                <w:webHidden/>
              </w:rPr>
            </w:r>
            <w:r w:rsidR="00624446">
              <w:rPr>
                <w:noProof/>
                <w:webHidden/>
              </w:rPr>
              <w:fldChar w:fldCharType="separate"/>
            </w:r>
            <w:r w:rsidR="00624446">
              <w:rPr>
                <w:noProof/>
                <w:webHidden/>
              </w:rPr>
              <w:t>62</w:t>
            </w:r>
            <w:r w:rsidR="00624446">
              <w:rPr>
                <w:noProof/>
                <w:webHidden/>
              </w:rPr>
              <w:fldChar w:fldCharType="end"/>
            </w:r>
          </w:hyperlink>
        </w:p>
        <w:p w14:paraId="5E751E9E" w14:textId="2AE49239" w:rsidR="00624446" w:rsidRDefault="003E509B">
          <w:pPr>
            <w:pStyle w:val="20"/>
            <w:tabs>
              <w:tab w:val="right" w:leader="dot" w:pos="9016"/>
            </w:tabs>
            <w:ind w:left="420"/>
            <w:rPr>
              <w:noProof/>
              <w:kern w:val="2"/>
              <w:sz w:val="20"/>
              <w:szCs w:val="22"/>
            </w:rPr>
          </w:pPr>
          <w:hyperlink w:anchor="_Toc9467888" w:history="1">
            <w:r w:rsidR="00624446" w:rsidRPr="00944B47">
              <w:rPr>
                <w:rStyle w:val="a3"/>
                <w:noProof/>
              </w:rPr>
              <w:t>Figures</w:t>
            </w:r>
            <w:r w:rsidR="00624446">
              <w:rPr>
                <w:noProof/>
                <w:webHidden/>
              </w:rPr>
              <w:tab/>
            </w:r>
            <w:r w:rsidR="00624446">
              <w:rPr>
                <w:noProof/>
                <w:webHidden/>
              </w:rPr>
              <w:fldChar w:fldCharType="begin"/>
            </w:r>
            <w:r w:rsidR="00624446">
              <w:rPr>
                <w:noProof/>
                <w:webHidden/>
              </w:rPr>
              <w:instrText xml:space="preserve"> PAGEREF _Toc9467888 \h </w:instrText>
            </w:r>
            <w:r w:rsidR="00624446">
              <w:rPr>
                <w:noProof/>
                <w:webHidden/>
              </w:rPr>
            </w:r>
            <w:r w:rsidR="00624446">
              <w:rPr>
                <w:noProof/>
                <w:webHidden/>
              </w:rPr>
              <w:fldChar w:fldCharType="separate"/>
            </w:r>
            <w:r w:rsidR="00624446">
              <w:rPr>
                <w:noProof/>
                <w:webHidden/>
              </w:rPr>
              <w:t>62</w:t>
            </w:r>
            <w:r w:rsidR="00624446">
              <w:rPr>
                <w:noProof/>
                <w:webHidden/>
              </w:rPr>
              <w:fldChar w:fldCharType="end"/>
            </w:r>
          </w:hyperlink>
        </w:p>
        <w:p w14:paraId="4E246D9D" w14:textId="5E468C43" w:rsidR="00624446" w:rsidRDefault="003E509B">
          <w:pPr>
            <w:pStyle w:val="20"/>
            <w:tabs>
              <w:tab w:val="right" w:leader="dot" w:pos="9016"/>
            </w:tabs>
            <w:ind w:left="420"/>
            <w:rPr>
              <w:noProof/>
              <w:kern w:val="2"/>
              <w:sz w:val="20"/>
              <w:szCs w:val="22"/>
            </w:rPr>
          </w:pPr>
          <w:hyperlink w:anchor="_Toc9467889" w:history="1">
            <w:r w:rsidR="00624446" w:rsidRPr="00944B47">
              <w:rPr>
                <w:rStyle w:val="a3"/>
                <w:noProof/>
              </w:rPr>
              <w:t>Diagrams</w:t>
            </w:r>
            <w:r w:rsidR="00624446">
              <w:rPr>
                <w:noProof/>
                <w:webHidden/>
              </w:rPr>
              <w:tab/>
            </w:r>
            <w:r w:rsidR="00624446">
              <w:rPr>
                <w:noProof/>
                <w:webHidden/>
              </w:rPr>
              <w:fldChar w:fldCharType="begin"/>
            </w:r>
            <w:r w:rsidR="00624446">
              <w:rPr>
                <w:noProof/>
                <w:webHidden/>
              </w:rPr>
              <w:instrText xml:space="preserve"> PAGEREF _Toc9467889 \h </w:instrText>
            </w:r>
            <w:r w:rsidR="00624446">
              <w:rPr>
                <w:noProof/>
                <w:webHidden/>
              </w:rPr>
            </w:r>
            <w:r w:rsidR="00624446">
              <w:rPr>
                <w:noProof/>
                <w:webHidden/>
              </w:rPr>
              <w:fldChar w:fldCharType="separate"/>
            </w:r>
            <w:r w:rsidR="00624446">
              <w:rPr>
                <w:noProof/>
                <w:webHidden/>
              </w:rPr>
              <w:t>62</w:t>
            </w:r>
            <w:r w:rsidR="00624446">
              <w:rPr>
                <w:noProof/>
                <w:webHidden/>
              </w:rPr>
              <w:fldChar w:fldCharType="end"/>
            </w:r>
          </w:hyperlink>
        </w:p>
        <w:p w14:paraId="057B66A3" w14:textId="56EF4B29" w:rsidR="00FF17A4" w:rsidRDefault="00AD34CE">
          <w:r>
            <w:fldChar w:fldCharType="end"/>
          </w:r>
        </w:p>
      </w:sdtContent>
    </w:sdt>
    <w:p w14:paraId="282446C6" w14:textId="77777777" w:rsidR="00E673D4" w:rsidRDefault="00E673D4" w:rsidP="00E673D4">
      <w:pPr>
        <w:pStyle w:val="1"/>
      </w:pPr>
      <w:bookmarkStart w:id="0" w:name="_Toc9188311"/>
      <w:bookmarkStart w:id="1" w:name="_Toc9467788"/>
      <w:bookmarkStart w:id="2" w:name="_Toc9298035"/>
      <w:bookmarkStart w:id="3" w:name="_Toc9244426"/>
      <w:r>
        <w:rPr>
          <w:rFonts w:hint="eastAsia"/>
        </w:rPr>
        <w:lastRenderedPageBreak/>
        <w:t>Preface</w:t>
      </w:r>
      <w:bookmarkEnd w:id="0"/>
      <w:bookmarkEnd w:id="1"/>
    </w:p>
    <w:p w14:paraId="12BBCFF5" w14:textId="77777777" w:rsidR="00E673D4" w:rsidRDefault="00E673D4" w:rsidP="00E673D4"/>
    <w:p w14:paraId="4A259C0E" w14:textId="77777777" w:rsidR="00E673D4" w:rsidRDefault="00E673D4" w:rsidP="00E673D4">
      <w:pPr>
        <w:ind w:firstLine="800"/>
        <w:jc w:val="both"/>
      </w:pPr>
      <w:r>
        <w:rPr>
          <w:rFonts w:eastAsiaTheme="minorHAnsi" w:cs="Arial" w:hint="eastAsia"/>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14:paraId="1FE0ABD1" w14:textId="77777777" w:rsidR="00E673D4" w:rsidRDefault="00E673D4" w:rsidP="00E673D4">
      <w:pPr>
        <w:jc w:val="both"/>
        <w:rPr>
          <w:rFonts w:eastAsiaTheme="minorHAnsi" w:cs="Arial"/>
          <w:highlight w:val="white"/>
        </w:rPr>
      </w:pPr>
    </w:p>
    <w:p w14:paraId="092C2587" w14:textId="77777777" w:rsidR="00E673D4" w:rsidRDefault="00E673D4" w:rsidP="00E673D4">
      <w:pPr>
        <w:pStyle w:val="2"/>
      </w:pPr>
      <w:bookmarkStart w:id="4" w:name="_Toc9188312"/>
      <w:bookmarkStart w:id="5" w:name="_Toc9467789"/>
      <w:r>
        <w:rPr>
          <w:rFonts w:hint="eastAsia"/>
        </w:rPr>
        <w:t>Readership</w:t>
      </w:r>
      <w:bookmarkEnd w:id="4"/>
      <w:bookmarkEnd w:id="5"/>
    </w:p>
    <w:p w14:paraId="7DA87325" w14:textId="77777777" w:rsidR="00E673D4" w:rsidRDefault="00E673D4" w:rsidP="00E673D4"/>
    <w:p w14:paraId="4256611B" w14:textId="481E6711" w:rsidR="00E673D4" w:rsidRDefault="00E673D4" w:rsidP="00E673D4">
      <w:r>
        <w:rPr>
          <w:rFonts w:hint="eastAsia"/>
        </w:rPr>
        <w:t xml:space="preserve">본 문서는 다양한 독자에게 읽힐 것을 상정하고 있다. 따라서 각 부분을 서술하는 데 있어 어떠한 독자층을 상정하고 있는지를 </w:t>
      </w:r>
      <w:proofErr w:type="gramStart"/>
      <w:r>
        <w:rPr>
          <w:rFonts w:hint="eastAsia"/>
        </w:rPr>
        <w:t>설명한다.</w:t>
      </w:r>
      <w:r w:rsidR="00624446">
        <w:t>*</w:t>
      </w:r>
      <w:proofErr w:type="gramEnd"/>
      <w:r w:rsidR="00624446">
        <w:t>*</w:t>
      </w:r>
    </w:p>
    <w:p w14:paraId="523614B3" w14:textId="631E55D8" w:rsidR="00E673D4" w:rsidRDefault="00E673D4" w:rsidP="00E673D4"/>
    <w:p w14:paraId="7FC5082A" w14:textId="77777777" w:rsidR="00E673D4" w:rsidRDefault="00E673D4" w:rsidP="00E673D4">
      <w:r>
        <w:rPr>
          <w:rFonts w:hint="eastAsia"/>
        </w:rPr>
        <w:br w:type="page"/>
      </w:r>
    </w:p>
    <w:p w14:paraId="44D73E1A" w14:textId="77777777" w:rsidR="00E673D4" w:rsidRDefault="00E673D4" w:rsidP="00E673D4">
      <w:pPr>
        <w:pStyle w:val="2"/>
      </w:pPr>
      <w:bookmarkStart w:id="6" w:name="_Toc9188315"/>
      <w:bookmarkStart w:id="7" w:name="_Toc9467790"/>
      <w:r>
        <w:rPr>
          <w:rFonts w:hint="eastAsia"/>
        </w:rPr>
        <w:lastRenderedPageBreak/>
        <w:t>Document Structure</w:t>
      </w:r>
      <w:bookmarkEnd w:id="6"/>
      <w:bookmarkEnd w:id="7"/>
    </w:p>
    <w:p w14:paraId="10763541" w14:textId="77777777" w:rsidR="00E673D4" w:rsidRDefault="00E673D4" w:rsidP="00E673D4"/>
    <w:p w14:paraId="21E5AEDF" w14:textId="5445B988" w:rsidR="00E673D4" w:rsidRDefault="00E673D4" w:rsidP="00E673D4">
      <w:pPr>
        <w:pStyle w:val="aa"/>
        <w:numPr>
          <w:ilvl w:val="0"/>
          <w:numId w:val="33"/>
        </w:numPr>
        <w:ind w:leftChars="0"/>
      </w:pPr>
      <w:r>
        <w:rPr>
          <w:rFonts w:hint="eastAsia"/>
        </w:rPr>
        <w:t>Introduction</w:t>
      </w:r>
      <w:r>
        <w:rPr>
          <w:rFonts w:hint="eastAsia"/>
        </w:rPr>
        <w:br/>
      </w:r>
      <w:r w:rsidR="00AA5FD7">
        <w:rPr>
          <w:rFonts w:hint="eastAsia"/>
        </w:rPr>
        <w:t>본 문서를 서술하는 데 사용된 다양한 다이어그램과 표현 도구들에 대해 설명하고,</w:t>
      </w:r>
      <w:r w:rsidR="00AA5FD7">
        <w:t xml:space="preserve"> </w:t>
      </w:r>
      <w:r w:rsidR="00AA5FD7">
        <w:rPr>
          <w:rFonts w:hint="eastAsia"/>
        </w:rPr>
        <w:t>본 소프트웨어 프로젝트가 다루는 시스템의 범위에 대해 서술한다.</w:t>
      </w:r>
    </w:p>
    <w:p w14:paraId="03725398" w14:textId="6E4EB181" w:rsidR="00E673D4" w:rsidRDefault="003E509B" w:rsidP="00E673D4">
      <w:pPr>
        <w:pStyle w:val="aa"/>
        <w:numPr>
          <w:ilvl w:val="0"/>
          <w:numId w:val="33"/>
        </w:numPr>
        <w:ind w:leftChars="0"/>
      </w:pPr>
      <w:hyperlink r:id="rId9" w:anchor="_Toc9244441" w:history="1">
        <w:r w:rsidR="00E673D4">
          <w:rPr>
            <w:rStyle w:val="aff"/>
            <w:rFonts w:hint="eastAsia"/>
          </w:rPr>
          <w:t>System Architecture</w:t>
        </w:r>
      </w:hyperlink>
      <w:r w:rsidR="00E673D4">
        <w:rPr>
          <w:rFonts w:hint="eastAsia"/>
        </w:rPr>
        <w:br/>
        <w:t>시스템</w:t>
      </w:r>
      <w:r w:rsidR="00AA5FD7">
        <w:rPr>
          <w:rFonts w:hint="eastAsia"/>
        </w:rPr>
        <w:t>과 각 서브시스템</w:t>
      </w:r>
      <w:r w:rsidR="00E673D4">
        <w:rPr>
          <w:rFonts w:hint="eastAsia"/>
        </w:rPr>
        <w:t xml:space="preserve">의 구조를 개괄적으로 기술하고, 시스템의 </w:t>
      </w:r>
      <w:r w:rsidR="00AA5FD7">
        <w:rPr>
          <w:rFonts w:hint="eastAsia"/>
        </w:rPr>
        <w:t xml:space="preserve">전체 </w:t>
      </w:r>
      <w:r w:rsidR="00E673D4">
        <w:rPr>
          <w:rFonts w:hint="eastAsia"/>
        </w:rPr>
        <w:t>기능이 각 서브시스템</w:t>
      </w:r>
      <w:r w:rsidR="00AA5FD7">
        <w:rPr>
          <w:rFonts w:hint="eastAsia"/>
        </w:rPr>
        <w:t>과 하드웨어</w:t>
      </w:r>
      <w:r w:rsidR="00E673D4">
        <w:rPr>
          <w:rFonts w:hint="eastAsia"/>
        </w:rPr>
        <w:t>에 어떻게 할당되</w:t>
      </w:r>
      <w:r w:rsidR="00AA5FD7">
        <w:rPr>
          <w:rFonts w:hint="eastAsia"/>
        </w:rPr>
        <w:t>었는지 설명한다.</w:t>
      </w:r>
    </w:p>
    <w:p w14:paraId="53FD92A2" w14:textId="25C2114E" w:rsidR="00E673D4" w:rsidRDefault="00E673D4" w:rsidP="00E673D4">
      <w:pPr>
        <w:pStyle w:val="aa"/>
        <w:numPr>
          <w:ilvl w:val="0"/>
          <w:numId w:val="33"/>
        </w:numPr>
        <w:ind w:leftChars="0"/>
      </w:pPr>
      <w:r>
        <w:rPr>
          <w:rFonts w:hint="eastAsia"/>
        </w:rPr>
        <w:t>Protocol Design</w:t>
      </w:r>
      <w:r>
        <w:rPr>
          <w:rFonts w:hint="eastAsia"/>
        </w:rPr>
        <w:br/>
      </w:r>
      <w:r w:rsidR="00B23401">
        <w:rPr>
          <w:rFonts w:hint="eastAsia"/>
        </w:rPr>
        <w:t>시스템의 각 컴포넌트,</w:t>
      </w:r>
      <w:r w:rsidR="00B23401">
        <w:t xml:space="preserve"> </w:t>
      </w:r>
      <w:r w:rsidR="00B23401">
        <w:rPr>
          <w:rFonts w:hint="eastAsia"/>
        </w:rPr>
        <w:t xml:space="preserve">특히 </w:t>
      </w:r>
      <w:proofErr w:type="spellStart"/>
      <w:r w:rsidR="00B23401">
        <w:rPr>
          <w:rFonts w:hint="eastAsia"/>
        </w:rPr>
        <w:t>프론트엔드</w:t>
      </w:r>
      <w:proofErr w:type="spellEnd"/>
      <w:r w:rsidR="00B23401">
        <w:rPr>
          <w:rFonts w:hint="eastAsia"/>
        </w:rPr>
        <w:t xml:space="preserve"> 시스템과 </w:t>
      </w:r>
      <w:proofErr w:type="spellStart"/>
      <w:r w:rsidR="00B23401">
        <w:rPr>
          <w:rFonts w:hint="eastAsia"/>
        </w:rPr>
        <w:t>백엔드</w:t>
      </w:r>
      <w:proofErr w:type="spellEnd"/>
      <w:r w:rsidR="00B23401">
        <w:rPr>
          <w:rFonts w:hint="eastAsia"/>
        </w:rPr>
        <w:t xml:space="preserve"> </w:t>
      </w:r>
      <w:proofErr w:type="spellStart"/>
      <w:r w:rsidR="00B23401">
        <w:rPr>
          <w:rFonts w:hint="eastAsia"/>
        </w:rPr>
        <w:t>시스템간의</w:t>
      </w:r>
      <w:proofErr w:type="spellEnd"/>
      <w:r w:rsidR="00B23401">
        <w:rPr>
          <w:rFonts w:hint="eastAsia"/>
        </w:rPr>
        <w:t xml:space="preserve"> 상호작용을 규정하는 인터페이스와 </w:t>
      </w:r>
      <w:r>
        <w:rPr>
          <w:rFonts w:hint="eastAsia"/>
        </w:rPr>
        <w:t>프로토콜</w:t>
      </w:r>
      <w:r w:rsidR="00B23401">
        <w:rPr>
          <w:rFonts w:hint="eastAsia"/>
        </w:rPr>
        <w:t>을 어떻게 구성하는지에 대해 기술하고,</w:t>
      </w:r>
      <w:r w:rsidR="00B23401">
        <w:t xml:space="preserve"> </w:t>
      </w:r>
      <w:r w:rsidR="00B23401">
        <w:rPr>
          <w:rFonts w:hint="eastAsia"/>
        </w:rPr>
        <w:t>해당 인터페이스가 어떤 기술에 기반해 있는지 설명한다.</w:t>
      </w:r>
    </w:p>
    <w:p w14:paraId="41EF3555" w14:textId="2F422D3C" w:rsidR="00E673D4" w:rsidRDefault="00E673D4" w:rsidP="00E673D4">
      <w:pPr>
        <w:pStyle w:val="aa"/>
        <w:numPr>
          <w:ilvl w:val="0"/>
          <w:numId w:val="33"/>
        </w:numPr>
        <w:ind w:leftChars="0"/>
      </w:pPr>
      <w:r>
        <w:rPr>
          <w:rFonts w:hint="eastAsia"/>
        </w:rPr>
        <w:t>Database Design</w:t>
      </w:r>
      <w:r>
        <w:rPr>
          <w:rFonts w:hint="eastAsia"/>
        </w:rPr>
        <w:br/>
      </w:r>
      <w:r w:rsidR="00B23401">
        <w:rPr>
          <w:rFonts w:hint="eastAsia"/>
        </w:rPr>
        <w:t>R</w:t>
      </w:r>
      <w:r w:rsidR="00B23401">
        <w:t xml:space="preserve">equirements </w:t>
      </w:r>
      <w:r w:rsidR="00B23401">
        <w:rPr>
          <w:rFonts w:hint="eastAsia"/>
        </w:rPr>
        <w:t xml:space="preserve">문서에서 규정된 </w:t>
      </w:r>
      <w:r>
        <w:rPr>
          <w:rFonts w:hint="eastAsia"/>
        </w:rPr>
        <w:t xml:space="preserve">데이터베이스 요구 사항을 기반으로, </w:t>
      </w:r>
      <w:r w:rsidR="00B23401">
        <w:rPr>
          <w:rFonts w:hint="eastAsia"/>
        </w:rPr>
        <w:t xml:space="preserve">각 데이터 엔티티의 속성과 관계를 </w:t>
      </w:r>
      <w:r>
        <w:rPr>
          <w:rFonts w:hint="eastAsia"/>
        </w:rPr>
        <w:t xml:space="preserve">ER diagram을 </w:t>
      </w:r>
      <w:r w:rsidR="00B23401">
        <w:rPr>
          <w:rFonts w:hint="eastAsia"/>
        </w:rPr>
        <w:t xml:space="preserve">통해 </w:t>
      </w:r>
      <w:r w:rsidR="00E9709F">
        <w:rPr>
          <w:rFonts w:hint="eastAsia"/>
        </w:rPr>
        <w:t>표현</w:t>
      </w:r>
      <w:r w:rsidR="00B23401">
        <w:rPr>
          <w:rFonts w:hint="eastAsia"/>
        </w:rPr>
        <w:t>하고</w:t>
      </w:r>
      <w:r w:rsidR="00B23401">
        <w:t xml:space="preserve"> </w:t>
      </w:r>
      <w:r w:rsidR="00B23401">
        <w:rPr>
          <w:rFonts w:hint="eastAsia"/>
        </w:rPr>
        <w:t xml:space="preserve">최종적으로 </w:t>
      </w:r>
      <w:r>
        <w:rPr>
          <w:rFonts w:hint="eastAsia"/>
        </w:rPr>
        <w:t xml:space="preserve">Relational Schema, </w:t>
      </w:r>
      <w:hyperlink r:id="rId10" w:anchor="_Toc9244483" w:history="1">
        <w:r>
          <w:rPr>
            <w:rStyle w:val="aff"/>
            <w:rFonts w:hint="eastAsia"/>
          </w:rPr>
          <w:t>SQL DDL</w:t>
        </w:r>
      </w:hyperlink>
      <w:r>
        <w:rPr>
          <w:rFonts w:hint="eastAsia"/>
        </w:rPr>
        <w:t>를 작성한다.</w:t>
      </w:r>
    </w:p>
    <w:p w14:paraId="10DDC79D" w14:textId="51F2E99F" w:rsidR="00E673D4" w:rsidRDefault="00E673D4" w:rsidP="00E673D4">
      <w:pPr>
        <w:pStyle w:val="aa"/>
        <w:numPr>
          <w:ilvl w:val="0"/>
          <w:numId w:val="33"/>
        </w:numPr>
        <w:ind w:leftChars="0"/>
      </w:pPr>
      <w:r>
        <w:rPr>
          <w:rFonts w:hint="eastAsia"/>
        </w:rPr>
        <w:t>Testing Plan</w:t>
      </w:r>
      <w:r>
        <w:rPr>
          <w:rFonts w:hint="eastAsia"/>
        </w:rPr>
        <w:br/>
        <w:t xml:space="preserve">미리 작성된 Test를 이용해, verification 과 validation을 시행한다. 이 Test 작성에 대한 계획을 </w:t>
      </w:r>
      <w:proofErr w:type="gramStart"/>
      <w:r>
        <w:rPr>
          <w:rFonts w:hint="eastAsia"/>
        </w:rPr>
        <w:t>설명한다.</w:t>
      </w:r>
      <w:r w:rsidR="00BB7DE8">
        <w:rPr>
          <w:rFonts w:hint="eastAsia"/>
        </w:rPr>
        <w:t>*</w:t>
      </w:r>
      <w:proofErr w:type="gramEnd"/>
      <w:r w:rsidR="00BB7DE8">
        <w:rPr>
          <w:rFonts w:hint="eastAsia"/>
        </w:rPr>
        <w:t>*</w:t>
      </w:r>
    </w:p>
    <w:p w14:paraId="273F7B53" w14:textId="307582DE" w:rsidR="00E673D4" w:rsidRDefault="00E673D4" w:rsidP="00E673D4">
      <w:pPr>
        <w:pStyle w:val="aa"/>
        <w:numPr>
          <w:ilvl w:val="0"/>
          <w:numId w:val="33"/>
        </w:numPr>
        <w:ind w:leftChars="0"/>
      </w:pPr>
      <w:r>
        <w:rPr>
          <w:rFonts w:hint="eastAsia"/>
        </w:rPr>
        <w:t>Development Plan</w:t>
      </w:r>
      <w:r>
        <w:rPr>
          <w:rFonts w:hint="eastAsia"/>
        </w:rPr>
        <w:br/>
      </w:r>
      <w:r w:rsidR="00BB7DE8">
        <w:rPr>
          <w:rFonts w:hint="eastAsia"/>
        </w:rPr>
        <w:t>시스템을 구현하는 데 필요한 개발 도구와 프로그래밍 언어,</w:t>
      </w:r>
      <w:r w:rsidR="00BB7DE8">
        <w:t xml:space="preserve"> </w:t>
      </w:r>
      <w:r w:rsidR="002A20B5">
        <w:rPr>
          <w:rFonts w:hint="eastAsia"/>
        </w:rPr>
        <w:t>라이브러리 등의 개발 환경에 대해</w:t>
      </w:r>
      <w:r w:rsidR="002A20B5">
        <w:t xml:space="preserve"> </w:t>
      </w:r>
      <w:r w:rsidR="002A20B5">
        <w:rPr>
          <w:rFonts w:hint="eastAsia"/>
        </w:rPr>
        <w:t>설명하고,</w:t>
      </w:r>
      <w:r w:rsidR="002A20B5">
        <w:t xml:space="preserve"> </w:t>
      </w:r>
      <w:r w:rsidR="002A20B5">
        <w:rPr>
          <w:rFonts w:hint="eastAsia"/>
        </w:rPr>
        <w:t>시스템 개발 일정을 기술한다.</w:t>
      </w:r>
    </w:p>
    <w:p w14:paraId="496AD5DA" w14:textId="77777777" w:rsidR="00E673D4" w:rsidRDefault="00E673D4" w:rsidP="00E673D4">
      <w:pPr>
        <w:pStyle w:val="aa"/>
        <w:numPr>
          <w:ilvl w:val="0"/>
          <w:numId w:val="33"/>
        </w:numPr>
        <w:ind w:leftChars="0"/>
      </w:pPr>
      <w:r>
        <w:rPr>
          <w:rFonts w:hint="eastAsia"/>
        </w:rPr>
        <w:t>Index</w:t>
      </w:r>
      <w:r>
        <w:rPr>
          <w:rFonts w:hint="eastAsia"/>
        </w:rPr>
        <w:br/>
      </w:r>
      <w:r>
        <w:rPr>
          <w:rFonts w:asciiTheme="majorHAnsi" w:hAnsiTheme="majorHAnsi" w:cstheme="majorBidi" w:hint="eastAsia"/>
        </w:rPr>
        <w:t>본 문서에서 사용된 그림</w:t>
      </w:r>
      <w:r>
        <w:rPr>
          <w:rFonts w:eastAsiaTheme="majorEastAsia" w:cstheme="majorBidi" w:hint="eastAsia"/>
        </w:rPr>
        <w:t xml:space="preserve">, </w:t>
      </w:r>
      <w:r>
        <w:rPr>
          <w:rFonts w:asciiTheme="majorHAnsi" w:hAnsiTheme="majorHAnsi" w:cstheme="majorBidi" w:hint="eastAsia"/>
        </w:rPr>
        <w:t>표</w:t>
      </w:r>
      <w:r>
        <w:rPr>
          <w:rFonts w:eastAsiaTheme="majorEastAsia" w:cstheme="majorBidi" w:hint="eastAsia"/>
        </w:rPr>
        <w:t xml:space="preserve">, </w:t>
      </w:r>
      <w:r>
        <w:rPr>
          <w:rFonts w:asciiTheme="majorHAnsi" w:hAnsiTheme="majorHAnsi" w:cstheme="majorBidi" w:hint="eastAsia"/>
        </w:rPr>
        <w:t>다이어그램 등의 색인을 기술한다</w:t>
      </w:r>
      <w:r>
        <w:rPr>
          <w:rFonts w:eastAsiaTheme="majorEastAsia" w:cstheme="majorBidi" w:hint="eastAsia"/>
        </w:rPr>
        <w:t>.</w:t>
      </w:r>
      <w:r>
        <w:rPr>
          <w:rFonts w:hint="eastAsia"/>
        </w:rPr>
        <w:br w:type="page"/>
      </w:r>
    </w:p>
    <w:p w14:paraId="0A0D40DC" w14:textId="5164CB52" w:rsidR="0066205F" w:rsidRPr="0066205F" w:rsidRDefault="007F1BB9" w:rsidP="00624446">
      <w:pPr>
        <w:pStyle w:val="1"/>
      </w:pPr>
      <w:bookmarkStart w:id="8" w:name="_Toc9467791"/>
      <w:r w:rsidRPr="00891C40">
        <w:rPr>
          <w:rFonts w:hint="eastAsia"/>
        </w:rPr>
        <w:lastRenderedPageBreak/>
        <w:t>I</w:t>
      </w:r>
      <w:r w:rsidRPr="00891C40">
        <w:t>ntroduction</w:t>
      </w:r>
      <w:bookmarkEnd w:id="2"/>
      <w:bookmarkEnd w:id="3"/>
      <w:bookmarkEnd w:id="8"/>
    </w:p>
    <w:p w14:paraId="2DA5A646" w14:textId="75612D52" w:rsidR="0066205F" w:rsidRPr="0066205F" w:rsidRDefault="007F1BB9" w:rsidP="00624446">
      <w:pPr>
        <w:pStyle w:val="2"/>
      </w:pPr>
      <w:bookmarkStart w:id="9" w:name="_Toc9298036"/>
      <w:bookmarkStart w:id="10" w:name="_Toc9244427"/>
      <w:bookmarkStart w:id="11" w:name="_Toc9467792"/>
      <w:r w:rsidRPr="007F1BB9">
        <w:rPr>
          <w:rFonts w:hint="eastAsia"/>
        </w:rPr>
        <w:t>O</w:t>
      </w:r>
      <w:r w:rsidRPr="007F1BB9">
        <w:t>bje</w:t>
      </w:r>
      <w:r>
        <w:t>ctives</w:t>
      </w:r>
      <w:bookmarkEnd w:id="9"/>
      <w:bookmarkEnd w:id="10"/>
      <w:bookmarkEnd w:id="11"/>
    </w:p>
    <w:p w14:paraId="2E7B9EEC" w14:textId="578C88D1" w:rsidR="00624446" w:rsidRPr="00891C40" w:rsidRDefault="00891C40" w:rsidP="00891C40">
      <w:r>
        <w:rPr>
          <w:rFonts w:hint="eastAsia"/>
        </w:rPr>
        <w:t xml:space="preserve">이번 챕터에서는 본 시스템의 설계에 사용된 </w:t>
      </w:r>
      <w:r w:rsidR="00B42D05">
        <w:rPr>
          <w:rFonts w:hint="eastAsia"/>
        </w:rPr>
        <w:t xml:space="preserve">다양한 </w:t>
      </w:r>
      <w:r>
        <w:rPr>
          <w:rFonts w:hint="eastAsia"/>
        </w:rPr>
        <w:t>다이어그램과 도구를 소개하고,</w:t>
      </w:r>
      <w:r>
        <w:t xml:space="preserve"> </w:t>
      </w:r>
      <w:r w:rsidR="00B42D05">
        <w:t xml:space="preserve">본 </w:t>
      </w:r>
      <w:r w:rsidR="00B42D05">
        <w:rPr>
          <w:rFonts w:hint="eastAsia"/>
        </w:rPr>
        <w:t>시스템의</w:t>
      </w:r>
      <w:r w:rsidR="00B42D05">
        <w:t xml:space="preserve"> </w:t>
      </w:r>
      <w:r w:rsidR="00B42D05">
        <w:rPr>
          <w:rFonts w:hint="eastAsia"/>
        </w:rPr>
        <w:t>개발 범위를 기술한다.</w:t>
      </w:r>
    </w:p>
    <w:p w14:paraId="06627083" w14:textId="6A7C6D7B" w:rsidR="0066205F" w:rsidRPr="0066205F" w:rsidRDefault="007F1BB9">
      <w:pPr>
        <w:pStyle w:val="2"/>
        <w:pPrChange w:id="12" w:author="Kim Junhyun" w:date="2019-05-21T07:07:00Z">
          <w:pPr/>
        </w:pPrChange>
      </w:pPr>
      <w:bookmarkStart w:id="13" w:name="_Toc9298037"/>
      <w:bookmarkStart w:id="14" w:name="_Toc9244428"/>
      <w:bookmarkStart w:id="15" w:name="_Toc9467793"/>
      <w:r>
        <w:rPr>
          <w:rFonts w:hint="eastAsia"/>
        </w:rPr>
        <w:t>A</w:t>
      </w:r>
      <w:r>
        <w:t>pplied Diagram</w:t>
      </w:r>
      <w:bookmarkEnd w:id="13"/>
      <w:bookmarkEnd w:id="14"/>
      <w:bookmarkEnd w:id="15"/>
    </w:p>
    <w:p w14:paraId="0983163A" w14:textId="77777777" w:rsidR="00957D95" w:rsidRPr="00957D95" w:rsidRDefault="00957D95" w:rsidP="00957D95">
      <w:pPr>
        <w:pStyle w:val="3"/>
      </w:pPr>
      <w:bookmarkStart w:id="16" w:name="_Toc9191664"/>
      <w:bookmarkStart w:id="17" w:name="_Toc9298038"/>
      <w:bookmarkStart w:id="18" w:name="_Toc9244429"/>
      <w:bookmarkStart w:id="19" w:name="_Toc9467794"/>
      <w:r w:rsidRPr="00957D95">
        <w:rPr>
          <w:rFonts w:hint="eastAsia"/>
        </w:rPr>
        <w:t>U</w:t>
      </w:r>
      <w:r w:rsidRPr="00957D95">
        <w:t>ML</w:t>
      </w:r>
      <w:bookmarkEnd w:id="16"/>
      <w:bookmarkEnd w:id="17"/>
      <w:bookmarkEnd w:id="18"/>
      <w:bookmarkEnd w:id="19"/>
    </w:p>
    <w:p w14:paraId="04F8713C" w14:textId="77777777" w:rsidR="00957D95" w:rsidRPr="00957D95" w:rsidRDefault="00957D95" w:rsidP="00957D95">
      <w:r>
        <w:t>U</w:t>
      </w:r>
      <w:r w:rsidRPr="00957D95">
        <w:t xml:space="preserve">ML is a general purpose and developmental modelling language and technique that combines different aspects of a system to represent relations, processes or results of an overall model or system. It is essential to mention that we have used it thoroughly in this document to visualize the workflow of the system. </w:t>
      </w:r>
    </w:p>
    <w:p w14:paraId="4A1CCD2F" w14:textId="77777777" w:rsidR="00957D95" w:rsidRPr="00957D95" w:rsidRDefault="00957D95" w:rsidP="00957D95">
      <w:r w:rsidRPr="00957D95">
        <w:t xml:space="preserve">Since it provides different modelling techniques and a handful subset of diagrams. It can be efficiently used to provide means of communication between developers and users as it covers wide range of symbols and definitions and it consists of the following diagrams: </w:t>
      </w:r>
      <w:r w:rsidRPr="00957D95">
        <w:rPr>
          <w:rFonts w:hint="eastAsia"/>
        </w:rPr>
        <w:t>P</w:t>
      </w:r>
      <w:r w:rsidRPr="00957D95">
        <w:t xml:space="preserve">ackage Diagram, </w:t>
      </w:r>
      <w:r w:rsidRPr="00957D95">
        <w:rPr>
          <w:rFonts w:hint="eastAsia"/>
        </w:rPr>
        <w:t>D</w:t>
      </w:r>
      <w:r w:rsidRPr="00957D95">
        <w:t xml:space="preserve">eployment Diagram, Class Diagram, </w:t>
      </w:r>
      <w:r w:rsidRPr="00957D95">
        <w:rPr>
          <w:rFonts w:hint="eastAsia"/>
        </w:rPr>
        <w:t>S</w:t>
      </w:r>
      <w:r w:rsidRPr="00957D95">
        <w:t xml:space="preserve">tate Diagram, </w:t>
      </w:r>
      <w:r w:rsidRPr="00957D95">
        <w:rPr>
          <w:rFonts w:hint="eastAsia"/>
        </w:rPr>
        <w:t>S</w:t>
      </w:r>
      <w:r w:rsidRPr="00957D95">
        <w:t>equence Diagram and ER Diagram.</w:t>
      </w:r>
    </w:p>
    <w:p w14:paraId="4DF85B5D" w14:textId="77777777" w:rsidR="00957D95" w:rsidRPr="00957D95" w:rsidRDefault="00957D95" w:rsidP="00957D95"/>
    <w:p w14:paraId="4BD5F014" w14:textId="77777777" w:rsidR="00957D95" w:rsidRPr="00957D95" w:rsidRDefault="00957D95" w:rsidP="00957D95">
      <w:pPr>
        <w:pStyle w:val="3"/>
      </w:pPr>
      <w:bookmarkStart w:id="20" w:name="_Toc9191665"/>
      <w:bookmarkStart w:id="21" w:name="_Toc9298039"/>
      <w:bookmarkStart w:id="22" w:name="_Toc9244430"/>
      <w:bookmarkStart w:id="23" w:name="_Toc9467795"/>
      <w:r w:rsidRPr="00957D95">
        <w:rPr>
          <w:rFonts w:hint="eastAsia"/>
        </w:rPr>
        <w:t>P</w:t>
      </w:r>
      <w:r w:rsidRPr="00957D95">
        <w:t>ackage Diagram</w:t>
      </w:r>
      <w:bookmarkEnd w:id="20"/>
      <w:bookmarkEnd w:id="21"/>
      <w:bookmarkEnd w:id="22"/>
      <w:bookmarkEnd w:id="23"/>
    </w:p>
    <w:p w14:paraId="6967FB51" w14:textId="77777777" w:rsidR="00957D95" w:rsidRDefault="00957D95" w:rsidP="00957D95">
      <w:r w:rsidRPr="00957D95">
        <w:t>Package diagrams are kind of structural diagrams which show the arrangement and organization of model elements. Package diagram can show both structure and dependencies between sub-systems or modules in a more abstract way than other types of UML diagrams. This abstraction leads to the use of package diagrams in simplifying complex class diagrams by grouping them in packages.</w:t>
      </w:r>
    </w:p>
    <w:p w14:paraId="55213A47" w14:textId="77777777" w:rsidR="00957D95" w:rsidRPr="00957D95" w:rsidRDefault="00957D95" w:rsidP="00957D95"/>
    <w:p w14:paraId="76C58630" w14:textId="77777777" w:rsidR="00957D95" w:rsidRPr="00957D95" w:rsidRDefault="00957D95" w:rsidP="00957D95">
      <w:pPr>
        <w:pStyle w:val="3"/>
      </w:pPr>
      <w:bookmarkStart w:id="24" w:name="_Toc9191666"/>
      <w:bookmarkStart w:id="25" w:name="_Toc9298040"/>
      <w:bookmarkStart w:id="26" w:name="_Toc9244431"/>
      <w:bookmarkStart w:id="27" w:name="_Toc9467796"/>
      <w:r w:rsidRPr="00957D95">
        <w:rPr>
          <w:rFonts w:hint="eastAsia"/>
        </w:rPr>
        <w:lastRenderedPageBreak/>
        <w:t>D</w:t>
      </w:r>
      <w:r w:rsidRPr="00957D95">
        <w:t>eployment Diagram</w:t>
      </w:r>
      <w:bookmarkEnd w:id="24"/>
      <w:bookmarkEnd w:id="25"/>
      <w:bookmarkEnd w:id="26"/>
      <w:bookmarkEnd w:id="27"/>
    </w:p>
    <w:p w14:paraId="12B9DBD2" w14:textId="77777777" w:rsidR="00957D95" w:rsidRPr="00957D95" w:rsidRDefault="00957D95" w:rsidP="00957D95">
      <w:r w:rsidRPr="00957D95">
        <w:t xml:space="preserve">The deployment diagram describes the physical deployment of information generated by the software program (artifact)on hardware components. </w:t>
      </w:r>
    </w:p>
    <w:p w14:paraId="7F32CED8" w14:textId="77777777" w:rsidR="00957D95" w:rsidRPr="00957D95" w:rsidRDefault="00957D95" w:rsidP="00957D95">
      <w:r w:rsidRPr="00957D95">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p>
    <w:p w14:paraId="5B362037" w14:textId="77777777" w:rsidR="00957D95" w:rsidRPr="00957D95" w:rsidRDefault="00957D95" w:rsidP="00957D95"/>
    <w:p w14:paraId="467EBF9D" w14:textId="77777777" w:rsidR="00957D95" w:rsidRPr="00957D95" w:rsidRDefault="00957D95" w:rsidP="00957D95">
      <w:pPr>
        <w:pStyle w:val="3"/>
      </w:pPr>
      <w:bookmarkStart w:id="28" w:name="_Toc9191667"/>
      <w:bookmarkStart w:id="29" w:name="_Toc9298041"/>
      <w:bookmarkStart w:id="30" w:name="_Toc9244432"/>
      <w:bookmarkStart w:id="31" w:name="_Toc9467797"/>
      <w:r w:rsidRPr="00957D95">
        <w:t>Class Diagram</w:t>
      </w:r>
      <w:bookmarkEnd w:id="28"/>
      <w:bookmarkEnd w:id="29"/>
      <w:bookmarkEnd w:id="30"/>
      <w:bookmarkEnd w:id="31"/>
    </w:p>
    <w:p w14:paraId="0789B784" w14:textId="77777777" w:rsidR="00957D95" w:rsidRDefault="00957D95" w:rsidP="00957D95">
      <w:r w:rsidRPr="00957D95">
        <w:t>It is a diagram that is used to showcase the object classes of a system and the relationship between classes. One of the most fundamental reasons we are using it is because it provides a clear distinction between each class and show the hierarchy and dependency between them</w:t>
      </w:r>
      <w:r>
        <w:t>.</w:t>
      </w:r>
    </w:p>
    <w:p w14:paraId="4951EF63" w14:textId="77777777" w:rsidR="00957D95" w:rsidRDefault="00957D95" w:rsidP="00957D95">
      <w:r w:rsidRPr="00957D95">
        <w:t>As far it goes for the inner structure of Class diagram, it consists of some fields indicating some variables, class methods and links or associations between classes.</w:t>
      </w:r>
      <w:bookmarkStart w:id="32" w:name="_Toc9191668"/>
    </w:p>
    <w:p w14:paraId="675977CA" w14:textId="77777777" w:rsidR="0066205F" w:rsidRDefault="0066205F" w:rsidP="00957D95"/>
    <w:p w14:paraId="6E555D84" w14:textId="77777777" w:rsidR="00957D95" w:rsidRPr="00957D95" w:rsidRDefault="00957D95" w:rsidP="00957D95">
      <w:pPr>
        <w:pStyle w:val="3"/>
      </w:pPr>
      <w:bookmarkStart w:id="33" w:name="_Toc9298042"/>
      <w:bookmarkStart w:id="34" w:name="_Toc9244433"/>
      <w:bookmarkStart w:id="35" w:name="_Toc9467798"/>
      <w:r w:rsidRPr="00957D95">
        <w:rPr>
          <w:rFonts w:hint="eastAsia"/>
        </w:rPr>
        <w:t>S</w:t>
      </w:r>
      <w:r w:rsidRPr="00957D95">
        <w:t>tate Diagra</w:t>
      </w:r>
      <w:bookmarkEnd w:id="32"/>
      <w:r w:rsidRPr="00957D95">
        <w:t>m</w:t>
      </w:r>
      <w:bookmarkEnd w:id="33"/>
      <w:bookmarkEnd w:id="34"/>
      <w:bookmarkEnd w:id="35"/>
      <w:r w:rsidRPr="00957D95">
        <w:t xml:space="preserve"> </w:t>
      </w:r>
    </w:p>
    <w:p w14:paraId="5BF188B0" w14:textId="77777777" w:rsidR="00957D95" w:rsidRPr="00957D95" w:rsidRDefault="00957D95" w:rsidP="00957D95">
      <w:r w:rsidRPr="00957D95">
        <w:t xml:space="preserve">State Diagram is a technique to represent different states of a system and all possible next states based on some </w:t>
      </w:r>
      <w:proofErr w:type="gramStart"/>
      <w:r w:rsidRPr="00957D95">
        <w:t>particular stimuli</w:t>
      </w:r>
      <w:proofErr w:type="gramEnd"/>
      <w:r w:rsidRPr="00957D95">
        <w:t xml:space="preserve"> which triggers the change of the state.</w:t>
      </w:r>
    </w:p>
    <w:p w14:paraId="5C15ABF7" w14:textId="77777777" w:rsidR="00957D95" w:rsidRDefault="00957D95" w:rsidP="00957D95">
      <w:r w:rsidRPr="00957D95">
        <w:t>This kind of diagram is very important to analyze different scenarios of the system as the states are represented as nodes and events as arcs which helps in identifying the behavior of the object classes defined in class diagram.</w:t>
      </w:r>
    </w:p>
    <w:p w14:paraId="46730F60" w14:textId="77777777" w:rsidR="0066205F" w:rsidRPr="00957D95" w:rsidRDefault="0066205F" w:rsidP="00957D95"/>
    <w:p w14:paraId="4721BE40" w14:textId="77777777" w:rsidR="00957D95" w:rsidRDefault="00957D95" w:rsidP="00957D95">
      <w:pPr>
        <w:pStyle w:val="3"/>
      </w:pPr>
      <w:bookmarkStart w:id="36" w:name="_Toc9191669"/>
      <w:bookmarkStart w:id="37" w:name="_Toc9298043"/>
      <w:bookmarkStart w:id="38" w:name="_Toc9244434"/>
      <w:bookmarkStart w:id="39" w:name="_Toc9467799"/>
      <w:r w:rsidRPr="00957D95">
        <w:rPr>
          <w:rFonts w:hint="eastAsia"/>
        </w:rPr>
        <w:lastRenderedPageBreak/>
        <w:t>S</w:t>
      </w:r>
      <w:r w:rsidRPr="00957D95">
        <w:t>equence Diagram</w:t>
      </w:r>
      <w:bookmarkEnd w:id="36"/>
      <w:bookmarkEnd w:id="37"/>
      <w:bookmarkEnd w:id="38"/>
      <w:bookmarkEnd w:id="39"/>
    </w:p>
    <w:p w14:paraId="748C780F" w14:textId="77777777" w:rsidR="00D12E24" w:rsidRDefault="00D12E24" w:rsidP="00D12E24">
      <w:pPr>
        <w:keepNext/>
        <w:jc w:val="center"/>
      </w:pPr>
      <w:r>
        <w:rPr>
          <w:noProof/>
        </w:rPr>
        <w:drawing>
          <wp:inline distT="0" distB="0" distL="0" distR="0" wp14:anchorId="228F0465" wp14:editId="63A86883">
            <wp:extent cx="3241675" cy="3206115"/>
            <wp:effectExtent l="0" t="0" r="0" b="0"/>
            <wp:docPr id="18" name="그림 18" descr="sequence diagram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ì ëí ì´ë¯¸ì§ ê²ìê²°ê³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675" cy="3206115"/>
                    </a:xfrm>
                    <a:prstGeom prst="rect">
                      <a:avLst/>
                    </a:prstGeom>
                    <a:noFill/>
                    <a:ln>
                      <a:noFill/>
                    </a:ln>
                  </pic:spPr>
                </pic:pic>
              </a:graphicData>
            </a:graphic>
          </wp:inline>
        </w:drawing>
      </w:r>
    </w:p>
    <w:p w14:paraId="4BE6DD58" w14:textId="5D4894E0" w:rsidR="00D12E24" w:rsidRPr="00D12E24" w:rsidRDefault="00D12E24" w:rsidP="00D12E24">
      <w:pPr>
        <w:pStyle w:val="ab"/>
        <w:jc w:val="center"/>
      </w:pPr>
      <w:bookmarkStart w:id="40" w:name="_Toc9327910"/>
      <w:r>
        <w:t xml:space="preserve">Figure </w:t>
      </w:r>
      <w:r w:rsidR="0089007E">
        <w:fldChar w:fldCharType="begin"/>
      </w:r>
      <w:r w:rsidR="0089007E">
        <w:instrText xml:space="preserve"> SEQ Figure \* ARABIC </w:instrText>
      </w:r>
      <w:r w:rsidR="0089007E">
        <w:fldChar w:fldCharType="separate"/>
      </w:r>
      <w:r w:rsidR="007C6F6A">
        <w:rPr>
          <w:noProof/>
        </w:rPr>
        <w:t>1</w:t>
      </w:r>
      <w:r w:rsidR="0089007E">
        <w:rPr>
          <w:noProof/>
        </w:rPr>
        <w:fldChar w:fldCharType="end"/>
      </w:r>
      <w:r>
        <w:t>: Example of Sequence Diagram</w:t>
      </w:r>
      <w:bookmarkEnd w:id="40"/>
    </w:p>
    <w:p w14:paraId="72C66995" w14:textId="77777777" w:rsidR="00957D95" w:rsidRDefault="00957D95" w:rsidP="00957D95">
      <w:r w:rsidRPr="00957D95">
        <w:t>A sequence diagram to represent the interactions between the actors and objects of the system. To be more specific, the goal of this diagram is present the sequence of interaction and processes that take place in a specific use case instance so that a result could be generated. It is important to notice that the direction of the arrows here is essential to indicate the correct flow of actions.</w:t>
      </w:r>
    </w:p>
    <w:p w14:paraId="40CD798E" w14:textId="77777777" w:rsidR="0066205F" w:rsidRPr="00957D95" w:rsidRDefault="0066205F" w:rsidP="00957D95"/>
    <w:p w14:paraId="25BD2351" w14:textId="77777777" w:rsidR="0056636E" w:rsidRDefault="0056636E" w:rsidP="0056636E">
      <w:pPr>
        <w:pStyle w:val="3"/>
      </w:pPr>
      <w:bookmarkStart w:id="41" w:name="_Toc9298044"/>
      <w:bookmarkStart w:id="42" w:name="_Toc9244435"/>
      <w:bookmarkStart w:id="43" w:name="_Toc9467800"/>
      <w:r>
        <w:lastRenderedPageBreak/>
        <w:t>ER Diagram</w:t>
      </w:r>
      <w:bookmarkEnd w:id="41"/>
      <w:bookmarkEnd w:id="42"/>
      <w:bookmarkEnd w:id="43"/>
    </w:p>
    <w:p w14:paraId="64008F06" w14:textId="77777777" w:rsidR="00B77A70" w:rsidRDefault="00B77A70" w:rsidP="00B77A70">
      <w:pPr>
        <w:jc w:val="center"/>
      </w:pPr>
      <w:r>
        <w:rPr>
          <w:noProof/>
        </w:rPr>
        <w:drawing>
          <wp:inline distT="0" distB="0" distL="0" distR="0" wp14:anchorId="18E3D3B4" wp14:editId="773D5763">
            <wp:extent cx="4229100" cy="2673973"/>
            <wp:effectExtent l="0" t="0" r="0" b="0"/>
            <wp:docPr id="2" name="그림 2"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3211" cy="2676573"/>
                    </a:xfrm>
                    <a:prstGeom prst="rect">
                      <a:avLst/>
                    </a:prstGeom>
                    <a:noFill/>
                    <a:ln>
                      <a:noFill/>
                    </a:ln>
                  </pic:spPr>
                </pic:pic>
              </a:graphicData>
            </a:graphic>
          </wp:inline>
        </w:drawing>
      </w:r>
    </w:p>
    <w:p w14:paraId="047BC6A7" w14:textId="5D37B6DA" w:rsidR="00B77A70" w:rsidRDefault="00B77A70" w:rsidP="00B77A70">
      <w:pPr>
        <w:pStyle w:val="ab"/>
        <w:jc w:val="center"/>
      </w:pPr>
      <w:bookmarkStart w:id="44" w:name="_Toc9327911"/>
      <w:r>
        <w:t xml:space="preserve">Figure </w:t>
      </w:r>
      <w:r w:rsidR="0089007E">
        <w:fldChar w:fldCharType="begin"/>
      </w:r>
      <w:r w:rsidR="0089007E">
        <w:instrText xml:space="preserve"> SEQ Figure \* ARABIC </w:instrText>
      </w:r>
      <w:r w:rsidR="0089007E">
        <w:fldChar w:fldCharType="separate"/>
      </w:r>
      <w:r w:rsidR="007C6F6A">
        <w:rPr>
          <w:noProof/>
        </w:rPr>
        <w:t>2</w:t>
      </w:r>
      <w:r w:rsidR="0089007E">
        <w:rPr>
          <w:noProof/>
        </w:rPr>
        <w:fldChar w:fldCharType="end"/>
      </w:r>
      <w:r>
        <w:t>: Example of ER Diagram</w:t>
      </w:r>
      <w:bookmarkEnd w:id="44"/>
    </w:p>
    <w:p w14:paraId="1B80B69B" w14:textId="77777777" w:rsidR="00B77A70" w:rsidRDefault="00B77A70" w:rsidP="00B42D05">
      <w:pPr>
        <w:jc w:val="both"/>
      </w:pPr>
      <w:r>
        <w:rPr>
          <w:rFonts w:hint="eastAsia"/>
        </w:rPr>
        <w:t>E</w:t>
      </w:r>
      <w:r>
        <w:t>R Diagram</w:t>
      </w:r>
      <w:r>
        <w:rPr>
          <w:rFonts w:hint="eastAsia"/>
        </w:rPr>
        <w:t xml:space="preserve">은 </w:t>
      </w:r>
      <w:r w:rsidR="00B42D05">
        <w:t>Entity</w:t>
      </w:r>
      <w:r w:rsidR="00B42D05">
        <w:rPr>
          <w:rFonts w:hint="eastAsia"/>
        </w:rPr>
        <w:t xml:space="preserve">가 가지고 있는 속성과 </w:t>
      </w:r>
      <w:r w:rsidR="00B42D05">
        <w:t>Entity</w:t>
      </w:r>
      <w:r w:rsidR="00B42D05">
        <w:rPr>
          <w:rFonts w:hint="eastAsia"/>
        </w:rPr>
        <w:t>간의 관계를 나타낸 다이어그램이다.</w:t>
      </w:r>
      <w:r w:rsidR="00B42D05">
        <w:t xml:space="preserve"> </w:t>
      </w:r>
      <w:r w:rsidR="00B42D05">
        <w:rPr>
          <w:rFonts w:hint="eastAsia"/>
        </w:rPr>
        <w:t>이 다이어그램은 주로 데이터베이스를 설계하는 데 사용되며,</w:t>
      </w:r>
      <w:r w:rsidR="00B42D05">
        <w:t xml:space="preserve"> </w:t>
      </w:r>
      <w:r w:rsidR="00B42D05">
        <w:rPr>
          <w:rFonts w:hint="eastAsia"/>
        </w:rPr>
        <w:t>해당 다이어그램을 기반으로 R</w:t>
      </w:r>
      <w:r w:rsidR="00B42D05">
        <w:t>elational Schema, SQL DDL</w:t>
      </w:r>
      <w:r w:rsidR="00B42D05">
        <w:rPr>
          <w:rFonts w:hint="eastAsia"/>
        </w:rPr>
        <w:t>을 작성하게 된다.</w:t>
      </w:r>
      <w:r w:rsidR="00B42D05">
        <w:t xml:space="preserve"> </w:t>
      </w:r>
    </w:p>
    <w:p w14:paraId="33EA2C28" w14:textId="77777777" w:rsidR="004C5146" w:rsidRPr="00B77A70" w:rsidRDefault="004C5146" w:rsidP="00B42D05">
      <w:pPr>
        <w:jc w:val="both"/>
      </w:pPr>
    </w:p>
    <w:p w14:paraId="39ACB7D3" w14:textId="77777777" w:rsidR="007F1BB9" w:rsidRDefault="007F1BB9" w:rsidP="007F1BB9">
      <w:pPr>
        <w:pStyle w:val="2"/>
      </w:pPr>
      <w:bookmarkStart w:id="45" w:name="_Toc9298045"/>
      <w:bookmarkStart w:id="46" w:name="_Toc9244436"/>
      <w:bookmarkStart w:id="47" w:name="_Toc9467801"/>
      <w:r>
        <w:rPr>
          <w:rFonts w:hint="eastAsia"/>
        </w:rPr>
        <w:t>A</w:t>
      </w:r>
      <w:r>
        <w:t>pplied Tool</w:t>
      </w:r>
      <w:bookmarkEnd w:id="45"/>
      <w:bookmarkEnd w:id="46"/>
      <w:bookmarkEnd w:id="47"/>
    </w:p>
    <w:p w14:paraId="3214E375" w14:textId="77777777" w:rsidR="004C5146" w:rsidRPr="004C5146" w:rsidRDefault="004C5146" w:rsidP="004C5146"/>
    <w:p w14:paraId="6666D61E" w14:textId="77777777" w:rsidR="0056636E" w:rsidRDefault="0056636E" w:rsidP="0056636E">
      <w:pPr>
        <w:pStyle w:val="3"/>
      </w:pPr>
      <w:bookmarkStart w:id="48" w:name="_Toc9298046"/>
      <w:bookmarkStart w:id="49" w:name="_Toc9244437"/>
      <w:bookmarkStart w:id="50" w:name="_Toc9467802"/>
      <w:r>
        <w:t>Draw.io</w:t>
      </w:r>
      <w:bookmarkEnd w:id="48"/>
      <w:bookmarkEnd w:id="49"/>
      <w:bookmarkEnd w:id="50"/>
    </w:p>
    <w:p w14:paraId="12313C34" w14:textId="77777777" w:rsidR="00B42D05" w:rsidRDefault="00B42D05" w:rsidP="00B42D05">
      <w:pPr>
        <w:keepNext/>
        <w:jc w:val="center"/>
      </w:pPr>
      <w:r>
        <w:rPr>
          <w:noProof/>
        </w:rPr>
        <w:drawing>
          <wp:inline distT="0" distB="0" distL="0" distR="0" wp14:anchorId="074E573F" wp14:editId="62151556">
            <wp:extent cx="2847975" cy="717200"/>
            <wp:effectExtent l="0" t="0" r="0" b="6985"/>
            <wp:docPr id="15" name="그림 15" descr="draw io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 io logoì ëí ì´ë¯¸ì§ ê²ìê²°ê³¼"/>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8704" cy="729975"/>
                    </a:xfrm>
                    <a:prstGeom prst="rect">
                      <a:avLst/>
                    </a:prstGeom>
                    <a:noFill/>
                    <a:ln>
                      <a:noFill/>
                    </a:ln>
                  </pic:spPr>
                </pic:pic>
              </a:graphicData>
            </a:graphic>
          </wp:inline>
        </w:drawing>
      </w:r>
    </w:p>
    <w:p w14:paraId="05DF61AC" w14:textId="51FB4242" w:rsidR="00B42D05" w:rsidRDefault="00B42D05" w:rsidP="00B42D05">
      <w:pPr>
        <w:pStyle w:val="ab"/>
        <w:jc w:val="center"/>
      </w:pPr>
      <w:bookmarkStart w:id="51" w:name="_Toc9327912"/>
      <w:r>
        <w:t xml:space="preserve">Figure </w:t>
      </w:r>
      <w:r w:rsidR="0089007E">
        <w:fldChar w:fldCharType="begin"/>
      </w:r>
      <w:r w:rsidR="0089007E">
        <w:instrText xml:space="preserve"> SEQ Figure \* ARABIC </w:instrText>
      </w:r>
      <w:r w:rsidR="0089007E">
        <w:fldChar w:fldCharType="separate"/>
      </w:r>
      <w:r w:rsidR="007C6F6A">
        <w:rPr>
          <w:noProof/>
        </w:rPr>
        <w:t>3</w:t>
      </w:r>
      <w:r w:rsidR="0089007E">
        <w:rPr>
          <w:noProof/>
        </w:rPr>
        <w:fldChar w:fldCharType="end"/>
      </w:r>
      <w:r>
        <w:t>: Draw.io Logo</w:t>
      </w:r>
      <w:bookmarkEnd w:id="51"/>
    </w:p>
    <w:p w14:paraId="65B2C199" w14:textId="77777777" w:rsidR="00B42D05" w:rsidRDefault="00B42D05" w:rsidP="00B42D05">
      <w:r>
        <w:t>Draw.io</w:t>
      </w:r>
      <w:r>
        <w:rPr>
          <w:rFonts w:hint="eastAsia"/>
        </w:rPr>
        <w:t xml:space="preserve">는 온라인 모델링 툴로서 </w:t>
      </w:r>
      <w:r w:rsidR="004C5146">
        <w:rPr>
          <w:rFonts w:hint="eastAsia"/>
        </w:rPr>
        <w:t>많은</w:t>
      </w:r>
      <w:r w:rsidR="0066205F">
        <w:t xml:space="preserve"> </w:t>
      </w:r>
      <w:r w:rsidR="0066205F">
        <w:rPr>
          <w:rFonts w:hint="eastAsia"/>
        </w:rPr>
        <w:t>기본 템플릿과 도형을 제공하기 때문에 사용자가 직접 다이어그램에 사용하기 위해 도형을 만들 필요가 없다.</w:t>
      </w:r>
      <w:r w:rsidR="0066205F">
        <w:t xml:space="preserve"> </w:t>
      </w:r>
      <w:r w:rsidR="0066205F">
        <w:rPr>
          <w:rFonts w:hint="eastAsia"/>
        </w:rPr>
        <w:t>또한 도형 간 연결선을 간단하게 만들 수 있고,</w:t>
      </w:r>
      <w:r w:rsidR="0066205F">
        <w:t xml:space="preserve"> </w:t>
      </w:r>
      <w:r w:rsidR="0066205F">
        <w:rPr>
          <w:rFonts w:hint="eastAsia"/>
        </w:rPr>
        <w:t>격자에 위치를 맞출 수 있기 때문에 도형을 정렬하기 편리하다.</w:t>
      </w:r>
      <w:r w:rsidR="004C5146">
        <w:t xml:space="preserve"> </w:t>
      </w:r>
      <w:r w:rsidR="0066205F">
        <w:rPr>
          <w:rFonts w:hint="eastAsia"/>
        </w:rPr>
        <w:t>이 문서에서 사용된 대부분의 다이어그램은 본 도구로 작성되었다.</w:t>
      </w:r>
    </w:p>
    <w:p w14:paraId="15B9FAAD" w14:textId="77777777" w:rsidR="0066205F" w:rsidRPr="00B42D05" w:rsidRDefault="0066205F" w:rsidP="00B42D05"/>
    <w:p w14:paraId="1AD28E80" w14:textId="77777777" w:rsidR="0056636E" w:rsidRDefault="0056636E" w:rsidP="0056636E">
      <w:pPr>
        <w:pStyle w:val="3"/>
      </w:pPr>
      <w:bookmarkStart w:id="52" w:name="_Toc9298047"/>
      <w:bookmarkStart w:id="53" w:name="_Toc9244438"/>
      <w:bookmarkStart w:id="54" w:name="_Toc9467803"/>
      <w:r>
        <w:t>PowerPoint</w:t>
      </w:r>
      <w:bookmarkEnd w:id="52"/>
      <w:bookmarkEnd w:id="53"/>
      <w:bookmarkEnd w:id="54"/>
    </w:p>
    <w:p w14:paraId="1AB17B33" w14:textId="77777777" w:rsidR="004C5146" w:rsidRDefault="00B42D05" w:rsidP="004C5146">
      <w:pPr>
        <w:keepNext/>
        <w:jc w:val="center"/>
      </w:pPr>
      <w:r>
        <w:rPr>
          <w:noProof/>
        </w:rPr>
        <w:drawing>
          <wp:inline distT="0" distB="0" distL="0" distR="0" wp14:anchorId="36E4E856" wp14:editId="11EC1E75">
            <wp:extent cx="1685925" cy="1685925"/>
            <wp:effectExtent l="0" t="0" r="9525" b="0"/>
            <wp:docPr id="16" name="그림 16" descr="powerpoint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point logoì ëí ì´ë¯¸ì§ ê²ìê²°ê³¼"/>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7356" cy="1697356"/>
                    </a:xfrm>
                    <a:prstGeom prst="rect">
                      <a:avLst/>
                    </a:prstGeom>
                    <a:noFill/>
                    <a:ln>
                      <a:noFill/>
                    </a:ln>
                  </pic:spPr>
                </pic:pic>
              </a:graphicData>
            </a:graphic>
          </wp:inline>
        </w:drawing>
      </w:r>
    </w:p>
    <w:p w14:paraId="25D01DEF" w14:textId="6DD41E13" w:rsidR="00B42D05" w:rsidRPr="00B42D05" w:rsidRDefault="004C5146" w:rsidP="004C5146">
      <w:pPr>
        <w:pStyle w:val="ab"/>
        <w:jc w:val="center"/>
      </w:pPr>
      <w:bookmarkStart w:id="55" w:name="_Toc9327913"/>
      <w:r>
        <w:t xml:space="preserve">Figure </w:t>
      </w:r>
      <w:r w:rsidR="0089007E">
        <w:fldChar w:fldCharType="begin"/>
      </w:r>
      <w:r w:rsidR="0089007E">
        <w:instrText xml:space="preserve"> SEQ Figure \* ARABIC </w:instrText>
      </w:r>
      <w:r w:rsidR="0089007E">
        <w:fldChar w:fldCharType="separate"/>
      </w:r>
      <w:r w:rsidR="007C6F6A">
        <w:rPr>
          <w:noProof/>
        </w:rPr>
        <w:t>4</w:t>
      </w:r>
      <w:r w:rsidR="0089007E">
        <w:rPr>
          <w:noProof/>
        </w:rPr>
        <w:fldChar w:fldCharType="end"/>
      </w:r>
      <w:r>
        <w:t xml:space="preserve">: </w:t>
      </w:r>
      <w:proofErr w:type="spellStart"/>
      <w:r>
        <w:t>Powerpoint</w:t>
      </w:r>
      <w:proofErr w:type="spellEnd"/>
      <w:r>
        <w:t xml:space="preserve"> Logo</w:t>
      </w:r>
      <w:bookmarkEnd w:id="55"/>
    </w:p>
    <w:p w14:paraId="3C191B76" w14:textId="77777777" w:rsidR="004C5146" w:rsidRDefault="004C5146" w:rsidP="004C5146">
      <w:proofErr w:type="spellStart"/>
      <w:r>
        <w:rPr>
          <w:rFonts w:hint="eastAsia"/>
        </w:rPr>
        <w:t>P</w:t>
      </w:r>
      <w:r>
        <w:t>owerpoint</w:t>
      </w:r>
      <w:proofErr w:type="spellEnd"/>
      <w:r>
        <w:rPr>
          <w:rFonts w:hint="eastAsia"/>
        </w:rPr>
        <w:t>는 그래픽 프레젠테이션 툴이다.</w:t>
      </w:r>
      <w:r>
        <w:t xml:space="preserve"> </w:t>
      </w:r>
      <w:r>
        <w:rPr>
          <w:rFonts w:hint="eastAsia"/>
        </w:rPr>
        <w:t>주로 발표용으로 사용되지만</w:t>
      </w:r>
      <w:r>
        <w:t xml:space="preserve"> </w:t>
      </w:r>
      <w:r>
        <w:rPr>
          <w:rFonts w:hint="eastAsia"/>
        </w:rPr>
        <w:t xml:space="preserve">내장된 도형 작성 기능이 매우 강력하기 때문에 </w:t>
      </w:r>
      <w:r>
        <w:t>draw.io</w:t>
      </w:r>
      <w:r>
        <w:rPr>
          <w:rFonts w:hint="eastAsia"/>
        </w:rPr>
        <w:t>에서 만들기 힘든 복잡한 다이어그램을 작성하기 위해 사용하였다.</w:t>
      </w:r>
    </w:p>
    <w:p w14:paraId="2A3F5C34" w14:textId="77777777" w:rsidR="004C5146" w:rsidRDefault="004C5146" w:rsidP="004C5146"/>
    <w:p w14:paraId="5BC104AA" w14:textId="77777777" w:rsidR="00B77A70" w:rsidRDefault="00B77A70" w:rsidP="00B77A70">
      <w:pPr>
        <w:pStyle w:val="3"/>
      </w:pPr>
      <w:bookmarkStart w:id="56" w:name="_Toc9298048"/>
      <w:bookmarkStart w:id="57" w:name="_Toc9244439"/>
      <w:bookmarkStart w:id="58" w:name="_Toc9467804"/>
      <w:proofErr w:type="spellStart"/>
      <w:r>
        <w:rPr>
          <w:rFonts w:hint="eastAsia"/>
        </w:rPr>
        <w:t>E</w:t>
      </w:r>
      <w:r>
        <w:t>RDPlus</w:t>
      </w:r>
      <w:bookmarkEnd w:id="56"/>
      <w:bookmarkEnd w:id="57"/>
      <w:bookmarkEnd w:id="58"/>
      <w:proofErr w:type="spellEnd"/>
    </w:p>
    <w:p w14:paraId="16DCDC6E" w14:textId="77777777" w:rsidR="004C5146" w:rsidRDefault="004C5146" w:rsidP="004C5146">
      <w:pPr>
        <w:keepNext/>
        <w:jc w:val="center"/>
      </w:pPr>
      <w:r>
        <w:rPr>
          <w:noProof/>
        </w:rPr>
        <w:drawing>
          <wp:inline distT="0" distB="0" distL="0" distR="0" wp14:anchorId="77B03A55" wp14:editId="427DA40A">
            <wp:extent cx="3286125" cy="1386786"/>
            <wp:effectExtent l="0" t="0" r="0" b="4445"/>
            <wp:docPr id="17" name="그림 17" descr="erd plus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plus logoì ëí ì´ë¯¸ì§ ê²ìê²°ê³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632" cy="1407679"/>
                    </a:xfrm>
                    <a:prstGeom prst="rect">
                      <a:avLst/>
                    </a:prstGeom>
                    <a:noFill/>
                    <a:ln>
                      <a:noFill/>
                    </a:ln>
                  </pic:spPr>
                </pic:pic>
              </a:graphicData>
            </a:graphic>
          </wp:inline>
        </w:drawing>
      </w:r>
    </w:p>
    <w:p w14:paraId="3201264D" w14:textId="588DBA56" w:rsidR="004C5146" w:rsidRPr="004C5146" w:rsidRDefault="004C5146" w:rsidP="004C5146">
      <w:pPr>
        <w:pStyle w:val="ab"/>
        <w:jc w:val="center"/>
      </w:pPr>
      <w:bookmarkStart w:id="59" w:name="_Toc9327914"/>
      <w:r>
        <w:t xml:space="preserve">Figure </w:t>
      </w:r>
      <w:r w:rsidR="0089007E">
        <w:fldChar w:fldCharType="begin"/>
      </w:r>
      <w:r w:rsidR="0089007E">
        <w:instrText xml:space="preserve"> SEQ Figure \* ARABIC </w:instrText>
      </w:r>
      <w:r w:rsidR="0089007E">
        <w:fldChar w:fldCharType="separate"/>
      </w:r>
      <w:r w:rsidR="007C6F6A">
        <w:rPr>
          <w:noProof/>
        </w:rPr>
        <w:t>5</w:t>
      </w:r>
      <w:r w:rsidR="0089007E">
        <w:rPr>
          <w:noProof/>
        </w:rPr>
        <w:fldChar w:fldCharType="end"/>
      </w:r>
      <w:r>
        <w:t xml:space="preserve">: </w:t>
      </w:r>
      <w:proofErr w:type="spellStart"/>
      <w:r>
        <w:t>ERDPlus</w:t>
      </w:r>
      <w:proofErr w:type="spellEnd"/>
      <w:r>
        <w:t xml:space="preserve"> Logo</w:t>
      </w:r>
      <w:bookmarkEnd w:id="59"/>
    </w:p>
    <w:p w14:paraId="7127369B" w14:textId="77777777" w:rsidR="00B77A70" w:rsidRPr="00B77A70" w:rsidRDefault="00B77A70" w:rsidP="004C5146">
      <w:pPr>
        <w:jc w:val="both"/>
      </w:pPr>
      <w:proofErr w:type="spellStart"/>
      <w:r>
        <w:t>ERDPlus</w:t>
      </w:r>
      <w:proofErr w:type="spellEnd"/>
      <w:r>
        <w:rPr>
          <w:rFonts w:hint="eastAsia"/>
        </w:rPr>
        <w:t xml:space="preserve">는 </w:t>
      </w:r>
      <w:r>
        <w:t>ER Diagram</w:t>
      </w:r>
      <w:r>
        <w:rPr>
          <w:rFonts w:hint="eastAsia"/>
        </w:rPr>
        <w:t>을 간단한</w:t>
      </w:r>
      <w:r>
        <w:t xml:space="preserve"> </w:t>
      </w:r>
      <w:r>
        <w:rPr>
          <w:rFonts w:hint="eastAsia"/>
        </w:rPr>
        <w:t>버튼 클릭으로 생성할 수 있게 해 주는 온라인 툴이다.</w:t>
      </w:r>
      <w:r>
        <w:t xml:space="preserve"> </w:t>
      </w:r>
      <w:r w:rsidR="004C5146">
        <w:rPr>
          <w:rFonts w:hint="eastAsia"/>
        </w:rPr>
        <w:t>적은 노력으로 E</w:t>
      </w:r>
      <w:r w:rsidR="004C5146">
        <w:t xml:space="preserve">R </w:t>
      </w:r>
      <w:proofErr w:type="spellStart"/>
      <w:r w:rsidR="004C5146">
        <w:rPr>
          <w:rFonts w:hint="eastAsia"/>
        </w:rPr>
        <w:t>D</w:t>
      </w:r>
      <w:r w:rsidR="004C5146">
        <w:t>Iagram</w:t>
      </w:r>
      <w:proofErr w:type="spellEnd"/>
      <w:r w:rsidR="004C5146">
        <w:rPr>
          <w:rFonts w:hint="eastAsia"/>
        </w:rPr>
        <w:t>을 d</w:t>
      </w:r>
      <w:r w:rsidR="004C5146">
        <w:t>raw.io</w:t>
      </w:r>
      <w:r w:rsidR="004C5146">
        <w:rPr>
          <w:rFonts w:hint="eastAsia"/>
        </w:rPr>
        <w:t xml:space="preserve">에 비해 간단하게 만들 수 있기 때문에 </w:t>
      </w:r>
      <w:r w:rsidR="004C5146">
        <w:t>ER Diagram</w:t>
      </w:r>
      <w:r w:rsidR="004C5146">
        <w:rPr>
          <w:rFonts w:hint="eastAsia"/>
        </w:rPr>
        <w:t>을 작성하는 데 사용하였다.</w:t>
      </w:r>
    </w:p>
    <w:p w14:paraId="0866C1F6" w14:textId="0FBB0769" w:rsidR="00BF29EB" w:rsidRDefault="00BF29EB">
      <w:r>
        <w:br w:type="page"/>
      </w:r>
    </w:p>
    <w:p w14:paraId="4C658161" w14:textId="53443F73" w:rsidR="004B6C8C" w:rsidRDefault="007F1BB9" w:rsidP="004B6C8C">
      <w:pPr>
        <w:pStyle w:val="2"/>
      </w:pPr>
      <w:bookmarkStart w:id="60" w:name="_Toc9298049"/>
      <w:bookmarkStart w:id="61" w:name="_Toc9244440"/>
      <w:bookmarkStart w:id="62" w:name="_Toc9467805"/>
      <w:r>
        <w:rPr>
          <w:rFonts w:hint="eastAsia"/>
        </w:rPr>
        <w:lastRenderedPageBreak/>
        <w:t>P</w:t>
      </w:r>
      <w:r>
        <w:t>roject Scope</w:t>
      </w:r>
      <w:bookmarkEnd w:id="60"/>
      <w:bookmarkEnd w:id="61"/>
      <w:bookmarkEnd w:id="62"/>
    </w:p>
    <w:p w14:paraId="7C43117D" w14:textId="77777777" w:rsidR="00BF29EB" w:rsidRPr="00BF29EB" w:rsidRDefault="00BF29EB" w:rsidP="00BF29EB"/>
    <w:p w14:paraId="5DC40BAD" w14:textId="77777777" w:rsidR="00CF0FA4" w:rsidRDefault="00CF0FA4" w:rsidP="0061734C">
      <w:pPr>
        <w:jc w:val="both"/>
      </w:pPr>
      <w:r>
        <w:rPr>
          <w:rFonts w:hint="eastAsia"/>
        </w:rPr>
        <w:t>본 시스템은 상품 평점의 신뢰도가 낮은 상황에서 사용자들이 일일이 직접 리뷰를 읽고 신뢰성을 측정해야 했던 기존의 오픈마켓 서비스들의 단점을 극복하기 위해 리뷰에 자연어 처리 시스템을 도입하여 리뷰의 신뢰성을 판단할 수 있는 기반 지식 없이도 사용자들이 믿을 수 있는 리뷰에 기반한 상품 선택을 도와주는 시스템이다.</w:t>
      </w:r>
      <w:r>
        <w:t xml:space="preserve"> </w:t>
      </w:r>
      <w:r>
        <w:rPr>
          <w:rFonts w:hint="eastAsia"/>
        </w:rPr>
        <w:t>본 시스템의 핵심 기능은 리뷰의 분석 기능이며,</w:t>
      </w:r>
      <w:r>
        <w:t xml:space="preserve"> </w:t>
      </w:r>
      <w:r>
        <w:rPr>
          <w:rFonts w:hint="eastAsia"/>
        </w:rPr>
        <w:t>해당 기능을 중심으로 각 서브시스템들이 상호작용하도록 설계하였다.</w:t>
      </w:r>
    </w:p>
    <w:p w14:paraId="5BFF9DCC" w14:textId="6DC22072" w:rsidR="004B6C8C" w:rsidRDefault="0061734C" w:rsidP="0061734C">
      <w:pPr>
        <w:jc w:val="both"/>
      </w:pPr>
      <w:r>
        <w:rPr>
          <w:rFonts w:hint="eastAsia"/>
        </w:rPr>
        <w:t xml:space="preserve">먼저 </w:t>
      </w:r>
      <w:r>
        <w:t>Frontend System</w:t>
      </w:r>
      <w:r>
        <w:rPr>
          <w:rFonts w:hint="eastAsia"/>
        </w:rPr>
        <w:t>은 시스템과 사용자와의 상호작용을 담당하며,</w:t>
      </w:r>
      <w:r>
        <w:t xml:space="preserve"> Backend System Frontend System</w:t>
      </w:r>
      <w:r>
        <w:rPr>
          <w:rFonts w:hint="eastAsia"/>
        </w:rPr>
        <w:t xml:space="preserve">에서 오는 데이터 요청에 응답하고 </w:t>
      </w:r>
      <w:r>
        <w:t>Review Collecting System, Review Analysis System</w:t>
      </w:r>
      <w:r>
        <w:rPr>
          <w:rFonts w:hint="eastAsia"/>
        </w:rPr>
        <w:t xml:space="preserve">를 실행시키는 역할을 담당한다. 사용자가 리뷰를 작성하거나 </w:t>
      </w:r>
      <w:r>
        <w:t>Review Collecting System</w:t>
      </w:r>
      <w:r>
        <w:rPr>
          <w:rFonts w:hint="eastAsia"/>
        </w:rPr>
        <w:t>에서 정기적으로 오픈마켓에서 리뷰의 목록을 가져오면,</w:t>
      </w:r>
      <w:r>
        <w:t xml:space="preserve"> Review Analysis System</w:t>
      </w:r>
      <w:r>
        <w:rPr>
          <w:rFonts w:hint="eastAsia"/>
        </w:rPr>
        <w:t>은 리뷰를 분석해 리뷰의 긍정 평가 정도와 중요도를 측정한다.</w:t>
      </w:r>
      <w:r>
        <w:t xml:space="preserve"> Review Analysis System</w:t>
      </w:r>
      <w:r>
        <w:rPr>
          <w:rFonts w:hint="eastAsia"/>
        </w:rPr>
        <w:t>이 분석한 리뷰를 데이터베이스에 전달하면,</w:t>
      </w:r>
      <w:r>
        <w:t xml:space="preserve"> Item Ranking System</w:t>
      </w:r>
      <w:r>
        <w:rPr>
          <w:rFonts w:hint="eastAsia"/>
        </w:rPr>
        <w:t xml:space="preserve">과 </w:t>
      </w:r>
      <w:r>
        <w:t>Recommendation System</w:t>
      </w:r>
      <w:r>
        <w:rPr>
          <w:rFonts w:hint="eastAsia"/>
        </w:rPr>
        <w:t>은 추가된 정보를 바탕으로 각 상품의 평가 수치와 추천 카테고리를 수정한다.</w:t>
      </w:r>
      <w:r w:rsidR="004B6C8C">
        <w:br w:type="page"/>
      </w:r>
    </w:p>
    <w:p w14:paraId="6D2154E8" w14:textId="77777777" w:rsidR="007F1BB9" w:rsidRDefault="007F1BB9" w:rsidP="007F1BB9">
      <w:pPr>
        <w:pStyle w:val="1"/>
      </w:pPr>
      <w:bookmarkStart w:id="63" w:name="_Toc9298050"/>
      <w:bookmarkStart w:id="64" w:name="_Toc9244441"/>
      <w:bookmarkStart w:id="65" w:name="_Toc9467806"/>
      <w:r w:rsidRPr="007F1BB9">
        <w:rPr>
          <w:rFonts w:hint="eastAsia"/>
        </w:rPr>
        <w:lastRenderedPageBreak/>
        <w:t>S</w:t>
      </w:r>
      <w:r w:rsidRPr="007F1BB9">
        <w:t>ystem Architecture</w:t>
      </w:r>
      <w:r>
        <w:t xml:space="preserve"> </w:t>
      </w:r>
      <w:r w:rsidR="0056636E">
        <w:t>–</w:t>
      </w:r>
      <w:r>
        <w:t xml:space="preserve"> Overall</w:t>
      </w:r>
      <w:bookmarkEnd w:id="63"/>
      <w:bookmarkEnd w:id="64"/>
      <w:bookmarkEnd w:id="65"/>
    </w:p>
    <w:p w14:paraId="32C32CFC" w14:textId="77777777" w:rsidR="0066205F" w:rsidRPr="0066205F" w:rsidRDefault="0066205F" w:rsidP="0066205F"/>
    <w:p w14:paraId="04A19E2F" w14:textId="549C7895" w:rsidR="0056636E" w:rsidRDefault="0056636E" w:rsidP="0056636E">
      <w:pPr>
        <w:pStyle w:val="2"/>
      </w:pPr>
      <w:bookmarkStart w:id="66" w:name="_Toc9298051"/>
      <w:bookmarkStart w:id="67" w:name="_Toc9244442"/>
      <w:bookmarkStart w:id="68" w:name="_Toc9467807"/>
      <w:r>
        <w:rPr>
          <w:rFonts w:hint="eastAsia"/>
        </w:rPr>
        <w:t>O</w:t>
      </w:r>
      <w:r>
        <w:t>bjectives</w:t>
      </w:r>
      <w:bookmarkEnd w:id="66"/>
      <w:bookmarkEnd w:id="67"/>
      <w:bookmarkEnd w:id="68"/>
    </w:p>
    <w:p w14:paraId="11CAD901" w14:textId="77777777" w:rsidR="00370DF3" w:rsidRPr="00370DF3" w:rsidRDefault="00370DF3" w:rsidP="00370DF3"/>
    <w:p w14:paraId="473E345C" w14:textId="02BD405B" w:rsidR="0066205F" w:rsidRDefault="0066205F" w:rsidP="00220F34">
      <w:pPr>
        <w:jc w:val="both"/>
      </w:pPr>
      <w:r>
        <w:rPr>
          <w:rFonts w:hint="eastAsia"/>
        </w:rPr>
        <w:t>이번 챕터에서는</w:t>
      </w:r>
      <w:r w:rsidR="001C7EAA">
        <w:t xml:space="preserve"> </w:t>
      </w:r>
      <w:r w:rsidR="001C7EAA">
        <w:rPr>
          <w:rFonts w:hint="eastAsia"/>
        </w:rPr>
        <w:t>본 시스템의</w:t>
      </w:r>
      <w:r w:rsidR="001C7EAA">
        <w:t xml:space="preserve"> </w:t>
      </w:r>
      <w:r w:rsidR="001C7EAA">
        <w:rPr>
          <w:rFonts w:hint="eastAsia"/>
        </w:rPr>
        <w:t>전체적인 구</w:t>
      </w:r>
      <w:r w:rsidR="00FD5E43">
        <w:rPr>
          <w:rFonts w:hint="eastAsia"/>
        </w:rPr>
        <w:t>조를 설명한다.</w:t>
      </w:r>
      <w:r w:rsidR="00B24A4C">
        <w:t xml:space="preserve"> </w:t>
      </w:r>
      <w:r w:rsidR="00CF0FA4">
        <w:rPr>
          <w:rFonts w:hint="eastAsia"/>
        </w:rPr>
        <w:t>시스템 전체의 구조와 각 서브시스템의 개략적인 구조,</w:t>
      </w:r>
      <w:r w:rsidR="00CF0FA4">
        <w:t xml:space="preserve"> </w:t>
      </w:r>
      <w:r w:rsidR="00CF0FA4">
        <w:rPr>
          <w:rFonts w:hint="eastAsia"/>
        </w:rPr>
        <w:t>서브시스템 간의 관계를 서술한다.</w:t>
      </w:r>
    </w:p>
    <w:p w14:paraId="386B8B9C" w14:textId="77777777" w:rsidR="0066205F" w:rsidRPr="0066205F" w:rsidRDefault="0066205F" w:rsidP="0066205F"/>
    <w:p w14:paraId="10D79F84" w14:textId="15EF82FB" w:rsidR="0056636E" w:rsidRDefault="0056636E" w:rsidP="0056636E">
      <w:pPr>
        <w:pStyle w:val="2"/>
      </w:pPr>
      <w:bookmarkStart w:id="69" w:name="_Toc9298052"/>
      <w:bookmarkStart w:id="70" w:name="_Toc9244443"/>
      <w:bookmarkStart w:id="71" w:name="_Toc9467808"/>
      <w:r>
        <w:rPr>
          <w:rFonts w:hint="eastAsia"/>
        </w:rPr>
        <w:t>S</w:t>
      </w:r>
      <w:r>
        <w:t xml:space="preserve">ystem </w:t>
      </w:r>
      <w:r w:rsidR="006A2242">
        <w:t>O</w:t>
      </w:r>
      <w:r>
        <w:t>rganization</w:t>
      </w:r>
      <w:bookmarkEnd w:id="69"/>
      <w:bookmarkEnd w:id="70"/>
      <w:bookmarkEnd w:id="71"/>
      <w:r w:rsidR="00770EBB">
        <w:br/>
      </w:r>
    </w:p>
    <w:p w14:paraId="37FE8B23" w14:textId="77777777" w:rsidR="00B24A4C" w:rsidRDefault="00733BE7" w:rsidP="00B24A4C">
      <w:pPr>
        <w:keepNext/>
        <w:jc w:val="center"/>
      </w:pPr>
      <w:r>
        <w:rPr>
          <w:noProof/>
        </w:rPr>
        <w:drawing>
          <wp:inline distT="0" distB="0" distL="0" distR="0" wp14:anchorId="0EC28DFF" wp14:editId="6D7B118B">
            <wp:extent cx="3030327" cy="313372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16">
                      <a:extLst>
                        <a:ext uri="{28A0092B-C50C-407E-A947-70E740481C1C}">
                          <a14:useLocalDpi xmlns:a14="http://schemas.microsoft.com/office/drawing/2010/main" val="0"/>
                        </a:ext>
                      </a:extLst>
                    </a:blip>
                    <a:stretch>
                      <a:fillRect/>
                    </a:stretch>
                  </pic:blipFill>
                  <pic:spPr>
                    <a:xfrm>
                      <a:off x="0" y="0"/>
                      <a:ext cx="3030327" cy="3133725"/>
                    </a:xfrm>
                    <a:prstGeom prst="rect">
                      <a:avLst/>
                    </a:prstGeom>
                  </pic:spPr>
                </pic:pic>
              </a:graphicData>
            </a:graphic>
          </wp:inline>
        </w:drawing>
      </w:r>
    </w:p>
    <w:p w14:paraId="172F2B70" w14:textId="73C3DE23" w:rsidR="007641A1" w:rsidRDefault="00B24A4C" w:rsidP="00B24A4C">
      <w:pPr>
        <w:pStyle w:val="ab"/>
        <w:jc w:val="center"/>
      </w:pPr>
      <w:bookmarkStart w:id="72" w:name="_Toc9327888"/>
      <w:r>
        <w:t xml:space="preserve">Diagram </w:t>
      </w:r>
      <w:r w:rsidR="0089007E">
        <w:fldChar w:fldCharType="begin"/>
      </w:r>
      <w:r w:rsidR="0089007E">
        <w:instrText xml:space="preserve"> SEQ Diagram \* ARABIC </w:instrText>
      </w:r>
      <w:r w:rsidR="0089007E">
        <w:fldChar w:fldCharType="separate"/>
      </w:r>
      <w:r w:rsidR="00F87115">
        <w:rPr>
          <w:noProof/>
        </w:rPr>
        <w:t>1</w:t>
      </w:r>
      <w:r w:rsidR="0089007E">
        <w:rPr>
          <w:noProof/>
        </w:rPr>
        <w:fldChar w:fldCharType="end"/>
      </w:r>
      <w:r>
        <w:rPr>
          <w:rFonts w:hint="eastAsia"/>
        </w:rPr>
        <w:t>:</w:t>
      </w:r>
      <w:r>
        <w:t xml:space="preserve"> Overall System Organization</w:t>
      </w:r>
      <w:bookmarkEnd w:id="72"/>
    </w:p>
    <w:p w14:paraId="6F142986" w14:textId="1B1F8B43" w:rsidR="008A2E23" w:rsidRDefault="005A20CB" w:rsidP="005A20CB">
      <w:pPr>
        <w:jc w:val="both"/>
      </w:pPr>
      <w:r>
        <w:rPr>
          <w:rFonts w:hint="eastAsia"/>
        </w:rPr>
        <w:t>본 서비스는</w:t>
      </w:r>
      <w:r>
        <w:t xml:space="preserve"> </w:t>
      </w:r>
      <w:r>
        <w:rPr>
          <w:rFonts w:hint="eastAsia"/>
        </w:rPr>
        <w:t>클라이언트-서버 모델을 적용해 설계했으며,</w:t>
      </w:r>
      <w:r>
        <w:t xml:space="preserve"> </w:t>
      </w:r>
      <w:r>
        <w:rPr>
          <w:rFonts w:hint="eastAsia"/>
        </w:rPr>
        <w:t>F</w:t>
      </w:r>
      <w:r>
        <w:t>rontend Application</w:t>
      </w:r>
      <w:r>
        <w:rPr>
          <w:rFonts w:hint="eastAsia"/>
        </w:rPr>
        <w:t>이 사용자와의 모든 상호작용을 맡고,</w:t>
      </w:r>
      <w:r>
        <w:t xml:space="preserve"> </w:t>
      </w:r>
      <w:proofErr w:type="spellStart"/>
      <w:r>
        <w:rPr>
          <w:rFonts w:hint="eastAsia"/>
        </w:rPr>
        <w:t>프론트엔드</w:t>
      </w:r>
      <w:proofErr w:type="spellEnd"/>
      <w:r>
        <w:rPr>
          <w:rFonts w:hint="eastAsia"/>
        </w:rPr>
        <w:t xml:space="preserve"> 애플리케이션과 </w:t>
      </w:r>
      <w:proofErr w:type="spellStart"/>
      <w:r>
        <w:rPr>
          <w:rFonts w:hint="eastAsia"/>
        </w:rPr>
        <w:t>백엔드</w:t>
      </w:r>
      <w:proofErr w:type="spellEnd"/>
      <w:r>
        <w:rPr>
          <w:rFonts w:hint="eastAsia"/>
        </w:rPr>
        <w:t xml:space="preserve"> 애플리케이션은 </w:t>
      </w:r>
      <w:r>
        <w:t>JSON</w:t>
      </w:r>
      <w:r>
        <w:rPr>
          <w:rFonts w:hint="eastAsia"/>
        </w:rPr>
        <w:t xml:space="preserve">을 기반으로 한 </w:t>
      </w:r>
      <w:r>
        <w:t xml:space="preserve">HTTP </w:t>
      </w:r>
      <w:r>
        <w:rPr>
          <w:rFonts w:hint="eastAsia"/>
        </w:rPr>
        <w:t>통신으로 데이터를 송수신한다.</w:t>
      </w:r>
      <w:r>
        <w:t xml:space="preserve"> </w:t>
      </w:r>
      <w:proofErr w:type="spellStart"/>
      <w:r>
        <w:rPr>
          <w:rFonts w:hint="eastAsia"/>
        </w:rPr>
        <w:t>백엔드</w:t>
      </w:r>
      <w:proofErr w:type="spellEnd"/>
      <w:r>
        <w:rPr>
          <w:rFonts w:hint="eastAsia"/>
        </w:rPr>
        <w:t xml:space="preserve"> 애플리케이션은 </w:t>
      </w:r>
      <w:proofErr w:type="spellStart"/>
      <w:r>
        <w:rPr>
          <w:rFonts w:hint="eastAsia"/>
        </w:rPr>
        <w:t>프론트엔드로부터</w:t>
      </w:r>
      <w:proofErr w:type="spellEnd"/>
      <w:r>
        <w:rPr>
          <w:rFonts w:hint="eastAsia"/>
        </w:rPr>
        <w:t xml:space="preserve"> 들어오는 </w:t>
      </w:r>
      <w:r>
        <w:rPr>
          <w:rFonts w:hint="eastAsia"/>
        </w:rPr>
        <w:lastRenderedPageBreak/>
        <w:t>각 요청을 컨트롤러로 분배하고,</w:t>
      </w:r>
      <w:r>
        <w:t xml:space="preserve"> </w:t>
      </w:r>
      <w:r>
        <w:rPr>
          <w:rFonts w:hint="eastAsia"/>
        </w:rPr>
        <w:t>필요한 객체 정보를 데이터베이스로부터</w:t>
      </w:r>
      <w:r>
        <w:t xml:space="preserve"> </w:t>
      </w:r>
      <w:r>
        <w:rPr>
          <w:rFonts w:hint="eastAsia"/>
        </w:rPr>
        <w:t xml:space="preserve">가져와 </w:t>
      </w:r>
      <w:r>
        <w:t xml:space="preserve">JSON </w:t>
      </w:r>
      <w:r>
        <w:rPr>
          <w:rFonts w:hint="eastAsia"/>
        </w:rPr>
        <w:t>포맷으로 가공한 뒤</w:t>
      </w:r>
      <w:r>
        <w:t xml:space="preserve"> </w:t>
      </w:r>
      <w:r>
        <w:rPr>
          <w:rFonts w:hint="eastAsia"/>
        </w:rPr>
        <w:t>전달한다.</w:t>
      </w:r>
    </w:p>
    <w:p w14:paraId="69F28A9A" w14:textId="3B794C2B" w:rsidR="00D146CA" w:rsidRDefault="005A20CB" w:rsidP="00D146CA">
      <w:pPr>
        <w:jc w:val="both"/>
      </w:pPr>
      <w:proofErr w:type="spellStart"/>
      <w:r>
        <w:rPr>
          <w:rFonts w:hint="eastAsia"/>
        </w:rPr>
        <w:t>백엔드</w:t>
      </w:r>
      <w:proofErr w:type="spellEnd"/>
      <w:r>
        <w:rPr>
          <w:rFonts w:hint="eastAsia"/>
        </w:rPr>
        <w:t xml:space="preserve"> 애플리케이션은 일정 시간마다 </w:t>
      </w:r>
      <w:r>
        <w:t>Review Collecting System</w:t>
      </w:r>
      <w:r>
        <w:rPr>
          <w:rFonts w:hint="eastAsia"/>
        </w:rPr>
        <w:t>을 실행하는데,</w:t>
      </w:r>
      <w:r>
        <w:t xml:space="preserve"> </w:t>
      </w:r>
      <w:r>
        <w:rPr>
          <w:rFonts w:hint="eastAsia"/>
        </w:rPr>
        <w:t xml:space="preserve">요청을 받은 </w:t>
      </w:r>
      <w:r>
        <w:t>Review Collecting System</w:t>
      </w:r>
      <w:r>
        <w:rPr>
          <w:rFonts w:hint="eastAsia"/>
        </w:rPr>
        <w:t xml:space="preserve">은 저장되어 있는 목표 </w:t>
      </w:r>
      <w:proofErr w:type="spellStart"/>
      <w:r>
        <w:rPr>
          <w:rFonts w:hint="eastAsia"/>
        </w:rPr>
        <w:t>크롤링</w:t>
      </w:r>
      <w:proofErr w:type="spellEnd"/>
      <w:r>
        <w:rPr>
          <w:rFonts w:hint="eastAsia"/>
        </w:rPr>
        <w:t xml:space="preserve"> 사이트의 목록과 목표 상품 목록을 이용해 해당 사이트에서 리뷰의 정보를 수집한다.</w:t>
      </w:r>
      <w:r>
        <w:t xml:space="preserve"> </w:t>
      </w:r>
      <w:r>
        <w:rPr>
          <w:rFonts w:hint="eastAsia"/>
        </w:rPr>
        <w:t>리뷰 정보 수집이 완료되면,</w:t>
      </w:r>
      <w:r>
        <w:t xml:space="preserve"> </w:t>
      </w:r>
      <w:r>
        <w:rPr>
          <w:rFonts w:hint="eastAsia"/>
        </w:rPr>
        <w:t xml:space="preserve">최소한의 가공을 거친 리뷰 목록을 </w:t>
      </w:r>
      <w:r>
        <w:t>Review Analysis System</w:t>
      </w:r>
      <w:r>
        <w:rPr>
          <w:rFonts w:hint="eastAsia"/>
        </w:rPr>
        <w:t>에게 전달하고,</w:t>
      </w:r>
      <w:r>
        <w:t xml:space="preserve"> Review Analysis System</w:t>
      </w:r>
      <w:r>
        <w:rPr>
          <w:rFonts w:hint="eastAsia"/>
        </w:rPr>
        <w:t>은 전달받은 리뷰</w:t>
      </w:r>
      <w:r w:rsidR="009F72CD">
        <w:rPr>
          <w:rFonts w:hint="eastAsia"/>
        </w:rPr>
        <w:t xml:space="preserve">를 </w:t>
      </w:r>
      <w:r w:rsidR="009F72CD">
        <w:t xml:space="preserve">Google </w:t>
      </w:r>
      <w:r w:rsidR="004978BE">
        <w:t xml:space="preserve">Natural Language </w:t>
      </w:r>
      <w:r w:rsidR="004978BE">
        <w:rPr>
          <w:rFonts w:hint="eastAsia"/>
        </w:rPr>
        <w:t>A</w:t>
      </w:r>
      <w:r w:rsidR="004978BE">
        <w:t>PI</w:t>
      </w:r>
      <w:r w:rsidR="004978BE">
        <w:rPr>
          <w:rFonts w:hint="eastAsia"/>
        </w:rPr>
        <w:t>를 이용해 분석 후 필요한 정보를 데이터베이스에 저장한다.</w:t>
      </w:r>
      <w:r w:rsidR="004978BE">
        <w:t xml:space="preserve"> </w:t>
      </w:r>
      <w:r w:rsidR="004978BE">
        <w:rPr>
          <w:rFonts w:hint="eastAsia"/>
        </w:rPr>
        <w:t xml:space="preserve">이후 </w:t>
      </w:r>
      <w:r w:rsidR="004978BE">
        <w:t>Item Ranking System</w:t>
      </w:r>
      <w:r w:rsidR="004978BE">
        <w:rPr>
          <w:rFonts w:hint="eastAsia"/>
        </w:rPr>
        <w:t xml:space="preserve">과 </w:t>
      </w:r>
      <w:r w:rsidR="004978BE">
        <w:t xml:space="preserve">Recommendation </w:t>
      </w:r>
      <w:r w:rsidR="004978BE">
        <w:rPr>
          <w:rFonts w:hint="eastAsia"/>
        </w:rPr>
        <w:t>S</w:t>
      </w:r>
      <w:r w:rsidR="004978BE">
        <w:t>ystem</w:t>
      </w:r>
      <w:r w:rsidR="004978BE">
        <w:rPr>
          <w:rFonts w:hint="eastAsia"/>
        </w:rPr>
        <w:t>이 업데이트된 리뷰 데이터베이스를 이용해 각 상품의 점수 순위와 추천 카테고리를 업데이트한다.</w:t>
      </w:r>
      <w:r w:rsidR="004978BE">
        <w:t xml:space="preserve"> </w:t>
      </w:r>
      <w:r w:rsidR="004978BE">
        <w:rPr>
          <w:rFonts w:hint="eastAsia"/>
        </w:rPr>
        <w:t>이후 다시 사용자가 정보를 요청할 경우 업데이트된 정보를 전달한다.</w:t>
      </w:r>
    </w:p>
    <w:p w14:paraId="683A7E12" w14:textId="77777777" w:rsidR="004C6969" w:rsidRDefault="004C6969" w:rsidP="00D146CA">
      <w:pPr>
        <w:jc w:val="both"/>
      </w:pPr>
    </w:p>
    <w:p w14:paraId="0387BAD5" w14:textId="35119D49" w:rsidR="00DE449C" w:rsidRDefault="00DE449C" w:rsidP="00770EBB">
      <w:pPr>
        <w:pStyle w:val="3"/>
      </w:pPr>
      <w:bookmarkStart w:id="73" w:name="_Toc9467809"/>
      <w:r>
        <w:rPr>
          <w:rFonts w:hint="eastAsia"/>
        </w:rPr>
        <w:t>F</w:t>
      </w:r>
      <w:r>
        <w:t>rontend</w:t>
      </w:r>
      <w:r w:rsidR="00770EBB">
        <w:t xml:space="preserve"> Application</w:t>
      </w:r>
      <w:bookmarkEnd w:id="73"/>
    </w:p>
    <w:p w14:paraId="426D2086" w14:textId="77777777" w:rsidR="004C6969" w:rsidRDefault="00770EBB" w:rsidP="004C6969">
      <w:pPr>
        <w:keepNext/>
        <w:jc w:val="center"/>
      </w:pPr>
      <w:r>
        <w:rPr>
          <w:noProof/>
        </w:rPr>
        <w:drawing>
          <wp:inline distT="0" distB="0" distL="0" distR="0" wp14:anchorId="2E8E1590" wp14:editId="14E28A6A">
            <wp:extent cx="3390900" cy="3892656"/>
            <wp:effectExtent l="0" t="0" r="0" b="0"/>
            <wp:docPr id="46" name="그림 4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tem Organization-Frontend Structure.png"/>
                    <pic:cNvPicPr/>
                  </pic:nvPicPr>
                  <pic:blipFill>
                    <a:blip r:embed="rId17">
                      <a:extLst>
                        <a:ext uri="{28A0092B-C50C-407E-A947-70E740481C1C}">
                          <a14:useLocalDpi xmlns:a14="http://schemas.microsoft.com/office/drawing/2010/main" val="0"/>
                        </a:ext>
                      </a:extLst>
                    </a:blip>
                    <a:stretch>
                      <a:fillRect/>
                    </a:stretch>
                  </pic:blipFill>
                  <pic:spPr>
                    <a:xfrm>
                      <a:off x="0" y="0"/>
                      <a:ext cx="3393901" cy="3896101"/>
                    </a:xfrm>
                    <a:prstGeom prst="rect">
                      <a:avLst/>
                    </a:prstGeom>
                  </pic:spPr>
                </pic:pic>
              </a:graphicData>
            </a:graphic>
          </wp:inline>
        </w:drawing>
      </w:r>
    </w:p>
    <w:p w14:paraId="73A15413" w14:textId="04A9F9E0" w:rsidR="00770EBB" w:rsidRDefault="004C6969" w:rsidP="004C6969">
      <w:pPr>
        <w:pStyle w:val="ab"/>
        <w:jc w:val="center"/>
      </w:pPr>
      <w:bookmarkStart w:id="74" w:name="_Toc9327889"/>
      <w:r>
        <w:t xml:space="preserve">Diagram </w:t>
      </w:r>
      <w:r w:rsidR="0089007E">
        <w:fldChar w:fldCharType="begin"/>
      </w:r>
      <w:r w:rsidR="0089007E">
        <w:instrText xml:space="preserve"> SEQ Diagram \* ARABIC </w:instrText>
      </w:r>
      <w:r w:rsidR="0089007E">
        <w:fldChar w:fldCharType="separate"/>
      </w:r>
      <w:r w:rsidR="00F87115">
        <w:rPr>
          <w:noProof/>
        </w:rPr>
        <w:t>2</w:t>
      </w:r>
      <w:r w:rsidR="0089007E">
        <w:rPr>
          <w:noProof/>
        </w:rPr>
        <w:fldChar w:fldCharType="end"/>
      </w:r>
      <w:r>
        <w:t xml:space="preserve">: System Architecture </w:t>
      </w:r>
      <w:r w:rsidR="00CF0FA4">
        <w:t>–</w:t>
      </w:r>
      <w:r>
        <w:t xml:space="preserve"> Frontend</w:t>
      </w:r>
      <w:bookmarkEnd w:id="74"/>
    </w:p>
    <w:p w14:paraId="7964E7AA" w14:textId="3702978D" w:rsidR="00CF0FA4" w:rsidRDefault="00CF0FA4" w:rsidP="004B526B">
      <w:pPr>
        <w:jc w:val="both"/>
      </w:pPr>
      <w:r>
        <w:rPr>
          <w:rFonts w:hint="eastAsia"/>
        </w:rPr>
        <w:lastRenderedPageBreak/>
        <w:t>사용자와의 상호작용을 전담하는 시스템으로,</w:t>
      </w:r>
      <w:r>
        <w:t xml:space="preserve"> Vue.js </w:t>
      </w:r>
      <w:r>
        <w:rPr>
          <w:rFonts w:hint="eastAsia"/>
        </w:rPr>
        <w:t>프레임워크를 통해 각 컴포넌트를 관리한다.</w:t>
      </w:r>
      <w:r>
        <w:t xml:space="preserve"> Ranking, </w:t>
      </w:r>
      <w:proofErr w:type="spellStart"/>
      <w:r>
        <w:t>Mypage</w:t>
      </w:r>
      <w:proofErr w:type="spellEnd"/>
      <w:r>
        <w:t xml:space="preserve">, Item Detail, Search, Recommendation </w:t>
      </w:r>
      <w:r>
        <w:rPr>
          <w:rFonts w:hint="eastAsia"/>
        </w:rPr>
        <w:t>컴포넌트가 존재하며,</w:t>
      </w:r>
      <w:r>
        <w:t xml:space="preserve"> </w:t>
      </w:r>
      <w:r>
        <w:rPr>
          <w:rFonts w:hint="eastAsia"/>
        </w:rPr>
        <w:t xml:space="preserve">컴포넌트간 공유하는 </w:t>
      </w:r>
      <w:r>
        <w:t>Shared Resource</w:t>
      </w:r>
      <w:r>
        <w:rPr>
          <w:rFonts w:hint="eastAsia"/>
        </w:rPr>
        <w:t xml:space="preserve">의 경우 </w:t>
      </w:r>
      <w:r>
        <w:t xml:space="preserve">Local Data Repository </w:t>
      </w:r>
      <w:r>
        <w:rPr>
          <w:rFonts w:hint="eastAsia"/>
        </w:rPr>
        <w:t>서브시스템에서 관리한다.</w:t>
      </w:r>
      <w:r>
        <w:t xml:space="preserve"> </w:t>
      </w:r>
      <w:r>
        <w:rPr>
          <w:rFonts w:hint="eastAsia"/>
        </w:rPr>
        <w:t xml:space="preserve">각 컴포넌트가 </w:t>
      </w:r>
      <w:proofErr w:type="spellStart"/>
      <w:r>
        <w:rPr>
          <w:rFonts w:hint="eastAsia"/>
        </w:rPr>
        <w:t>백엔드와의</w:t>
      </w:r>
      <w:proofErr w:type="spellEnd"/>
      <w:r>
        <w:rPr>
          <w:rFonts w:hint="eastAsia"/>
        </w:rPr>
        <w:t xml:space="preserve"> 통신을 전담하는 </w:t>
      </w:r>
      <w:r>
        <w:t>Request Handler</w:t>
      </w:r>
      <w:r>
        <w:rPr>
          <w:rFonts w:hint="eastAsia"/>
        </w:rPr>
        <w:t>에게 필요한 데이터를 요</w:t>
      </w:r>
      <w:r w:rsidR="00C82271">
        <w:rPr>
          <w:rFonts w:hint="eastAsia"/>
        </w:rPr>
        <w:t>청</w:t>
      </w:r>
      <w:r>
        <w:rPr>
          <w:rFonts w:hint="eastAsia"/>
        </w:rPr>
        <w:t>하면,</w:t>
      </w:r>
      <w:r>
        <w:t xml:space="preserve"> </w:t>
      </w:r>
      <w:r w:rsidR="00C82271">
        <w:t>Request Handler</w:t>
      </w:r>
      <w:r w:rsidR="00C82271">
        <w:rPr>
          <w:rFonts w:hint="eastAsia"/>
        </w:rPr>
        <w:t>는 미리 정해 둔 적절한 프로토콜로</w:t>
      </w:r>
      <w:r w:rsidR="00C82271">
        <w:t xml:space="preserve"> </w:t>
      </w:r>
      <w:r w:rsidR="00C82271">
        <w:rPr>
          <w:rFonts w:hint="eastAsia"/>
        </w:rPr>
        <w:t xml:space="preserve">요청을 변형해 </w:t>
      </w:r>
      <w:proofErr w:type="spellStart"/>
      <w:r w:rsidR="00C82271">
        <w:rPr>
          <w:rFonts w:hint="eastAsia"/>
        </w:rPr>
        <w:t>백엔드에</w:t>
      </w:r>
      <w:proofErr w:type="spellEnd"/>
      <w:r w:rsidR="00C82271">
        <w:rPr>
          <w:rFonts w:hint="eastAsia"/>
        </w:rPr>
        <w:t xml:space="preserve"> 전달하게 된다.</w:t>
      </w:r>
    </w:p>
    <w:p w14:paraId="797CCA4B" w14:textId="77777777" w:rsidR="00C82271" w:rsidRPr="00CF0FA4" w:rsidRDefault="00C82271" w:rsidP="00CF0FA4"/>
    <w:p w14:paraId="74932D1C" w14:textId="0ABD555B" w:rsidR="00770EBB" w:rsidRDefault="00770EBB" w:rsidP="00770EBB">
      <w:pPr>
        <w:pStyle w:val="3"/>
      </w:pPr>
      <w:bookmarkStart w:id="75" w:name="_Toc9467810"/>
      <w:r>
        <w:t>Backend Application</w:t>
      </w:r>
      <w:bookmarkEnd w:id="75"/>
    </w:p>
    <w:p w14:paraId="78A1009E" w14:textId="77777777" w:rsidR="004C6969" w:rsidRDefault="00770EBB" w:rsidP="004C6969">
      <w:pPr>
        <w:keepNext/>
        <w:jc w:val="center"/>
      </w:pPr>
      <w:r>
        <w:rPr>
          <w:rFonts w:hint="eastAsia"/>
          <w:noProof/>
        </w:rPr>
        <w:drawing>
          <wp:inline distT="0" distB="0" distL="0" distR="0" wp14:anchorId="625A7027" wp14:editId="17A94557">
            <wp:extent cx="4552950" cy="3926038"/>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ystem Organization-Backend Structure.png"/>
                    <pic:cNvPicPr/>
                  </pic:nvPicPr>
                  <pic:blipFill>
                    <a:blip r:embed="rId18">
                      <a:extLst>
                        <a:ext uri="{28A0092B-C50C-407E-A947-70E740481C1C}">
                          <a14:useLocalDpi xmlns:a14="http://schemas.microsoft.com/office/drawing/2010/main" val="0"/>
                        </a:ext>
                      </a:extLst>
                    </a:blip>
                    <a:stretch>
                      <a:fillRect/>
                    </a:stretch>
                  </pic:blipFill>
                  <pic:spPr>
                    <a:xfrm>
                      <a:off x="0" y="0"/>
                      <a:ext cx="4560584" cy="3932621"/>
                    </a:xfrm>
                    <a:prstGeom prst="rect">
                      <a:avLst/>
                    </a:prstGeom>
                  </pic:spPr>
                </pic:pic>
              </a:graphicData>
            </a:graphic>
          </wp:inline>
        </w:drawing>
      </w:r>
    </w:p>
    <w:p w14:paraId="59E1CED9" w14:textId="0C555961" w:rsidR="00770EBB" w:rsidRDefault="004C6969" w:rsidP="004C6969">
      <w:pPr>
        <w:pStyle w:val="ab"/>
        <w:jc w:val="center"/>
      </w:pPr>
      <w:bookmarkStart w:id="76" w:name="_Toc9327890"/>
      <w:r>
        <w:t xml:space="preserve">Diagram </w:t>
      </w:r>
      <w:r w:rsidR="0089007E">
        <w:fldChar w:fldCharType="begin"/>
      </w:r>
      <w:r w:rsidR="0089007E">
        <w:instrText xml:space="preserve"> SEQ Diagram \* ARABIC </w:instrText>
      </w:r>
      <w:r w:rsidR="0089007E">
        <w:fldChar w:fldCharType="separate"/>
      </w:r>
      <w:r w:rsidR="00F87115">
        <w:rPr>
          <w:noProof/>
        </w:rPr>
        <w:t>3</w:t>
      </w:r>
      <w:r w:rsidR="0089007E">
        <w:rPr>
          <w:noProof/>
        </w:rPr>
        <w:fldChar w:fldCharType="end"/>
      </w:r>
      <w:r>
        <w:t>: System Architecture - Backend</w:t>
      </w:r>
      <w:bookmarkEnd w:id="76"/>
    </w:p>
    <w:p w14:paraId="14FC9E6D" w14:textId="5B47A4ED" w:rsidR="004C6969" w:rsidRDefault="004C6969">
      <w:r>
        <w:br w:type="page"/>
      </w:r>
    </w:p>
    <w:p w14:paraId="7DBD93BE" w14:textId="688AE513" w:rsidR="00B24A4C" w:rsidRPr="00B24A4C" w:rsidRDefault="007F1BB9" w:rsidP="00D146CA">
      <w:pPr>
        <w:pStyle w:val="1"/>
      </w:pPr>
      <w:bookmarkStart w:id="77" w:name="_Toc9298055"/>
      <w:bookmarkStart w:id="78" w:name="_Toc9244446"/>
      <w:bookmarkStart w:id="79" w:name="_Toc9467811"/>
      <w:r>
        <w:lastRenderedPageBreak/>
        <w:t>S</w:t>
      </w:r>
      <w:r w:rsidR="000A4C3B">
        <w:t>ystem Architecture</w:t>
      </w:r>
      <w:r>
        <w:t xml:space="preserve"> – </w:t>
      </w:r>
      <w:r w:rsidRPr="007F1BB9">
        <w:rPr>
          <w:rFonts w:hint="eastAsia"/>
        </w:rPr>
        <w:t>F</w:t>
      </w:r>
      <w:r w:rsidRPr="007F1BB9">
        <w:t>rontend</w:t>
      </w:r>
      <w:bookmarkStart w:id="80" w:name="_Toc9244447"/>
      <w:bookmarkEnd w:id="77"/>
      <w:bookmarkEnd w:id="78"/>
      <w:bookmarkEnd w:id="79"/>
      <w:del w:id="81" w:author="Kim Junhyun" w:date="2019-05-21T07:07:00Z">
        <w:r w:rsidR="0056636E">
          <w:rPr>
            <w:rFonts w:hint="eastAsia"/>
          </w:rPr>
          <w:delText>O</w:delText>
        </w:r>
        <w:r w:rsidR="0056636E">
          <w:delText>bjectives</w:delText>
        </w:r>
      </w:del>
      <w:bookmarkEnd w:id="80"/>
    </w:p>
    <w:p w14:paraId="7132819E" w14:textId="77777777" w:rsidR="00B24A4C" w:rsidRPr="00B24A4C" w:rsidRDefault="00B24A4C" w:rsidP="00B24A4C">
      <w:pPr>
        <w:rPr>
          <w:del w:id="82" w:author="Kim Junhyun" w:date="2019-05-21T07:07:00Z"/>
        </w:rPr>
      </w:pPr>
    </w:p>
    <w:p w14:paraId="12F22C00" w14:textId="4DF8250F" w:rsidR="00F7156A" w:rsidRDefault="00B24A4C" w:rsidP="00B24A4C">
      <w:pPr>
        <w:pStyle w:val="2"/>
      </w:pPr>
      <w:bookmarkStart w:id="83" w:name="_Toc9467812"/>
      <w:r>
        <w:t>Obj</w:t>
      </w:r>
      <w:r>
        <w:rPr>
          <w:rFonts w:hint="eastAsia"/>
        </w:rPr>
        <w:t>e</w:t>
      </w:r>
      <w:r>
        <w:t>ctive</w:t>
      </w:r>
      <w:bookmarkEnd w:id="83"/>
    </w:p>
    <w:p w14:paraId="491B5888" w14:textId="5FD773FB" w:rsidR="00B24A4C" w:rsidRDefault="00B24A4C" w:rsidP="00B24A4C"/>
    <w:p w14:paraId="67895027" w14:textId="5DDC5D48" w:rsidR="00B24A4C" w:rsidRDefault="00B24A4C" w:rsidP="00B24A4C">
      <w:r>
        <w:rPr>
          <w:rFonts w:hint="eastAsia"/>
        </w:rPr>
        <w:t>전체 시스템 아키텍처 중</w:t>
      </w:r>
      <w:r>
        <w:t xml:space="preserve"> </w:t>
      </w:r>
      <w:r>
        <w:rPr>
          <w:rFonts w:hint="eastAsia"/>
        </w:rPr>
        <w:t xml:space="preserve">사용자와의 상호작용을 담당하는 </w:t>
      </w:r>
      <w:proofErr w:type="spellStart"/>
      <w:r>
        <w:rPr>
          <w:rFonts w:hint="eastAsia"/>
        </w:rPr>
        <w:t>프론트엔드</w:t>
      </w:r>
      <w:proofErr w:type="spellEnd"/>
      <w:r>
        <w:rPr>
          <w:rFonts w:hint="eastAsia"/>
        </w:rPr>
        <w:t xml:space="preserve"> 시스템의 구조와 각 컴포넌트의 구성,</w:t>
      </w:r>
      <w:r>
        <w:t xml:space="preserve"> </w:t>
      </w:r>
      <w:proofErr w:type="spellStart"/>
      <w:r>
        <w:rPr>
          <w:rFonts w:hint="eastAsia"/>
        </w:rPr>
        <w:t>컴포넌트간의</w:t>
      </w:r>
      <w:proofErr w:type="spellEnd"/>
      <w:r>
        <w:rPr>
          <w:rFonts w:hint="eastAsia"/>
        </w:rPr>
        <w:t xml:space="preserve"> 관계를 서술한다.</w:t>
      </w:r>
      <w:r>
        <w:t xml:space="preserve"> </w:t>
      </w:r>
    </w:p>
    <w:p w14:paraId="3B6A3CE4" w14:textId="77777777" w:rsidR="00B24A4C" w:rsidRPr="00B24A4C" w:rsidRDefault="00B24A4C" w:rsidP="00B24A4C">
      <w:pPr>
        <w:rPr>
          <w:ins w:id="84" w:author="Kim Junhyun" w:date="2019-05-21T07:07:00Z"/>
        </w:rPr>
      </w:pPr>
    </w:p>
    <w:p w14:paraId="4C226DD6" w14:textId="77777777" w:rsidR="006B0CF9" w:rsidRDefault="0056636E" w:rsidP="00497037">
      <w:pPr>
        <w:pStyle w:val="2"/>
      </w:pPr>
      <w:bookmarkStart w:id="85" w:name="_Toc9298057"/>
      <w:bookmarkStart w:id="86" w:name="_Toc9244448"/>
      <w:bookmarkStart w:id="87" w:name="_Toc9467813"/>
      <w:r>
        <w:rPr>
          <w:rFonts w:hint="eastAsia"/>
        </w:rPr>
        <w:t>S</w:t>
      </w:r>
      <w:r>
        <w:t>ubcomponents</w:t>
      </w:r>
      <w:bookmarkEnd w:id="85"/>
      <w:bookmarkEnd w:id="86"/>
      <w:bookmarkEnd w:id="87"/>
    </w:p>
    <w:p w14:paraId="5FDC7BF6" w14:textId="7B717C57" w:rsidR="006B0CF9" w:rsidRPr="001F662B" w:rsidRDefault="0056636E" w:rsidP="00AD34CE">
      <w:pPr>
        <w:pStyle w:val="3"/>
        <w:rPr>
          <w:b w:val="0"/>
        </w:rPr>
      </w:pPr>
      <w:bookmarkStart w:id="88" w:name="_Toc9298058"/>
      <w:bookmarkStart w:id="89" w:name="_Toc9244449"/>
      <w:bookmarkStart w:id="90" w:name="_Toc9467814"/>
      <w:r w:rsidRPr="001F662B">
        <w:rPr>
          <w:b w:val="0"/>
        </w:rPr>
        <w:t>Ranking</w:t>
      </w:r>
      <w:bookmarkEnd w:id="88"/>
      <w:bookmarkEnd w:id="89"/>
      <w:bookmarkEnd w:id="90"/>
    </w:p>
    <w:p w14:paraId="4BBBFFDB" w14:textId="6013DB51" w:rsidR="001F662B" w:rsidRPr="001F662B" w:rsidRDefault="001F662B" w:rsidP="001F662B">
      <w:pPr>
        <w:pStyle w:val="aa"/>
        <w:numPr>
          <w:ilvl w:val="0"/>
          <w:numId w:val="30"/>
        </w:numPr>
        <w:ind w:leftChars="0"/>
      </w:pPr>
      <w:r>
        <w:t>Class Diagram</w:t>
      </w:r>
    </w:p>
    <w:p w14:paraId="7395755E" w14:textId="77777777" w:rsidR="00962E50" w:rsidRDefault="00962E50" w:rsidP="00962E50">
      <w:pPr>
        <w:keepNext/>
        <w:jc w:val="center"/>
      </w:pPr>
      <w:r>
        <w:rPr>
          <w:noProof/>
        </w:rPr>
        <w:drawing>
          <wp:inline distT="0" distB="0" distL="0" distR="0" wp14:anchorId="6F9F24B3" wp14:editId="2C74E04F">
            <wp:extent cx="2657475" cy="4092953"/>
            <wp:effectExtent l="0" t="0" r="0" b="317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9768" cy="4111887"/>
                    </a:xfrm>
                    <a:prstGeom prst="rect">
                      <a:avLst/>
                    </a:prstGeom>
                    <a:noFill/>
                    <a:ln>
                      <a:noFill/>
                    </a:ln>
                  </pic:spPr>
                </pic:pic>
              </a:graphicData>
            </a:graphic>
          </wp:inline>
        </w:drawing>
      </w:r>
    </w:p>
    <w:p w14:paraId="7B83F19A" w14:textId="4D417CBF" w:rsidR="00D47B79" w:rsidRDefault="00962E50" w:rsidP="00962E50">
      <w:pPr>
        <w:pStyle w:val="ab"/>
        <w:jc w:val="center"/>
      </w:pPr>
      <w:bookmarkStart w:id="91" w:name="_Toc9327891"/>
      <w:r>
        <w:t xml:space="preserve">Diagram </w:t>
      </w:r>
      <w:r w:rsidR="0089007E">
        <w:fldChar w:fldCharType="begin"/>
      </w:r>
      <w:r w:rsidR="0089007E">
        <w:instrText xml:space="preserve"> SEQ Diagram \* ARABIC </w:instrText>
      </w:r>
      <w:r w:rsidR="0089007E">
        <w:fldChar w:fldCharType="separate"/>
      </w:r>
      <w:r w:rsidR="00F87115">
        <w:rPr>
          <w:noProof/>
        </w:rPr>
        <w:t>4</w:t>
      </w:r>
      <w:r w:rsidR="0089007E">
        <w:rPr>
          <w:noProof/>
        </w:rPr>
        <w:fldChar w:fldCharType="end"/>
      </w:r>
      <w:r>
        <w:t>: System Architecture - Frontend - Ranking</w:t>
      </w:r>
      <w:bookmarkEnd w:id="91"/>
    </w:p>
    <w:p w14:paraId="6DF5D475" w14:textId="77777777" w:rsidR="00962E50" w:rsidRPr="00D47B79" w:rsidRDefault="00962E50" w:rsidP="00962E50">
      <w:pPr>
        <w:jc w:val="center"/>
        <w:rPr>
          <w:del w:id="92" w:author="Kim Junhyun" w:date="2019-05-21T07:07:00Z"/>
        </w:rPr>
      </w:pPr>
    </w:p>
    <w:p w14:paraId="267D199E" w14:textId="196AF02F" w:rsidR="00F7156A" w:rsidRDefault="00F7156A" w:rsidP="00F7156A">
      <w:pPr>
        <w:pStyle w:val="aa"/>
        <w:numPr>
          <w:ilvl w:val="0"/>
          <w:numId w:val="18"/>
        </w:numPr>
        <w:ind w:leftChars="0"/>
        <w:jc w:val="both"/>
        <w:rPr>
          <w:ins w:id="93" w:author="Kim Junhyun" w:date="2019-05-21T07:07:00Z"/>
        </w:rPr>
      </w:pPr>
      <w:proofErr w:type="spellStart"/>
      <w:ins w:id="94" w:author="Kim Junhyun" w:date="2019-05-21T07:07:00Z">
        <w:r>
          <w:t>RankingPage</w:t>
        </w:r>
        <w:proofErr w:type="spellEnd"/>
        <w:r w:rsidR="00B82651">
          <w:t xml:space="preserve"> – </w:t>
        </w:r>
        <w:r w:rsidR="00B82651">
          <w:rPr>
            <w:rFonts w:hint="eastAsia"/>
          </w:rPr>
          <w:t>랭킹 페이지 객체</w:t>
        </w:r>
      </w:ins>
    </w:p>
    <w:p w14:paraId="5573F019" w14:textId="4851D042" w:rsidR="00F7156A" w:rsidRDefault="00F7156A" w:rsidP="00F7156A">
      <w:pPr>
        <w:pStyle w:val="aa"/>
        <w:numPr>
          <w:ilvl w:val="1"/>
          <w:numId w:val="18"/>
        </w:numPr>
        <w:ind w:leftChars="0"/>
        <w:jc w:val="both"/>
        <w:rPr>
          <w:ins w:id="95" w:author="Kim Junhyun" w:date="2019-05-21T07:07:00Z"/>
        </w:rPr>
      </w:pPr>
      <w:ins w:id="96" w:author="Kim Junhyun" w:date="2019-05-21T07:07:00Z">
        <w:r>
          <w:rPr>
            <w:rFonts w:hint="eastAsia"/>
          </w:rPr>
          <w:t>a</w:t>
        </w:r>
        <w:r>
          <w:t>ttributes</w:t>
        </w:r>
      </w:ins>
    </w:p>
    <w:p w14:paraId="18880C35" w14:textId="2C0F8FAB" w:rsidR="00F7156A" w:rsidRDefault="00F7156A" w:rsidP="00F7156A">
      <w:pPr>
        <w:pStyle w:val="aa"/>
        <w:ind w:leftChars="0" w:left="760"/>
        <w:jc w:val="both"/>
        <w:rPr>
          <w:ins w:id="97" w:author="Kim Junhyun" w:date="2019-05-21T07:07:00Z"/>
        </w:rPr>
      </w:pPr>
      <w:ins w:id="98" w:author="Kim Junhyun" w:date="2019-05-21T07:07:00Z">
        <w:r>
          <w:rPr>
            <w:rFonts w:hint="eastAsia"/>
          </w:rPr>
          <w:t>+</w:t>
        </w:r>
        <w:r>
          <w:t xml:space="preserve"> </w:t>
        </w:r>
        <w:proofErr w:type="spellStart"/>
        <w:r>
          <w:rPr>
            <w:rFonts w:hint="eastAsia"/>
          </w:rPr>
          <w:t>c</w:t>
        </w:r>
        <w:r>
          <w:t>urrent_criteria</w:t>
        </w:r>
        <w:proofErr w:type="spellEnd"/>
        <w:r>
          <w:t xml:space="preserve">: </w:t>
        </w:r>
        <w:r>
          <w:rPr>
            <w:rFonts w:hint="eastAsia"/>
          </w:rPr>
          <w:t>랭킹 페이지의 상품 목록을 불러오는 데 사용하는 검색기준</w:t>
        </w:r>
      </w:ins>
    </w:p>
    <w:p w14:paraId="578D9E3E" w14:textId="05AF5B4E" w:rsidR="00F7156A" w:rsidRDefault="00F7156A" w:rsidP="00F7156A">
      <w:pPr>
        <w:pStyle w:val="aa"/>
        <w:ind w:leftChars="0" w:left="760"/>
        <w:jc w:val="both"/>
        <w:rPr>
          <w:ins w:id="99" w:author="Kim Junhyun" w:date="2019-05-21T07:07:00Z"/>
        </w:rPr>
      </w:pPr>
      <w:ins w:id="100" w:author="Kim Junhyun" w:date="2019-05-21T07:07:00Z">
        <w:r>
          <w:rPr>
            <w:rFonts w:hint="eastAsia"/>
          </w:rPr>
          <w:t>+</w:t>
        </w:r>
        <w:r>
          <w:t xml:space="preserve"> items: </w:t>
        </w:r>
        <w:r>
          <w:rPr>
            <w:rFonts w:hint="eastAsia"/>
          </w:rPr>
          <w:t>랭킹 페이지에서 로드되어 있는 상품 목록</w:t>
        </w:r>
      </w:ins>
    </w:p>
    <w:p w14:paraId="334E8552" w14:textId="44F95367" w:rsidR="00F7156A" w:rsidRDefault="00F7156A" w:rsidP="00F7156A">
      <w:pPr>
        <w:pStyle w:val="aa"/>
        <w:numPr>
          <w:ilvl w:val="1"/>
          <w:numId w:val="18"/>
        </w:numPr>
        <w:ind w:leftChars="0"/>
        <w:jc w:val="both"/>
        <w:rPr>
          <w:ins w:id="101" w:author="Kim Junhyun" w:date="2019-05-21T07:07:00Z"/>
        </w:rPr>
      </w:pPr>
      <w:ins w:id="102" w:author="Kim Junhyun" w:date="2019-05-21T07:07:00Z">
        <w:r>
          <w:t>methods</w:t>
        </w:r>
      </w:ins>
    </w:p>
    <w:p w14:paraId="2C017654" w14:textId="035E3AB5" w:rsidR="00F7156A" w:rsidRDefault="00F7156A" w:rsidP="00F7156A">
      <w:pPr>
        <w:ind w:left="800"/>
        <w:jc w:val="both"/>
        <w:rPr>
          <w:ins w:id="103" w:author="Kim Junhyun" w:date="2019-05-21T07:07:00Z"/>
        </w:rPr>
      </w:pPr>
      <w:ins w:id="104" w:author="Kim Junhyun" w:date="2019-05-21T07:07:00Z">
        <w:r>
          <w:rPr>
            <w:rFonts w:hint="eastAsia"/>
          </w:rPr>
          <w:t>+</w:t>
        </w:r>
        <w:r>
          <w:t xml:space="preserve"> </w:t>
        </w:r>
        <w:proofErr w:type="spellStart"/>
        <w:r>
          <w:t>getItems</w:t>
        </w:r>
        <w:proofErr w:type="spellEnd"/>
        <w:r>
          <w:t>(</w:t>
        </w:r>
        <w:r w:rsidR="00B82651">
          <w:t>criteria: Criteria</w:t>
        </w:r>
        <w:r>
          <w:t>):</w:t>
        </w:r>
        <w:r w:rsidR="00B82651">
          <w:t xml:space="preserve"> </w:t>
        </w:r>
        <w:r w:rsidR="00B82651">
          <w:rPr>
            <w:rFonts w:hint="eastAsia"/>
          </w:rPr>
          <w:t xml:space="preserve">검색 조건에 해당하는 상품 목록을 </w:t>
        </w:r>
        <w:proofErr w:type="spellStart"/>
        <w:r w:rsidR="00B82651">
          <w:rPr>
            <w:rFonts w:hint="eastAsia"/>
          </w:rPr>
          <w:t>백엔드</w:t>
        </w:r>
        <w:proofErr w:type="spellEnd"/>
        <w:r w:rsidR="00B82651">
          <w:rPr>
            <w:rFonts w:hint="eastAsia"/>
          </w:rPr>
          <w:t xml:space="preserve"> 서버에서 가져온다.</w:t>
        </w:r>
      </w:ins>
    </w:p>
    <w:p w14:paraId="50FEE7B4" w14:textId="520387A5" w:rsidR="00B82651" w:rsidRDefault="00B82651" w:rsidP="00F7156A">
      <w:pPr>
        <w:ind w:left="800"/>
        <w:jc w:val="both"/>
        <w:rPr>
          <w:ins w:id="105" w:author="Kim Junhyun" w:date="2019-05-21T07:07:00Z"/>
        </w:rPr>
      </w:pPr>
      <w:ins w:id="106" w:author="Kim Junhyun" w:date="2019-05-21T07:07:00Z">
        <w:r>
          <w:rPr>
            <w:rFonts w:hint="eastAsia"/>
          </w:rPr>
          <w:t>+</w:t>
        </w:r>
        <w:r>
          <w:t xml:space="preserve"> </w:t>
        </w:r>
        <w:proofErr w:type="spellStart"/>
        <w:r>
          <w:t>setCriteria</w:t>
        </w:r>
        <w:proofErr w:type="spellEnd"/>
        <w:r>
          <w:t xml:space="preserve">(criteria: Criteria): </w:t>
        </w:r>
        <w:r>
          <w:rPr>
            <w:rFonts w:hint="eastAsia"/>
          </w:rPr>
          <w:t>검색 조건을 설정한다.</w:t>
        </w:r>
      </w:ins>
    </w:p>
    <w:p w14:paraId="6C77A60C" w14:textId="3DCBA047" w:rsidR="00B82651" w:rsidRDefault="00B82651" w:rsidP="00F7156A">
      <w:pPr>
        <w:ind w:left="800"/>
        <w:jc w:val="both"/>
        <w:rPr>
          <w:ins w:id="107" w:author="Kim Junhyun" w:date="2019-05-21T07:07:00Z"/>
        </w:rPr>
      </w:pPr>
      <w:ins w:id="108" w:author="Kim Junhyun" w:date="2019-05-21T07:07:00Z">
        <w:r>
          <w:rPr>
            <w:rFonts w:hint="eastAsia"/>
          </w:rPr>
          <w:t>+</w:t>
        </w:r>
        <w:r>
          <w:t xml:space="preserve"> </w:t>
        </w:r>
        <w:proofErr w:type="spellStart"/>
        <w:r>
          <w:t>viewItemDetail</w:t>
        </w:r>
        <w:proofErr w:type="spellEnd"/>
        <w:r>
          <w:t>(</w:t>
        </w:r>
        <w:proofErr w:type="spellStart"/>
        <w:r>
          <w:t>item_id</w:t>
        </w:r>
        <w:proofErr w:type="spellEnd"/>
        <w:r>
          <w:t xml:space="preserve">: Integer): </w:t>
        </w:r>
        <w:r>
          <w:rPr>
            <w:rFonts w:hint="eastAsia"/>
          </w:rPr>
          <w:t>특정 상품의 자세한 정보를 조회한다.</w:t>
        </w:r>
        <w:r>
          <w:t xml:space="preserve"> </w:t>
        </w:r>
        <w:r>
          <w:rPr>
            <w:rFonts w:hint="eastAsia"/>
          </w:rPr>
          <w:t>(</w:t>
        </w:r>
        <w:r>
          <w:t xml:space="preserve">Item Detail </w:t>
        </w:r>
        <w:r>
          <w:rPr>
            <w:rFonts w:hint="eastAsia"/>
          </w:rPr>
          <w:t>컴포넌트로 이동)</w:t>
        </w:r>
      </w:ins>
    </w:p>
    <w:p w14:paraId="0562C47C" w14:textId="05123DB5" w:rsidR="00F7156A" w:rsidRDefault="00B82651" w:rsidP="00B82651">
      <w:pPr>
        <w:pStyle w:val="aa"/>
        <w:numPr>
          <w:ilvl w:val="0"/>
          <w:numId w:val="18"/>
        </w:numPr>
        <w:ind w:leftChars="0"/>
        <w:jc w:val="both"/>
        <w:rPr>
          <w:ins w:id="109" w:author="Kim Junhyun" w:date="2019-05-21T07:07:00Z"/>
        </w:rPr>
      </w:pPr>
      <w:ins w:id="110" w:author="Kim Junhyun" w:date="2019-05-21T07:07:00Z">
        <w:r>
          <w:t xml:space="preserve">Criteria – </w:t>
        </w:r>
        <w:r>
          <w:rPr>
            <w:rFonts w:hint="eastAsia"/>
          </w:rPr>
          <w:t>검색 조건 객체(D</w:t>
        </w:r>
        <w:r>
          <w:t>TO)</w:t>
        </w:r>
      </w:ins>
    </w:p>
    <w:p w14:paraId="6D0A0B81" w14:textId="0B9FB23C" w:rsidR="00B82651" w:rsidRDefault="00B82651" w:rsidP="00B82651">
      <w:pPr>
        <w:pStyle w:val="aa"/>
        <w:numPr>
          <w:ilvl w:val="1"/>
          <w:numId w:val="18"/>
        </w:numPr>
        <w:ind w:leftChars="0"/>
        <w:jc w:val="both"/>
        <w:rPr>
          <w:ins w:id="111" w:author="Kim Junhyun" w:date="2019-05-21T07:07:00Z"/>
        </w:rPr>
      </w:pPr>
      <w:ins w:id="112" w:author="Kim Junhyun" w:date="2019-05-21T07:07:00Z">
        <w:r>
          <w:t>attributes</w:t>
        </w:r>
      </w:ins>
    </w:p>
    <w:p w14:paraId="08854ED7" w14:textId="53810549" w:rsidR="00B82651" w:rsidRDefault="00B82651" w:rsidP="00B82651">
      <w:pPr>
        <w:ind w:left="800"/>
        <w:jc w:val="both"/>
        <w:rPr>
          <w:ins w:id="113" w:author="Kim Junhyun" w:date="2019-05-21T07:07:00Z"/>
        </w:rPr>
      </w:pPr>
      <w:ins w:id="114" w:author="Kim Junhyun" w:date="2019-05-21T07:07:00Z">
        <w:r>
          <w:rPr>
            <w:rFonts w:hint="eastAsia"/>
          </w:rPr>
          <w:t>+</w:t>
        </w:r>
        <w:r>
          <w:t xml:space="preserve"> </w:t>
        </w:r>
        <w:proofErr w:type="spellStart"/>
        <w:r>
          <w:t>category_id</w:t>
        </w:r>
        <w:proofErr w:type="spellEnd"/>
        <w:r>
          <w:t xml:space="preserve">: </w:t>
        </w:r>
        <w:r>
          <w:rPr>
            <w:rFonts w:hint="eastAsia"/>
          </w:rPr>
          <w:t xml:space="preserve">상품 분류 카테고리 </w:t>
        </w:r>
        <w:r>
          <w:t>ID</w:t>
        </w:r>
      </w:ins>
    </w:p>
    <w:p w14:paraId="5C84AABC" w14:textId="27A49CB5" w:rsidR="00B82651" w:rsidRDefault="00B82651" w:rsidP="00B82651">
      <w:pPr>
        <w:ind w:left="800"/>
        <w:jc w:val="both"/>
        <w:rPr>
          <w:ins w:id="115" w:author="Kim Junhyun" w:date="2019-05-21T07:07:00Z"/>
        </w:rPr>
      </w:pPr>
      <w:ins w:id="116" w:author="Kim Junhyun" w:date="2019-05-21T07:07:00Z">
        <w:r>
          <w:rPr>
            <w:rFonts w:hint="eastAsia"/>
          </w:rPr>
          <w:t>+</w:t>
        </w:r>
        <w:r>
          <w:t xml:space="preserve"> </w:t>
        </w:r>
        <w:proofErr w:type="spellStart"/>
        <w:r>
          <w:t>sort_order</w:t>
        </w:r>
        <w:proofErr w:type="spellEnd"/>
        <w:r>
          <w:t xml:space="preserve">: </w:t>
        </w:r>
        <w:r>
          <w:rPr>
            <w:rFonts w:hint="eastAsia"/>
          </w:rPr>
          <w:t>정렬 순서</w:t>
        </w:r>
        <w:r>
          <w:t>(</w:t>
        </w:r>
        <w:r>
          <w:rPr>
            <w:rFonts w:hint="eastAsia"/>
          </w:rPr>
          <w:t>오름차순,</w:t>
        </w:r>
        <w:r>
          <w:t xml:space="preserve"> </w:t>
        </w:r>
        <w:r>
          <w:rPr>
            <w:rFonts w:hint="eastAsia"/>
          </w:rPr>
          <w:t>내림차순)</w:t>
        </w:r>
      </w:ins>
    </w:p>
    <w:p w14:paraId="58CA099C" w14:textId="0978FA10" w:rsidR="00B82651" w:rsidRDefault="00B82651" w:rsidP="00B82651">
      <w:pPr>
        <w:pStyle w:val="aa"/>
        <w:numPr>
          <w:ilvl w:val="0"/>
          <w:numId w:val="18"/>
        </w:numPr>
        <w:ind w:leftChars="0"/>
        <w:jc w:val="both"/>
        <w:rPr>
          <w:ins w:id="117" w:author="Kim Junhyun" w:date="2019-05-21T07:07:00Z"/>
        </w:rPr>
      </w:pPr>
      <w:ins w:id="118" w:author="Kim Junhyun" w:date="2019-05-21T07:07:00Z">
        <w:r>
          <w:t xml:space="preserve">Item – </w:t>
        </w:r>
        <w:r>
          <w:rPr>
            <w:rFonts w:hint="eastAsia"/>
          </w:rPr>
          <w:t>상품 객체(</w:t>
        </w:r>
        <w:r>
          <w:t>DTO)</w:t>
        </w:r>
        <w:r w:rsidR="00FA2B40">
          <w:rPr>
            <w:rStyle w:val="af7"/>
          </w:rPr>
          <w:footnoteReference w:id="2"/>
        </w:r>
      </w:ins>
    </w:p>
    <w:p w14:paraId="02E2035C" w14:textId="6EAF06CB" w:rsidR="00B82651" w:rsidRDefault="00B82651" w:rsidP="00675F46">
      <w:pPr>
        <w:pStyle w:val="aa"/>
        <w:numPr>
          <w:ilvl w:val="1"/>
          <w:numId w:val="18"/>
        </w:numPr>
        <w:ind w:leftChars="0"/>
        <w:jc w:val="both"/>
        <w:rPr>
          <w:ins w:id="120" w:author="Kim Junhyun" w:date="2019-05-21T07:07:00Z"/>
        </w:rPr>
      </w:pPr>
      <w:ins w:id="121" w:author="Kim Junhyun" w:date="2019-05-21T07:07:00Z">
        <w:r>
          <w:rPr>
            <w:rFonts w:hint="eastAsia"/>
          </w:rPr>
          <w:t>a</w:t>
        </w:r>
        <w:r>
          <w:t>ttributes</w:t>
        </w:r>
      </w:ins>
    </w:p>
    <w:p w14:paraId="4BA48F15" w14:textId="366CD7E3" w:rsidR="00B82651" w:rsidRDefault="00B82651" w:rsidP="00B82651">
      <w:pPr>
        <w:ind w:left="800"/>
        <w:jc w:val="both"/>
        <w:rPr>
          <w:ins w:id="122" w:author="Kim Junhyun" w:date="2019-05-21T07:07:00Z"/>
        </w:rPr>
      </w:pPr>
      <w:ins w:id="123" w:author="Kim Junhyun" w:date="2019-05-21T07:07:00Z">
        <w:r>
          <w:rPr>
            <w:rFonts w:hint="eastAsia"/>
          </w:rPr>
          <w:t>+</w:t>
        </w:r>
        <w:r>
          <w:t xml:space="preserve"> </w:t>
        </w:r>
        <w:proofErr w:type="spellStart"/>
        <w:r>
          <w:t>item_id</w:t>
        </w:r>
        <w:proofErr w:type="spellEnd"/>
        <w:r>
          <w:t xml:space="preserve">: </w:t>
        </w:r>
        <w:r>
          <w:rPr>
            <w:rFonts w:hint="eastAsia"/>
          </w:rPr>
          <w:t xml:space="preserve">상품 </w:t>
        </w:r>
        <w:r>
          <w:t>ID</w:t>
        </w:r>
      </w:ins>
    </w:p>
    <w:p w14:paraId="08A2E753" w14:textId="23F31904" w:rsidR="00B82651" w:rsidRDefault="00B82651" w:rsidP="00B82651">
      <w:pPr>
        <w:ind w:left="800"/>
        <w:jc w:val="both"/>
        <w:rPr>
          <w:ins w:id="124" w:author="Kim Junhyun" w:date="2019-05-21T07:07:00Z"/>
        </w:rPr>
      </w:pPr>
      <w:ins w:id="125" w:author="Kim Junhyun" w:date="2019-05-21T07:07:00Z">
        <w:r>
          <w:rPr>
            <w:rFonts w:hint="eastAsia"/>
          </w:rPr>
          <w:t>+</w:t>
        </w:r>
        <w:r>
          <w:t xml:space="preserve"> name: </w:t>
        </w:r>
        <w:r>
          <w:rPr>
            <w:rFonts w:hint="eastAsia"/>
          </w:rPr>
          <w:t>상품 이름</w:t>
        </w:r>
      </w:ins>
    </w:p>
    <w:p w14:paraId="40136753" w14:textId="2A93C2FD" w:rsidR="00B82651" w:rsidRDefault="00B82651" w:rsidP="00B82651">
      <w:pPr>
        <w:ind w:left="800"/>
        <w:jc w:val="both"/>
        <w:rPr>
          <w:ins w:id="126" w:author="Kim Junhyun" w:date="2019-05-21T07:07:00Z"/>
        </w:rPr>
      </w:pPr>
      <w:ins w:id="127" w:author="Kim Junhyun" w:date="2019-05-21T07:07:00Z">
        <w:r>
          <w:rPr>
            <w:rFonts w:hint="eastAsia"/>
          </w:rPr>
          <w:t>+</w:t>
        </w:r>
        <w:r>
          <w:t xml:space="preserve"> score: </w:t>
        </w:r>
        <w:r>
          <w:rPr>
            <w:rFonts w:hint="eastAsia"/>
          </w:rPr>
          <w:t>상품 평가 점수</w:t>
        </w:r>
      </w:ins>
    </w:p>
    <w:p w14:paraId="01AC3B81" w14:textId="55536A42" w:rsidR="00B82651" w:rsidRDefault="00B82651" w:rsidP="00B82651">
      <w:pPr>
        <w:ind w:left="800"/>
        <w:jc w:val="both"/>
        <w:rPr>
          <w:ins w:id="128" w:author="Kim Junhyun" w:date="2019-05-21T07:07:00Z"/>
        </w:rPr>
      </w:pPr>
      <w:ins w:id="129" w:author="Kim Junhyun" w:date="2019-05-21T07:07:00Z">
        <w:r>
          <w:rPr>
            <w:rFonts w:hint="eastAsia"/>
          </w:rPr>
          <w:lastRenderedPageBreak/>
          <w:t>+</w:t>
        </w:r>
        <w:r>
          <w:t xml:space="preserve"> keywords: </w:t>
        </w:r>
        <w:r>
          <w:rPr>
            <w:rFonts w:hint="eastAsia"/>
          </w:rPr>
          <w:t>상품 연관 키워드 목록</w:t>
        </w:r>
      </w:ins>
    </w:p>
    <w:p w14:paraId="7C205C49" w14:textId="5D69CE44" w:rsidR="00B82651" w:rsidRDefault="00B82651" w:rsidP="00B82651">
      <w:pPr>
        <w:ind w:left="800"/>
        <w:jc w:val="both"/>
        <w:rPr>
          <w:ins w:id="130" w:author="Kim Junhyun" w:date="2019-05-21T07:07:00Z"/>
        </w:rPr>
      </w:pPr>
      <w:ins w:id="131" w:author="Kim Junhyun" w:date="2019-05-21T07:07:00Z">
        <w:r>
          <w:rPr>
            <w:rFonts w:hint="eastAsia"/>
          </w:rPr>
          <w:t>+</w:t>
        </w:r>
        <w:r>
          <w:t xml:space="preserve"> company: </w:t>
        </w:r>
        <w:r>
          <w:rPr>
            <w:rFonts w:hint="eastAsia"/>
          </w:rPr>
          <w:t>상품 제조사</w:t>
        </w:r>
      </w:ins>
    </w:p>
    <w:p w14:paraId="757D6179" w14:textId="0F51017B" w:rsidR="001F662B" w:rsidRDefault="00B82651" w:rsidP="005A2AB5">
      <w:pPr>
        <w:ind w:left="800"/>
        <w:jc w:val="both"/>
      </w:pPr>
      <w:ins w:id="132" w:author="Kim Junhyun" w:date="2019-05-21T07:07:00Z">
        <w:r>
          <w:rPr>
            <w:rFonts w:hint="eastAsia"/>
          </w:rPr>
          <w:t>+</w:t>
        </w:r>
        <w:r>
          <w:t xml:space="preserve"> </w:t>
        </w:r>
        <w:proofErr w:type="spellStart"/>
        <w:r>
          <w:t>img_src</w:t>
        </w:r>
        <w:proofErr w:type="spellEnd"/>
        <w:r>
          <w:t xml:space="preserve">: </w:t>
        </w:r>
        <w:r>
          <w:rPr>
            <w:rFonts w:hint="eastAsia"/>
          </w:rPr>
          <w:t>상품 썸네일 사진 주소</w:t>
        </w:r>
      </w:ins>
    </w:p>
    <w:p w14:paraId="77E6990D" w14:textId="77777777" w:rsidR="001F662B" w:rsidRDefault="001F662B" w:rsidP="001F662B">
      <w:pPr>
        <w:pStyle w:val="aa"/>
        <w:numPr>
          <w:ilvl w:val="0"/>
          <w:numId w:val="30"/>
        </w:numPr>
        <w:ind w:leftChars="0"/>
      </w:pPr>
      <w:r>
        <w:rPr>
          <w:rFonts w:hint="eastAsia"/>
        </w:rPr>
        <w:t>S</w:t>
      </w:r>
      <w:r>
        <w:t>equence Diagram</w:t>
      </w:r>
    </w:p>
    <w:p w14:paraId="297EA778" w14:textId="77777777" w:rsidR="001F662B" w:rsidRDefault="001F662B" w:rsidP="001F662B">
      <w:pPr>
        <w:keepNext/>
        <w:jc w:val="center"/>
      </w:pPr>
      <w:r>
        <w:rPr>
          <w:noProof/>
        </w:rPr>
        <w:drawing>
          <wp:inline distT="0" distB="0" distL="0" distR="0" wp14:anchorId="09E3F82B" wp14:editId="740BC8DF">
            <wp:extent cx="3152775" cy="2602415"/>
            <wp:effectExtent l="0" t="0" r="0" b="7620"/>
            <wp:docPr id="43" name="그림 4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rontend-sequence-frontend-ranking.png"/>
                    <pic:cNvPicPr/>
                  </pic:nvPicPr>
                  <pic:blipFill>
                    <a:blip r:embed="rId20">
                      <a:extLst>
                        <a:ext uri="{28A0092B-C50C-407E-A947-70E740481C1C}">
                          <a14:useLocalDpi xmlns:a14="http://schemas.microsoft.com/office/drawing/2010/main" val="0"/>
                        </a:ext>
                      </a:extLst>
                    </a:blip>
                    <a:stretch>
                      <a:fillRect/>
                    </a:stretch>
                  </pic:blipFill>
                  <pic:spPr>
                    <a:xfrm>
                      <a:off x="0" y="0"/>
                      <a:ext cx="3156531" cy="2605515"/>
                    </a:xfrm>
                    <a:prstGeom prst="rect">
                      <a:avLst/>
                    </a:prstGeom>
                  </pic:spPr>
                </pic:pic>
              </a:graphicData>
            </a:graphic>
          </wp:inline>
        </w:drawing>
      </w:r>
    </w:p>
    <w:p w14:paraId="7AEB6C93" w14:textId="68AFE756" w:rsidR="001F662B" w:rsidRDefault="001F662B" w:rsidP="001F662B">
      <w:pPr>
        <w:pStyle w:val="ab"/>
        <w:jc w:val="center"/>
      </w:pPr>
      <w:bookmarkStart w:id="133" w:name="_Toc9327892"/>
      <w:r>
        <w:t xml:space="preserve">Diagram </w:t>
      </w:r>
      <w:r w:rsidR="0089007E">
        <w:fldChar w:fldCharType="begin"/>
      </w:r>
      <w:r w:rsidR="0089007E">
        <w:instrText xml:space="preserve"> SEQ Diagram \* ARABIC </w:instrText>
      </w:r>
      <w:r w:rsidR="0089007E">
        <w:fldChar w:fldCharType="separate"/>
      </w:r>
      <w:r w:rsidR="00F87115">
        <w:rPr>
          <w:noProof/>
        </w:rPr>
        <w:t>5</w:t>
      </w:r>
      <w:r w:rsidR="0089007E">
        <w:rPr>
          <w:noProof/>
        </w:rPr>
        <w:fldChar w:fldCharType="end"/>
      </w:r>
      <w:r>
        <w:t>: System Architecture – Frontend - Ranking - Sequence Diagram</w:t>
      </w:r>
      <w:bookmarkEnd w:id="133"/>
    </w:p>
    <w:p w14:paraId="31B27EDC" w14:textId="115FF675" w:rsidR="001F662B" w:rsidRDefault="001F662B" w:rsidP="001F662B">
      <w:pPr>
        <w:jc w:val="center"/>
      </w:pPr>
      <w:r>
        <w:br w:type="page"/>
      </w:r>
    </w:p>
    <w:p w14:paraId="288C88AD" w14:textId="3DC00819" w:rsidR="006B0CF9" w:rsidRPr="001F662B" w:rsidRDefault="0056636E" w:rsidP="00AD34CE">
      <w:pPr>
        <w:pStyle w:val="3"/>
        <w:rPr>
          <w:b w:val="0"/>
        </w:rPr>
      </w:pPr>
      <w:bookmarkStart w:id="134" w:name="_Toc9298059"/>
      <w:bookmarkStart w:id="135" w:name="_Toc9244450"/>
      <w:bookmarkStart w:id="136" w:name="_Toc9467815"/>
      <w:r w:rsidRPr="001F662B">
        <w:rPr>
          <w:b w:val="0"/>
        </w:rPr>
        <w:lastRenderedPageBreak/>
        <w:t>Item Detail</w:t>
      </w:r>
      <w:bookmarkEnd w:id="134"/>
      <w:bookmarkEnd w:id="135"/>
      <w:bookmarkEnd w:id="136"/>
    </w:p>
    <w:p w14:paraId="0B03863F" w14:textId="2C674177" w:rsidR="001F662B" w:rsidRPr="001F662B" w:rsidRDefault="001F662B" w:rsidP="001F662B">
      <w:pPr>
        <w:pStyle w:val="aa"/>
        <w:numPr>
          <w:ilvl w:val="0"/>
          <w:numId w:val="31"/>
        </w:numPr>
        <w:ind w:leftChars="0"/>
      </w:pPr>
      <w:r>
        <w:rPr>
          <w:rFonts w:hint="eastAsia"/>
        </w:rPr>
        <w:t>C</w:t>
      </w:r>
      <w:r>
        <w:t>lass Diagram</w:t>
      </w:r>
    </w:p>
    <w:p w14:paraId="66BBA203" w14:textId="77777777" w:rsidR="00962E50" w:rsidRDefault="00962E50" w:rsidP="00962E50">
      <w:pPr>
        <w:keepNext/>
        <w:jc w:val="center"/>
      </w:pPr>
      <w:r>
        <w:rPr>
          <w:noProof/>
        </w:rPr>
        <w:drawing>
          <wp:inline distT="0" distB="0" distL="0" distR="0" wp14:anchorId="662B370B" wp14:editId="7E2413BD">
            <wp:extent cx="4057650" cy="4410163"/>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193" cy="4422709"/>
                    </a:xfrm>
                    <a:prstGeom prst="rect">
                      <a:avLst/>
                    </a:prstGeom>
                    <a:noFill/>
                    <a:ln>
                      <a:noFill/>
                    </a:ln>
                  </pic:spPr>
                </pic:pic>
              </a:graphicData>
            </a:graphic>
          </wp:inline>
        </w:drawing>
      </w:r>
    </w:p>
    <w:p w14:paraId="09F79E06" w14:textId="69360B9F" w:rsidR="00962E50" w:rsidRDefault="00962E50" w:rsidP="00962E50">
      <w:pPr>
        <w:pStyle w:val="ab"/>
        <w:jc w:val="center"/>
      </w:pPr>
      <w:bookmarkStart w:id="137" w:name="_Toc9327893"/>
      <w:r>
        <w:t xml:space="preserve">Diagram </w:t>
      </w:r>
      <w:r w:rsidR="0089007E">
        <w:fldChar w:fldCharType="begin"/>
      </w:r>
      <w:r w:rsidR="0089007E">
        <w:instrText xml:space="preserve"> SEQ Diagram \* ARABIC </w:instrText>
      </w:r>
      <w:r w:rsidR="0089007E">
        <w:fldChar w:fldCharType="separate"/>
      </w:r>
      <w:r w:rsidR="00F87115">
        <w:rPr>
          <w:noProof/>
        </w:rPr>
        <w:t>6</w:t>
      </w:r>
      <w:r w:rsidR="0089007E">
        <w:rPr>
          <w:noProof/>
        </w:rPr>
        <w:fldChar w:fldCharType="end"/>
      </w:r>
      <w:r>
        <w:t xml:space="preserve"> - System Architecture - Frontend - Item Detail</w:t>
      </w:r>
      <w:bookmarkEnd w:id="137"/>
    </w:p>
    <w:p w14:paraId="1BACBFCF" w14:textId="77777777" w:rsidR="00962E50" w:rsidRPr="00962E50" w:rsidRDefault="000C7457">
      <w:pPr>
        <w:numPr>
          <w:ilvl w:val="0"/>
          <w:numId w:val="20"/>
        </w:numPr>
        <w:pPrChange w:id="138" w:author="Kim Junhyun" w:date="2019-05-21T07:07:00Z">
          <w:pPr/>
        </w:pPrChange>
      </w:pPr>
      <w:proofErr w:type="spellStart"/>
      <w:ins w:id="139" w:author="Kim Junhyun" w:date="2019-05-21T07:07:00Z">
        <w:r>
          <w:t>ItemDetailPage</w:t>
        </w:r>
        <w:proofErr w:type="spellEnd"/>
        <w:r>
          <w:t xml:space="preserve"> – </w:t>
        </w:r>
        <w:r>
          <w:rPr>
            <w:rFonts w:hint="eastAsia"/>
          </w:rPr>
          <w:t>상품 상세조회 페이지 객체</w:t>
        </w:r>
      </w:ins>
    </w:p>
    <w:p w14:paraId="13588B59" w14:textId="4482C319" w:rsidR="000C7457" w:rsidRDefault="000C7457" w:rsidP="000C7457">
      <w:pPr>
        <w:pStyle w:val="aa"/>
        <w:numPr>
          <w:ilvl w:val="1"/>
          <w:numId w:val="20"/>
        </w:numPr>
        <w:ind w:leftChars="0"/>
        <w:rPr>
          <w:ins w:id="140" w:author="Kim Junhyun" w:date="2019-05-21T07:07:00Z"/>
        </w:rPr>
      </w:pPr>
      <w:ins w:id="141" w:author="Kim Junhyun" w:date="2019-05-21T07:07:00Z">
        <w:r>
          <w:t>attributes</w:t>
        </w:r>
      </w:ins>
    </w:p>
    <w:p w14:paraId="67835F23" w14:textId="1D80F724" w:rsidR="000C7457" w:rsidRDefault="000C7457" w:rsidP="000C7457">
      <w:pPr>
        <w:ind w:left="800"/>
        <w:rPr>
          <w:ins w:id="142" w:author="Kim Junhyun" w:date="2019-05-21T07:07:00Z"/>
        </w:rPr>
      </w:pPr>
      <w:ins w:id="143" w:author="Kim Junhyun" w:date="2019-05-21T07:07:00Z">
        <w:r>
          <w:rPr>
            <w:rFonts w:hint="eastAsia"/>
          </w:rPr>
          <w:t>+</w:t>
        </w:r>
        <w:r>
          <w:t xml:space="preserve"> item: </w:t>
        </w:r>
        <w:r>
          <w:rPr>
            <w:rFonts w:hint="eastAsia"/>
          </w:rPr>
          <w:t>현재 조회 아이템 객체</w:t>
        </w:r>
      </w:ins>
    </w:p>
    <w:p w14:paraId="7795EEF9" w14:textId="022F109F" w:rsidR="000C7457" w:rsidRDefault="000C7457" w:rsidP="000C7457">
      <w:pPr>
        <w:ind w:left="800"/>
        <w:rPr>
          <w:ins w:id="144" w:author="Kim Junhyun" w:date="2019-05-21T07:07:00Z"/>
        </w:rPr>
      </w:pPr>
      <w:ins w:id="145" w:author="Kim Junhyun" w:date="2019-05-21T07:07:00Z">
        <w:r>
          <w:rPr>
            <w:rFonts w:hint="eastAsia"/>
          </w:rPr>
          <w:t>+</w:t>
        </w:r>
        <w:r>
          <w:t xml:space="preserve"> reviews: </w:t>
        </w:r>
        <w:r>
          <w:rPr>
            <w:rFonts w:hint="eastAsia"/>
          </w:rPr>
          <w:t>현재 조회 아이템 관련 리뷰 목록</w:t>
        </w:r>
      </w:ins>
    </w:p>
    <w:p w14:paraId="629D5B0F" w14:textId="6761AEB8" w:rsidR="000C7457" w:rsidRDefault="000C7457" w:rsidP="000C7457">
      <w:pPr>
        <w:pStyle w:val="aa"/>
        <w:numPr>
          <w:ilvl w:val="1"/>
          <w:numId w:val="20"/>
        </w:numPr>
        <w:ind w:leftChars="0"/>
        <w:rPr>
          <w:ins w:id="146" w:author="Kim Junhyun" w:date="2019-05-21T07:07:00Z"/>
        </w:rPr>
      </w:pPr>
      <w:ins w:id="147" w:author="Kim Junhyun" w:date="2019-05-21T07:07:00Z">
        <w:r>
          <w:rPr>
            <w:rFonts w:hint="eastAsia"/>
          </w:rPr>
          <w:t>m</w:t>
        </w:r>
        <w:r>
          <w:t>ethods</w:t>
        </w:r>
      </w:ins>
    </w:p>
    <w:p w14:paraId="1F2BC8A7" w14:textId="6E6C51FC" w:rsidR="000C7457" w:rsidRDefault="000C7457" w:rsidP="000C7457">
      <w:pPr>
        <w:ind w:left="800"/>
        <w:rPr>
          <w:ins w:id="148" w:author="Kim Junhyun" w:date="2019-05-21T07:07:00Z"/>
        </w:rPr>
      </w:pPr>
      <w:ins w:id="149" w:author="Kim Junhyun" w:date="2019-05-21T07:07:00Z">
        <w:r>
          <w:rPr>
            <w:rFonts w:hint="eastAsia"/>
          </w:rPr>
          <w:t>+</w:t>
        </w:r>
        <w:r>
          <w:t xml:space="preserve"> </w:t>
        </w:r>
        <w:proofErr w:type="spellStart"/>
        <w:r>
          <w:t>addItemToBookmark</w:t>
        </w:r>
        <w:proofErr w:type="spellEnd"/>
        <w:r>
          <w:t>(</w:t>
        </w:r>
        <w:proofErr w:type="spellStart"/>
        <w:r>
          <w:t>item_id</w:t>
        </w:r>
        <w:proofErr w:type="spellEnd"/>
        <w:r>
          <w:t>: String</w:t>
        </w:r>
        <w:r>
          <w:rPr>
            <w:rFonts w:hint="eastAsia"/>
          </w:rPr>
          <w:t>):</w:t>
        </w:r>
        <w:r>
          <w:t xml:space="preserve"> </w:t>
        </w:r>
        <w:r>
          <w:rPr>
            <w:rFonts w:hint="eastAsia"/>
          </w:rPr>
          <w:t>상품을 사용자 북마크에 추가</w:t>
        </w:r>
      </w:ins>
    </w:p>
    <w:p w14:paraId="3052DFAF" w14:textId="5B52B5BC" w:rsidR="000C7457" w:rsidRDefault="000C7457" w:rsidP="000C7457">
      <w:pPr>
        <w:ind w:left="800"/>
        <w:rPr>
          <w:ins w:id="150" w:author="Kim Junhyun" w:date="2019-05-21T07:07:00Z"/>
        </w:rPr>
      </w:pPr>
      <w:ins w:id="151" w:author="Kim Junhyun" w:date="2019-05-21T07:07:00Z">
        <w:r>
          <w:rPr>
            <w:rFonts w:hint="eastAsia"/>
          </w:rPr>
          <w:t>+</w:t>
        </w:r>
        <w:r>
          <w:t xml:space="preserve"> </w:t>
        </w:r>
        <w:proofErr w:type="spellStart"/>
        <w:r>
          <w:t>getReviews</w:t>
        </w:r>
        <w:proofErr w:type="spellEnd"/>
        <w:r>
          <w:t>(</w:t>
        </w:r>
        <w:proofErr w:type="spellStart"/>
        <w:r>
          <w:t>item_id</w:t>
        </w:r>
        <w:proofErr w:type="spellEnd"/>
        <w:r>
          <w:t xml:space="preserve">: String): </w:t>
        </w:r>
        <w:r>
          <w:rPr>
            <w:rFonts w:hint="eastAsia"/>
          </w:rPr>
          <w:t>해당 상품의 리뷰 목록을 데이터베이스에서 조회</w:t>
        </w:r>
      </w:ins>
    </w:p>
    <w:p w14:paraId="0F12C531" w14:textId="0803E048" w:rsidR="000C7457" w:rsidRDefault="000C7457" w:rsidP="000C7457">
      <w:pPr>
        <w:ind w:left="800"/>
        <w:rPr>
          <w:ins w:id="152" w:author="Kim Junhyun" w:date="2019-05-21T07:07:00Z"/>
        </w:rPr>
      </w:pPr>
      <w:ins w:id="153" w:author="Kim Junhyun" w:date="2019-05-21T07:07:00Z">
        <w:r>
          <w:rPr>
            <w:rFonts w:hint="eastAsia"/>
          </w:rPr>
          <w:lastRenderedPageBreak/>
          <w:t>+</w:t>
        </w:r>
        <w:r>
          <w:t xml:space="preserve"> </w:t>
        </w:r>
        <w:proofErr w:type="spellStart"/>
        <w:r>
          <w:t>getItemDetails</w:t>
        </w:r>
        <w:proofErr w:type="spellEnd"/>
        <w:r>
          <w:t>(</w:t>
        </w:r>
        <w:proofErr w:type="spellStart"/>
        <w:r>
          <w:t>item_id</w:t>
        </w:r>
        <w:proofErr w:type="spellEnd"/>
        <w:r>
          <w:t xml:space="preserve">: String): </w:t>
        </w:r>
        <w:r>
          <w:rPr>
            <w:rFonts w:hint="eastAsia"/>
          </w:rPr>
          <w:t>상품의 상세 정보를 조회</w:t>
        </w:r>
      </w:ins>
    </w:p>
    <w:p w14:paraId="60F3C39E" w14:textId="169F4E88" w:rsidR="000C7457" w:rsidRDefault="000C7457" w:rsidP="00675F46">
      <w:pPr>
        <w:pStyle w:val="aa"/>
        <w:numPr>
          <w:ilvl w:val="0"/>
          <w:numId w:val="20"/>
        </w:numPr>
        <w:ind w:leftChars="0"/>
        <w:rPr>
          <w:ins w:id="154" w:author="Kim Junhyun" w:date="2019-05-21T07:07:00Z"/>
        </w:rPr>
      </w:pPr>
      <w:proofErr w:type="spellStart"/>
      <w:ins w:id="155" w:author="Kim Junhyun" w:date="2019-05-21T07:07:00Z">
        <w:r>
          <w:rPr>
            <w:rFonts w:hint="eastAsia"/>
          </w:rPr>
          <w:t>A</w:t>
        </w:r>
        <w:r>
          <w:t>uthenticatedUser</w:t>
        </w:r>
        <w:proofErr w:type="spellEnd"/>
        <w:r>
          <w:t xml:space="preserve"> – </w:t>
        </w:r>
        <w:r>
          <w:rPr>
            <w:rFonts w:hint="eastAsia"/>
          </w:rPr>
          <w:t>인증 유저 객체</w:t>
        </w:r>
        <w:r w:rsidR="0044780E">
          <w:rPr>
            <w:rStyle w:val="af7"/>
          </w:rPr>
          <w:footnoteReference w:id="3"/>
        </w:r>
      </w:ins>
    </w:p>
    <w:p w14:paraId="1FC975A7" w14:textId="02B68CE7" w:rsidR="000C7457" w:rsidRDefault="000C7457" w:rsidP="0044780E">
      <w:pPr>
        <w:pStyle w:val="aa"/>
        <w:numPr>
          <w:ilvl w:val="0"/>
          <w:numId w:val="20"/>
        </w:numPr>
        <w:ind w:leftChars="0"/>
        <w:rPr>
          <w:ins w:id="157" w:author="Kim Junhyun" w:date="2019-05-21T07:07:00Z"/>
        </w:rPr>
      </w:pPr>
      <w:ins w:id="158" w:author="Kim Junhyun" w:date="2019-05-21T07:07:00Z">
        <w:r>
          <w:t xml:space="preserve">Item – </w:t>
        </w:r>
        <w:r>
          <w:rPr>
            <w:rFonts w:hint="eastAsia"/>
          </w:rPr>
          <w:t>상품 객체(</w:t>
        </w:r>
        <w:r>
          <w:t>DTO)</w:t>
        </w:r>
        <w:r w:rsidR="0044780E">
          <w:rPr>
            <w:rStyle w:val="af7"/>
          </w:rPr>
          <w:footnoteReference w:id="4"/>
        </w:r>
      </w:ins>
    </w:p>
    <w:p w14:paraId="606BA098" w14:textId="2D2C9E86" w:rsidR="000C7457" w:rsidRDefault="000C7457" w:rsidP="000C7457">
      <w:pPr>
        <w:pStyle w:val="aa"/>
        <w:numPr>
          <w:ilvl w:val="0"/>
          <w:numId w:val="20"/>
        </w:numPr>
        <w:ind w:leftChars="0"/>
        <w:rPr>
          <w:ins w:id="160" w:author="Kim Junhyun" w:date="2019-05-21T07:07:00Z"/>
        </w:rPr>
      </w:pPr>
      <w:ins w:id="161" w:author="Kim Junhyun" w:date="2019-05-21T07:07:00Z">
        <w:r>
          <w:rPr>
            <w:rFonts w:hint="eastAsia"/>
          </w:rPr>
          <w:t>R</w:t>
        </w:r>
        <w:r>
          <w:t xml:space="preserve">eview – </w:t>
        </w:r>
        <w:r>
          <w:rPr>
            <w:rFonts w:hint="eastAsia"/>
          </w:rPr>
          <w:t>상품 리뷰 객체(</w:t>
        </w:r>
        <w:r>
          <w:t>DTO)</w:t>
        </w:r>
      </w:ins>
    </w:p>
    <w:p w14:paraId="12349B90" w14:textId="7D279B1E" w:rsidR="000C7457" w:rsidRDefault="000C7457" w:rsidP="000C7457">
      <w:pPr>
        <w:pStyle w:val="aa"/>
        <w:numPr>
          <w:ilvl w:val="1"/>
          <w:numId w:val="20"/>
        </w:numPr>
        <w:ind w:leftChars="0"/>
        <w:rPr>
          <w:ins w:id="162" w:author="Kim Junhyun" w:date="2019-05-21T07:07:00Z"/>
        </w:rPr>
      </w:pPr>
      <w:ins w:id="163" w:author="Kim Junhyun" w:date="2019-05-21T07:07:00Z">
        <w:r>
          <w:t>attributes</w:t>
        </w:r>
      </w:ins>
    </w:p>
    <w:p w14:paraId="7376D12C" w14:textId="77B02274" w:rsidR="00014F50" w:rsidRDefault="00014F50" w:rsidP="00014F50">
      <w:pPr>
        <w:ind w:left="800"/>
        <w:rPr>
          <w:ins w:id="164" w:author="Kim Junhyun" w:date="2019-05-21T07:07:00Z"/>
        </w:rPr>
      </w:pPr>
      <w:ins w:id="165" w:author="Kim Junhyun" w:date="2019-05-21T07:07:00Z">
        <w:r>
          <w:rPr>
            <w:rFonts w:hint="eastAsia"/>
          </w:rPr>
          <w:t>+</w:t>
        </w:r>
        <w:r>
          <w:t xml:space="preserve"> </w:t>
        </w:r>
        <w:proofErr w:type="spellStart"/>
        <w:r>
          <w:t>review_id</w:t>
        </w:r>
        <w:proofErr w:type="spellEnd"/>
        <w:r>
          <w:t xml:space="preserve">: </w:t>
        </w:r>
        <w:r>
          <w:rPr>
            <w:rFonts w:hint="eastAsia"/>
          </w:rPr>
          <w:t xml:space="preserve">리뷰 </w:t>
        </w:r>
        <w:r>
          <w:t>ID</w:t>
        </w:r>
      </w:ins>
    </w:p>
    <w:p w14:paraId="3B26A125" w14:textId="21F53E5B" w:rsidR="00014F50" w:rsidRDefault="00014F50" w:rsidP="00014F50">
      <w:pPr>
        <w:ind w:left="800"/>
        <w:rPr>
          <w:ins w:id="166" w:author="Kim Junhyun" w:date="2019-05-21T07:07:00Z"/>
        </w:rPr>
      </w:pPr>
      <w:ins w:id="167" w:author="Kim Junhyun" w:date="2019-05-21T07:07:00Z">
        <w:r>
          <w:rPr>
            <w:rFonts w:hint="eastAsia"/>
          </w:rPr>
          <w:t>+</w:t>
        </w:r>
        <w:r>
          <w:t xml:space="preserve"> title: </w:t>
        </w:r>
        <w:r>
          <w:rPr>
            <w:rFonts w:hint="eastAsia"/>
          </w:rPr>
          <w:t>리뷰 제목</w:t>
        </w:r>
      </w:ins>
    </w:p>
    <w:p w14:paraId="5865EF44" w14:textId="0E5D5D3F" w:rsidR="00014F50" w:rsidRDefault="00014F50" w:rsidP="00014F50">
      <w:pPr>
        <w:ind w:left="800"/>
        <w:rPr>
          <w:ins w:id="168" w:author="Kim Junhyun" w:date="2019-05-21T07:07:00Z"/>
        </w:rPr>
      </w:pPr>
      <w:ins w:id="169" w:author="Kim Junhyun" w:date="2019-05-21T07:07:00Z">
        <w:r>
          <w:rPr>
            <w:rFonts w:hint="eastAsia"/>
          </w:rPr>
          <w:t>+</w:t>
        </w:r>
        <w:r>
          <w:t xml:space="preserve"> author: </w:t>
        </w:r>
        <w:r>
          <w:rPr>
            <w:rFonts w:hint="eastAsia"/>
          </w:rPr>
          <w:t>리뷰 작성자</w:t>
        </w:r>
      </w:ins>
    </w:p>
    <w:p w14:paraId="2ECEE100" w14:textId="4D9986CC" w:rsidR="00014F50" w:rsidRDefault="00014F50" w:rsidP="00014F50">
      <w:pPr>
        <w:ind w:left="800"/>
        <w:rPr>
          <w:ins w:id="170" w:author="Kim Junhyun" w:date="2019-05-21T07:07:00Z"/>
        </w:rPr>
      </w:pPr>
      <w:ins w:id="171" w:author="Kim Junhyun" w:date="2019-05-21T07:07:00Z">
        <w:r>
          <w:rPr>
            <w:rFonts w:hint="eastAsia"/>
          </w:rPr>
          <w:t>+</w:t>
        </w:r>
        <w:r>
          <w:t xml:space="preserve"> content: </w:t>
        </w:r>
        <w:r>
          <w:rPr>
            <w:rFonts w:hint="eastAsia"/>
          </w:rPr>
          <w:t>리뷰 내용</w:t>
        </w:r>
      </w:ins>
    </w:p>
    <w:p w14:paraId="15D53094" w14:textId="51F62E87" w:rsidR="00014F50" w:rsidRDefault="00014F50" w:rsidP="00014F50">
      <w:pPr>
        <w:ind w:left="800"/>
        <w:rPr>
          <w:ins w:id="172" w:author="Kim Junhyun" w:date="2019-05-21T07:07:00Z"/>
        </w:rPr>
      </w:pPr>
      <w:ins w:id="173" w:author="Kim Junhyun" w:date="2019-05-21T07:07:00Z">
        <w:r>
          <w:rPr>
            <w:rFonts w:hint="eastAsia"/>
          </w:rPr>
          <w:t>+</w:t>
        </w:r>
        <w:r>
          <w:t xml:space="preserve"> keywords: </w:t>
        </w:r>
        <w:r>
          <w:rPr>
            <w:rFonts w:hint="eastAsia"/>
          </w:rPr>
          <w:t>리뷰 관련 키워드</w:t>
        </w:r>
      </w:ins>
    </w:p>
    <w:p w14:paraId="6C63E448" w14:textId="072DC92D" w:rsidR="00014F50" w:rsidRDefault="00014F50" w:rsidP="00014F50">
      <w:pPr>
        <w:ind w:left="800"/>
        <w:rPr>
          <w:ins w:id="174" w:author="Kim Junhyun" w:date="2019-05-21T07:07:00Z"/>
        </w:rPr>
      </w:pPr>
      <w:ins w:id="175" w:author="Kim Junhyun" w:date="2019-05-21T07:07:00Z">
        <w:r>
          <w:rPr>
            <w:rFonts w:hint="eastAsia"/>
          </w:rPr>
          <w:t>+</w:t>
        </w:r>
        <w:r>
          <w:t xml:space="preserve"> </w:t>
        </w:r>
        <w:r>
          <w:rPr>
            <w:rFonts w:hint="eastAsia"/>
          </w:rPr>
          <w:t>s</w:t>
        </w:r>
        <w:r>
          <w:t xml:space="preserve">core: </w:t>
        </w:r>
        <w:r>
          <w:rPr>
            <w:rFonts w:hint="eastAsia"/>
          </w:rPr>
          <w:t>리뷰 긍정 평가 정도 (1</w:t>
        </w:r>
        <w:r>
          <w:t>~100)</w:t>
        </w:r>
      </w:ins>
    </w:p>
    <w:p w14:paraId="028B7029" w14:textId="246B4407" w:rsidR="00014F50" w:rsidRDefault="00014F50" w:rsidP="00014F50">
      <w:pPr>
        <w:ind w:left="800"/>
        <w:rPr>
          <w:ins w:id="176" w:author="Kim Junhyun" w:date="2019-05-21T07:07:00Z"/>
        </w:rPr>
      </w:pPr>
      <w:ins w:id="177" w:author="Kim Junhyun" w:date="2019-05-21T07:07:00Z">
        <w:r>
          <w:rPr>
            <w:rFonts w:hint="eastAsia"/>
          </w:rPr>
          <w:t>+</w:t>
        </w:r>
        <w:r>
          <w:t xml:space="preserve"> importance: </w:t>
        </w:r>
        <w:r>
          <w:rPr>
            <w:rFonts w:hint="eastAsia"/>
          </w:rPr>
          <w:t>리뷰 중요도 (</w:t>
        </w:r>
        <w:r>
          <w:t>1~100)</w:t>
        </w:r>
      </w:ins>
    </w:p>
    <w:p w14:paraId="00441AC3" w14:textId="3FB9EEDF" w:rsidR="001F662B" w:rsidRDefault="00014F50" w:rsidP="00482B51">
      <w:pPr>
        <w:ind w:left="800"/>
      </w:pPr>
      <w:ins w:id="178" w:author="Kim Junhyun" w:date="2019-05-21T07:07:00Z">
        <w:r>
          <w:rPr>
            <w:rFonts w:hint="eastAsia"/>
          </w:rPr>
          <w:t>+</w:t>
        </w:r>
        <w:r>
          <w:t xml:space="preserve"> reference: </w:t>
        </w:r>
        <w:r>
          <w:rPr>
            <w:rFonts w:hint="eastAsia"/>
          </w:rPr>
          <w:t>리뷰 출처</w:t>
        </w:r>
      </w:ins>
    </w:p>
    <w:p w14:paraId="5B0DAB90" w14:textId="77777777" w:rsidR="001F662B" w:rsidRDefault="001F662B">
      <w:r>
        <w:br w:type="page"/>
      </w:r>
    </w:p>
    <w:p w14:paraId="0C449FFA" w14:textId="21E788BD" w:rsidR="000C7457" w:rsidRDefault="001F662B" w:rsidP="001F662B">
      <w:pPr>
        <w:pStyle w:val="aa"/>
        <w:numPr>
          <w:ilvl w:val="0"/>
          <w:numId w:val="31"/>
        </w:numPr>
        <w:ind w:leftChars="0"/>
      </w:pPr>
      <w:r>
        <w:rPr>
          <w:rFonts w:hint="eastAsia"/>
        </w:rPr>
        <w:lastRenderedPageBreak/>
        <w:t>S</w:t>
      </w:r>
      <w:r>
        <w:t>equence Diagram</w:t>
      </w:r>
    </w:p>
    <w:p w14:paraId="4A7590FA" w14:textId="4ABCF15E" w:rsidR="001F662B" w:rsidRDefault="001F662B">
      <w:r>
        <w:br w:type="page"/>
      </w:r>
    </w:p>
    <w:p w14:paraId="32641570" w14:textId="118956B6" w:rsidR="006B0CF9" w:rsidRDefault="0056636E" w:rsidP="00AD34CE">
      <w:pPr>
        <w:pStyle w:val="3"/>
        <w:rPr>
          <w:noProof/>
        </w:rPr>
      </w:pPr>
      <w:bookmarkStart w:id="179" w:name="_Toc9298060"/>
      <w:bookmarkStart w:id="180" w:name="_Toc9244451"/>
      <w:bookmarkStart w:id="181" w:name="_Toc9467816"/>
      <w:r>
        <w:lastRenderedPageBreak/>
        <w:t>Recommendation</w:t>
      </w:r>
      <w:bookmarkEnd w:id="179"/>
      <w:bookmarkEnd w:id="180"/>
      <w:bookmarkEnd w:id="181"/>
    </w:p>
    <w:p w14:paraId="71D3BE99" w14:textId="77777777" w:rsidR="00696713" w:rsidRDefault="00696713" w:rsidP="00696713">
      <w:pPr>
        <w:keepNext/>
        <w:jc w:val="center"/>
      </w:pPr>
      <w:r>
        <w:rPr>
          <w:noProof/>
        </w:rPr>
        <w:drawing>
          <wp:inline distT="0" distB="0" distL="0" distR="0" wp14:anchorId="622DDADA" wp14:editId="1F43A909">
            <wp:extent cx="4667250" cy="3411279"/>
            <wp:effectExtent l="0" t="0" r="0" b="0"/>
            <wp:docPr id="25" name="그림 25" descr="C:\Users\junbb\Downloads\Frontend-class-frontend-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bb\Downloads\Frontend-class-frontend-recommend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5593" cy="3417377"/>
                    </a:xfrm>
                    <a:prstGeom prst="rect">
                      <a:avLst/>
                    </a:prstGeom>
                    <a:noFill/>
                    <a:ln>
                      <a:noFill/>
                    </a:ln>
                  </pic:spPr>
                </pic:pic>
              </a:graphicData>
            </a:graphic>
          </wp:inline>
        </w:drawing>
      </w:r>
    </w:p>
    <w:p w14:paraId="5CD04DC5" w14:textId="10257536" w:rsidR="00696713" w:rsidRDefault="00696713" w:rsidP="00696713">
      <w:pPr>
        <w:pStyle w:val="ab"/>
        <w:jc w:val="center"/>
      </w:pPr>
      <w:bookmarkStart w:id="182" w:name="_Toc9327894"/>
      <w:r>
        <w:t xml:space="preserve">Diagram </w:t>
      </w:r>
      <w:r w:rsidR="0089007E">
        <w:fldChar w:fldCharType="begin"/>
      </w:r>
      <w:r w:rsidR="0089007E">
        <w:instrText xml:space="preserve"> SEQ Diagram \* ARABIC </w:instrText>
      </w:r>
      <w:r w:rsidR="0089007E">
        <w:fldChar w:fldCharType="separate"/>
      </w:r>
      <w:r w:rsidR="00F87115">
        <w:rPr>
          <w:noProof/>
        </w:rPr>
        <w:t>7</w:t>
      </w:r>
      <w:r w:rsidR="0089007E">
        <w:rPr>
          <w:noProof/>
        </w:rPr>
        <w:fldChar w:fldCharType="end"/>
      </w:r>
      <w:r>
        <w:t>: System Architecture - Frontend – Recommendation</w:t>
      </w:r>
      <w:bookmarkEnd w:id="182"/>
    </w:p>
    <w:p w14:paraId="62AC7F85" w14:textId="77777777" w:rsidR="00696713" w:rsidRPr="00696713" w:rsidRDefault="00482B51">
      <w:pPr>
        <w:numPr>
          <w:ilvl w:val="0"/>
          <w:numId w:val="21"/>
        </w:numPr>
        <w:pPrChange w:id="183" w:author="Kim Junhyun" w:date="2019-05-21T07:07:00Z">
          <w:pPr/>
        </w:pPrChange>
      </w:pPr>
      <w:proofErr w:type="spellStart"/>
      <w:ins w:id="184" w:author="Kim Junhyun" w:date="2019-05-21T07:07:00Z">
        <w:r>
          <w:rPr>
            <w:rFonts w:hint="eastAsia"/>
          </w:rPr>
          <w:t>R</w:t>
        </w:r>
        <w:r>
          <w:t>ecommendationListPage</w:t>
        </w:r>
        <w:proofErr w:type="spellEnd"/>
        <w:r>
          <w:t xml:space="preserve"> – </w:t>
        </w:r>
        <w:r>
          <w:rPr>
            <w:rFonts w:hint="eastAsia"/>
          </w:rPr>
          <w:t>추천 카테고리 목록 페이지</w:t>
        </w:r>
        <w:r>
          <w:t xml:space="preserve"> </w:t>
        </w:r>
        <w:r>
          <w:rPr>
            <w:rFonts w:hint="eastAsia"/>
          </w:rPr>
          <w:t>객체</w:t>
        </w:r>
      </w:ins>
    </w:p>
    <w:p w14:paraId="2FD21453" w14:textId="7E47D697" w:rsidR="00482B51" w:rsidRDefault="00482B51" w:rsidP="00482B51">
      <w:pPr>
        <w:pStyle w:val="aa"/>
        <w:numPr>
          <w:ilvl w:val="1"/>
          <w:numId w:val="21"/>
        </w:numPr>
        <w:ind w:leftChars="0"/>
        <w:rPr>
          <w:ins w:id="185" w:author="Kim Junhyun" w:date="2019-05-21T07:07:00Z"/>
        </w:rPr>
      </w:pPr>
      <w:ins w:id="186" w:author="Kim Junhyun" w:date="2019-05-21T07:07:00Z">
        <w:r>
          <w:rPr>
            <w:rFonts w:hint="eastAsia"/>
          </w:rPr>
          <w:t>a</w:t>
        </w:r>
        <w:r>
          <w:t>ttributes</w:t>
        </w:r>
      </w:ins>
    </w:p>
    <w:p w14:paraId="250059E4" w14:textId="5C0F6F2C" w:rsidR="00482B51" w:rsidRDefault="00482B51" w:rsidP="00482B51">
      <w:pPr>
        <w:ind w:left="800"/>
        <w:rPr>
          <w:ins w:id="187" w:author="Kim Junhyun" w:date="2019-05-21T07:07:00Z"/>
        </w:rPr>
      </w:pPr>
      <w:ins w:id="188" w:author="Kim Junhyun" w:date="2019-05-21T07:07:00Z">
        <w:r>
          <w:rPr>
            <w:rFonts w:hint="eastAsia"/>
          </w:rPr>
          <w:t>+</w:t>
        </w:r>
        <w:r>
          <w:t xml:space="preserve"> recommendations: </w:t>
        </w:r>
        <w:r>
          <w:rPr>
            <w:rFonts w:hint="eastAsia"/>
          </w:rPr>
          <w:t>추천 카테고리 목록</w:t>
        </w:r>
      </w:ins>
    </w:p>
    <w:p w14:paraId="5728D9BA" w14:textId="01B0DEC5" w:rsidR="00482B51" w:rsidRDefault="00482B51" w:rsidP="00482B51">
      <w:pPr>
        <w:pStyle w:val="aa"/>
        <w:numPr>
          <w:ilvl w:val="1"/>
          <w:numId w:val="21"/>
        </w:numPr>
        <w:ind w:leftChars="0"/>
        <w:rPr>
          <w:ins w:id="189" w:author="Kim Junhyun" w:date="2019-05-21T07:07:00Z"/>
        </w:rPr>
      </w:pPr>
      <w:ins w:id="190" w:author="Kim Junhyun" w:date="2019-05-21T07:07:00Z">
        <w:r>
          <w:rPr>
            <w:rFonts w:hint="eastAsia"/>
          </w:rPr>
          <w:t>m</w:t>
        </w:r>
        <w:r>
          <w:t>ethods</w:t>
        </w:r>
      </w:ins>
    </w:p>
    <w:p w14:paraId="795EE5EF" w14:textId="5F6E93A0" w:rsidR="00482B51" w:rsidRDefault="00482B51" w:rsidP="00482B51">
      <w:pPr>
        <w:ind w:left="800"/>
        <w:rPr>
          <w:ins w:id="191" w:author="Kim Junhyun" w:date="2019-05-21T07:07:00Z"/>
        </w:rPr>
      </w:pPr>
      <w:ins w:id="192" w:author="Kim Junhyun" w:date="2019-05-21T07:07:00Z">
        <w:r>
          <w:rPr>
            <w:rFonts w:hint="eastAsia"/>
          </w:rPr>
          <w:t>+</w:t>
        </w:r>
        <w:r>
          <w:t xml:space="preserve"> </w:t>
        </w:r>
        <w:proofErr w:type="spellStart"/>
        <w:r>
          <w:t>getRecommendations</w:t>
        </w:r>
        <w:proofErr w:type="spellEnd"/>
        <w:r>
          <w:t>(</w:t>
        </w:r>
        <w:proofErr w:type="spellStart"/>
        <w:r>
          <w:t>user_id</w:t>
        </w:r>
        <w:proofErr w:type="spellEnd"/>
        <w:r>
          <w:t xml:space="preserve">: String): </w:t>
        </w:r>
        <w:r>
          <w:rPr>
            <w:rFonts w:hint="eastAsia"/>
          </w:rPr>
          <w:t>사용자 정보 기반으로 추천 카테고리 목록을 가져오는</w:t>
        </w:r>
        <w:r>
          <w:t xml:space="preserve"> </w:t>
        </w:r>
        <w:r>
          <w:rPr>
            <w:rFonts w:hint="eastAsia"/>
          </w:rPr>
          <w:t>메서드</w:t>
        </w:r>
      </w:ins>
    </w:p>
    <w:p w14:paraId="30224E5F" w14:textId="4C860017" w:rsidR="00482B51" w:rsidRDefault="00482B51" w:rsidP="00482B51">
      <w:pPr>
        <w:ind w:left="800"/>
        <w:rPr>
          <w:ins w:id="193" w:author="Kim Junhyun" w:date="2019-05-21T07:07:00Z"/>
        </w:rPr>
      </w:pPr>
      <w:ins w:id="194" w:author="Kim Junhyun" w:date="2019-05-21T07:07:00Z">
        <w:r>
          <w:rPr>
            <w:rFonts w:hint="eastAsia"/>
          </w:rPr>
          <w:t>+</w:t>
        </w:r>
        <w:r>
          <w:t xml:space="preserve"> </w:t>
        </w:r>
        <w:proofErr w:type="spellStart"/>
        <w:r>
          <w:t>viewRecommendation</w:t>
        </w:r>
        <w:proofErr w:type="spellEnd"/>
        <w:r>
          <w:t>(</w:t>
        </w:r>
        <w:proofErr w:type="spellStart"/>
        <w:r>
          <w:t>recommendation_id</w:t>
        </w:r>
        <w:proofErr w:type="spellEnd"/>
        <w:r>
          <w:t xml:space="preserve">: Integer): </w:t>
        </w:r>
        <w:r>
          <w:rPr>
            <w:rFonts w:hint="eastAsia"/>
          </w:rPr>
          <w:t>특정 추천 카테고리의 세부 정보를 확인하는 메서드 (</w:t>
        </w:r>
        <w:r>
          <w:t>Recommendation Page</w:t>
        </w:r>
        <w:r>
          <w:rPr>
            <w:rFonts w:hint="eastAsia"/>
          </w:rPr>
          <w:t>로 이동)</w:t>
        </w:r>
      </w:ins>
    </w:p>
    <w:p w14:paraId="08FC2062" w14:textId="4BBE5350" w:rsidR="00482B51" w:rsidRDefault="00482B51" w:rsidP="00482B51">
      <w:pPr>
        <w:pStyle w:val="aa"/>
        <w:numPr>
          <w:ilvl w:val="0"/>
          <w:numId w:val="21"/>
        </w:numPr>
        <w:ind w:leftChars="0"/>
        <w:rPr>
          <w:ins w:id="195" w:author="Kim Junhyun" w:date="2019-05-21T07:07:00Z"/>
        </w:rPr>
      </w:pPr>
      <w:proofErr w:type="spellStart"/>
      <w:ins w:id="196" w:author="Kim Junhyun" w:date="2019-05-21T07:07:00Z">
        <w:r>
          <w:rPr>
            <w:rFonts w:hint="eastAsia"/>
          </w:rPr>
          <w:t>R</w:t>
        </w:r>
        <w:r>
          <w:t>ecommendationPage</w:t>
        </w:r>
        <w:proofErr w:type="spellEnd"/>
        <w:r>
          <w:t xml:space="preserve"> – </w:t>
        </w:r>
        <w:r>
          <w:rPr>
            <w:rFonts w:hint="eastAsia"/>
          </w:rPr>
          <w:t>추천 아이템 목록 페이지 객체</w:t>
        </w:r>
      </w:ins>
    </w:p>
    <w:p w14:paraId="5F8EFF8C" w14:textId="31A5CED2" w:rsidR="00482B51" w:rsidRDefault="00482B51" w:rsidP="00482B51">
      <w:pPr>
        <w:pStyle w:val="aa"/>
        <w:numPr>
          <w:ilvl w:val="1"/>
          <w:numId w:val="21"/>
        </w:numPr>
        <w:ind w:leftChars="0"/>
        <w:rPr>
          <w:ins w:id="197" w:author="Kim Junhyun" w:date="2019-05-21T07:07:00Z"/>
        </w:rPr>
      </w:pPr>
      <w:ins w:id="198" w:author="Kim Junhyun" w:date="2019-05-21T07:07:00Z">
        <w:r>
          <w:t>attributes</w:t>
        </w:r>
      </w:ins>
    </w:p>
    <w:p w14:paraId="40FC110D" w14:textId="76E69B84" w:rsidR="00482B51" w:rsidRDefault="00482B51" w:rsidP="00482B51">
      <w:pPr>
        <w:ind w:left="800"/>
        <w:rPr>
          <w:ins w:id="199" w:author="Kim Junhyun" w:date="2019-05-21T07:07:00Z"/>
        </w:rPr>
      </w:pPr>
      <w:ins w:id="200" w:author="Kim Junhyun" w:date="2019-05-21T07:07:00Z">
        <w:r>
          <w:rPr>
            <w:rFonts w:hint="eastAsia"/>
          </w:rPr>
          <w:t>+</w:t>
        </w:r>
        <w:r>
          <w:t xml:space="preserve"> recommendation: </w:t>
        </w:r>
        <w:r>
          <w:rPr>
            <w:rFonts w:hint="eastAsia"/>
          </w:rPr>
          <w:t>현재 추천 카테고리 세부정보</w:t>
        </w:r>
      </w:ins>
    </w:p>
    <w:p w14:paraId="07E90C12" w14:textId="2CAFCD81" w:rsidR="00482B51" w:rsidRDefault="00482B51" w:rsidP="00482B51">
      <w:pPr>
        <w:ind w:left="800"/>
      </w:pPr>
      <w:ins w:id="201" w:author="Kim Junhyun" w:date="2019-05-21T07:07:00Z">
        <w:r>
          <w:rPr>
            <w:rFonts w:hint="eastAsia"/>
          </w:rPr>
          <w:lastRenderedPageBreak/>
          <w:t>+</w:t>
        </w:r>
        <w:r>
          <w:t xml:space="preserve"> </w:t>
        </w:r>
        <w:proofErr w:type="spellStart"/>
        <w:r>
          <w:t>recommended_items</w:t>
        </w:r>
        <w:proofErr w:type="spellEnd"/>
        <w:r>
          <w:t>:</w:t>
        </w:r>
      </w:ins>
      <w:r w:rsidR="0041472B">
        <w:t xml:space="preserve"> </w:t>
      </w:r>
      <w:r w:rsidR="0041472B">
        <w:rPr>
          <w:rFonts w:hint="eastAsia"/>
        </w:rPr>
        <w:t>현재 추천 카테고리를 만족하는 상품 목록</w:t>
      </w:r>
    </w:p>
    <w:p w14:paraId="6F6B97AA" w14:textId="2EAD7304" w:rsidR="0041472B" w:rsidRDefault="0041472B" w:rsidP="0041472B">
      <w:pPr>
        <w:pStyle w:val="aa"/>
        <w:numPr>
          <w:ilvl w:val="1"/>
          <w:numId w:val="21"/>
        </w:numPr>
        <w:ind w:leftChars="0"/>
      </w:pPr>
      <w:r>
        <w:rPr>
          <w:rFonts w:hint="eastAsia"/>
        </w:rPr>
        <w:t>m</w:t>
      </w:r>
      <w:r>
        <w:t>ethods</w:t>
      </w:r>
    </w:p>
    <w:p w14:paraId="4F221D25" w14:textId="3735E14D" w:rsidR="0041472B" w:rsidRDefault="0041472B" w:rsidP="0041472B">
      <w:pPr>
        <w:ind w:left="800"/>
      </w:pPr>
      <w:r>
        <w:rPr>
          <w:rFonts w:hint="eastAsia"/>
        </w:rPr>
        <w:t>+</w:t>
      </w:r>
      <w:r>
        <w:t xml:space="preserve"> </w:t>
      </w:r>
      <w:proofErr w:type="spellStart"/>
      <w:r>
        <w:t>viewItemDetail</w:t>
      </w:r>
      <w:proofErr w:type="spellEnd"/>
      <w:r>
        <w:t>(</w:t>
      </w:r>
      <w:proofErr w:type="spellStart"/>
      <w:r>
        <w:t>item_id</w:t>
      </w:r>
      <w:proofErr w:type="spellEnd"/>
      <w:r>
        <w:t xml:space="preserve">: Integer): </w:t>
      </w:r>
      <w:r>
        <w:rPr>
          <w:rFonts w:hint="eastAsia"/>
        </w:rPr>
        <w:t>상품 세부 정보 조회(</w:t>
      </w:r>
      <w:proofErr w:type="spellStart"/>
      <w:r>
        <w:rPr>
          <w:rFonts w:hint="eastAsia"/>
        </w:rPr>
        <w:t>I</w:t>
      </w:r>
      <w:r>
        <w:t>temDetail</w:t>
      </w:r>
      <w:proofErr w:type="spellEnd"/>
      <w:r>
        <w:t xml:space="preserve"> </w:t>
      </w:r>
      <w:r>
        <w:rPr>
          <w:rFonts w:hint="eastAsia"/>
        </w:rPr>
        <w:t>페이지로 이동)</w:t>
      </w:r>
    </w:p>
    <w:p w14:paraId="2911059D" w14:textId="68B47F5E" w:rsidR="0041472B" w:rsidRDefault="0041472B" w:rsidP="0041472B">
      <w:pPr>
        <w:ind w:left="800"/>
        <w:rPr>
          <w:ins w:id="202" w:author="Kim Junhyun" w:date="2019-05-21T07:07:00Z"/>
        </w:rPr>
      </w:pPr>
      <w:r>
        <w:rPr>
          <w:rFonts w:hint="eastAsia"/>
        </w:rPr>
        <w:t>+</w:t>
      </w:r>
      <w:r>
        <w:t xml:space="preserve"> </w:t>
      </w:r>
      <w:proofErr w:type="spellStart"/>
      <w:r>
        <w:rPr>
          <w:rFonts w:hint="eastAsia"/>
        </w:rPr>
        <w:t>g</w:t>
      </w:r>
      <w:r>
        <w:t>etItems</w:t>
      </w:r>
      <w:proofErr w:type="spellEnd"/>
      <w:r>
        <w:t>(</w:t>
      </w:r>
      <w:proofErr w:type="spellStart"/>
      <w:r>
        <w:t>recommendation_id</w:t>
      </w:r>
      <w:proofErr w:type="spellEnd"/>
      <w:r>
        <w:t xml:space="preserve">: Integer): </w:t>
      </w:r>
      <w:r>
        <w:rPr>
          <w:rFonts w:hint="eastAsia"/>
        </w:rPr>
        <w:t>상품 조회</w:t>
      </w:r>
      <w:r>
        <w:t xml:space="preserve"> </w:t>
      </w:r>
    </w:p>
    <w:p w14:paraId="08B1842B" w14:textId="4A47ED8E" w:rsidR="00482B51" w:rsidRDefault="00482B51" w:rsidP="00482B51">
      <w:pPr>
        <w:pStyle w:val="aa"/>
        <w:numPr>
          <w:ilvl w:val="0"/>
          <w:numId w:val="21"/>
        </w:numPr>
        <w:ind w:leftChars="0"/>
        <w:rPr>
          <w:ins w:id="203" w:author="Kim Junhyun" w:date="2019-05-21T07:07:00Z"/>
        </w:rPr>
      </w:pPr>
      <w:proofErr w:type="spellStart"/>
      <w:ins w:id="204" w:author="Kim Junhyun" w:date="2019-05-21T07:07:00Z">
        <w:r>
          <w:t>AuthenticatedUser</w:t>
        </w:r>
        <w:proofErr w:type="spellEnd"/>
        <w:r>
          <w:t xml:space="preserve"> – </w:t>
        </w:r>
        <w:r>
          <w:rPr>
            <w:rFonts w:hint="eastAsia"/>
          </w:rPr>
          <w:t>인증 유저 객체</w:t>
        </w:r>
      </w:ins>
    </w:p>
    <w:p w14:paraId="447140B8" w14:textId="4F795DD4" w:rsidR="00482B51" w:rsidRDefault="00482B51" w:rsidP="00482B51">
      <w:pPr>
        <w:pStyle w:val="aa"/>
        <w:numPr>
          <w:ilvl w:val="0"/>
          <w:numId w:val="21"/>
        </w:numPr>
        <w:ind w:leftChars="0"/>
      </w:pPr>
      <w:ins w:id="205" w:author="Kim Junhyun" w:date="2019-05-21T07:07:00Z">
        <w:r>
          <w:rPr>
            <w:rFonts w:hint="eastAsia"/>
          </w:rPr>
          <w:t>R</w:t>
        </w:r>
        <w:r>
          <w:t xml:space="preserve">ecommendation – </w:t>
        </w:r>
        <w:r>
          <w:rPr>
            <w:rFonts w:hint="eastAsia"/>
          </w:rPr>
          <w:t>추천 카테고리</w:t>
        </w:r>
        <w:r>
          <w:t xml:space="preserve"> </w:t>
        </w:r>
        <w:r>
          <w:rPr>
            <w:rFonts w:hint="eastAsia"/>
          </w:rPr>
          <w:t>객체</w:t>
        </w:r>
      </w:ins>
      <w:r w:rsidR="00EC6347">
        <w:rPr>
          <w:rFonts w:hint="eastAsia"/>
        </w:rPr>
        <w:t xml:space="preserve"> (D</w:t>
      </w:r>
      <w:r w:rsidR="00EC6347">
        <w:t>TO)</w:t>
      </w:r>
    </w:p>
    <w:p w14:paraId="7E115F29" w14:textId="2FE7BFA0" w:rsidR="007A6C02" w:rsidRDefault="007A6C02" w:rsidP="007A6C02">
      <w:pPr>
        <w:pStyle w:val="aa"/>
        <w:numPr>
          <w:ilvl w:val="1"/>
          <w:numId w:val="21"/>
        </w:numPr>
        <w:ind w:leftChars="0"/>
      </w:pPr>
      <w:r>
        <w:rPr>
          <w:rFonts w:hint="eastAsia"/>
        </w:rPr>
        <w:t>a</w:t>
      </w:r>
      <w:r>
        <w:t>ttributes</w:t>
      </w:r>
    </w:p>
    <w:p w14:paraId="68AF2E0C" w14:textId="42C16718" w:rsidR="007A6C02" w:rsidRDefault="007A6C02" w:rsidP="007A6C02">
      <w:pPr>
        <w:ind w:left="800"/>
      </w:pPr>
      <w:r>
        <w:rPr>
          <w:rFonts w:hint="eastAsia"/>
        </w:rPr>
        <w:t>+</w:t>
      </w:r>
      <w:r>
        <w:t xml:space="preserve"> </w:t>
      </w:r>
      <w:proofErr w:type="spellStart"/>
      <w:r>
        <w:t>recommendation_id</w:t>
      </w:r>
      <w:proofErr w:type="spellEnd"/>
      <w:r>
        <w:t xml:space="preserve">: </w:t>
      </w:r>
      <w:r>
        <w:rPr>
          <w:rFonts w:hint="eastAsia"/>
        </w:rPr>
        <w:t xml:space="preserve">추천 카테고리 </w:t>
      </w:r>
      <w:r>
        <w:t>ID (PK)</w:t>
      </w:r>
    </w:p>
    <w:p w14:paraId="109CECD9" w14:textId="632519B1" w:rsidR="007A6C02" w:rsidRDefault="007A6C02" w:rsidP="007A6C02">
      <w:pPr>
        <w:ind w:left="800"/>
      </w:pPr>
      <w:r>
        <w:rPr>
          <w:rFonts w:hint="eastAsia"/>
        </w:rPr>
        <w:t>+</w:t>
      </w:r>
      <w:r>
        <w:t xml:space="preserve"> name: </w:t>
      </w:r>
      <w:r>
        <w:rPr>
          <w:rFonts w:hint="eastAsia"/>
        </w:rPr>
        <w:t>추천 카테고리 이름</w:t>
      </w:r>
    </w:p>
    <w:p w14:paraId="2157748B" w14:textId="0940CBF2" w:rsidR="007A6C02" w:rsidRDefault="007A6C02" w:rsidP="007A6C02">
      <w:pPr>
        <w:ind w:left="800"/>
      </w:pPr>
      <w:r>
        <w:rPr>
          <w:rFonts w:hint="eastAsia"/>
        </w:rPr>
        <w:t>+</w:t>
      </w:r>
      <w:r>
        <w:t xml:space="preserve"> description: </w:t>
      </w:r>
      <w:r>
        <w:rPr>
          <w:rFonts w:hint="eastAsia"/>
        </w:rPr>
        <w:t>카테고리 설명</w:t>
      </w:r>
    </w:p>
    <w:p w14:paraId="15DCC60D" w14:textId="425580CC" w:rsidR="007A6C02" w:rsidRDefault="007A6C02" w:rsidP="007A6C02">
      <w:pPr>
        <w:ind w:left="800"/>
      </w:pPr>
      <w:r>
        <w:rPr>
          <w:rFonts w:hint="eastAsia"/>
        </w:rPr>
        <w:t>+</w:t>
      </w:r>
      <w:r>
        <w:t xml:space="preserve"> </w:t>
      </w:r>
      <w:r>
        <w:rPr>
          <w:rFonts w:hint="eastAsia"/>
        </w:rPr>
        <w:t>a</w:t>
      </w:r>
      <w:r>
        <w:t xml:space="preserve">uthor: </w:t>
      </w:r>
      <w:r>
        <w:rPr>
          <w:rFonts w:hint="eastAsia"/>
        </w:rPr>
        <w:t>작성자</w:t>
      </w:r>
    </w:p>
    <w:p w14:paraId="653ADA30" w14:textId="6393D878" w:rsidR="007A6C02" w:rsidRDefault="007A6C02" w:rsidP="007A6C02">
      <w:pPr>
        <w:ind w:left="800"/>
      </w:pPr>
      <w:r>
        <w:rPr>
          <w:rFonts w:hint="eastAsia"/>
        </w:rPr>
        <w:t>+</w:t>
      </w:r>
      <w:r>
        <w:t xml:space="preserve"> keywords: </w:t>
      </w:r>
      <w:r>
        <w:rPr>
          <w:rFonts w:hint="eastAsia"/>
        </w:rPr>
        <w:t>추천 카테고리에 포함되어 있는 키워드</w:t>
      </w:r>
    </w:p>
    <w:p w14:paraId="39E45873" w14:textId="00FD5923" w:rsidR="007A6C02" w:rsidRDefault="007A6C02" w:rsidP="007A6C02">
      <w:pPr>
        <w:ind w:left="800"/>
        <w:rPr>
          <w:ins w:id="206" w:author="Kim Junhyun" w:date="2019-05-21T07:07:00Z"/>
        </w:rPr>
      </w:pPr>
      <w:r>
        <w:rPr>
          <w:rFonts w:hint="eastAsia"/>
        </w:rPr>
        <w:t>+</w:t>
      </w:r>
      <w:r>
        <w:t xml:space="preserve"> </w:t>
      </w:r>
      <w:proofErr w:type="spellStart"/>
      <w:r>
        <w:t>img_src</w:t>
      </w:r>
      <w:proofErr w:type="spellEnd"/>
      <w:r>
        <w:t xml:space="preserve">: </w:t>
      </w:r>
      <w:r>
        <w:rPr>
          <w:rFonts w:hint="eastAsia"/>
        </w:rPr>
        <w:t>추천 카테고리 썸네일 이미지 주소</w:t>
      </w:r>
    </w:p>
    <w:p w14:paraId="4C3CFE5C" w14:textId="128C0F5B" w:rsidR="00482B51" w:rsidRDefault="00482B51" w:rsidP="00482B51">
      <w:pPr>
        <w:pStyle w:val="aa"/>
        <w:numPr>
          <w:ilvl w:val="0"/>
          <w:numId w:val="21"/>
        </w:numPr>
        <w:ind w:leftChars="0"/>
        <w:rPr>
          <w:ins w:id="207" w:author="Kim Junhyun" w:date="2019-05-21T07:07:00Z"/>
        </w:rPr>
      </w:pPr>
      <w:ins w:id="208" w:author="Kim Junhyun" w:date="2019-05-21T07:07:00Z">
        <w:r>
          <w:rPr>
            <w:rFonts w:hint="eastAsia"/>
          </w:rPr>
          <w:t>I</w:t>
        </w:r>
        <w:r>
          <w:t xml:space="preserve">tem – </w:t>
        </w:r>
        <w:r>
          <w:rPr>
            <w:rFonts w:hint="eastAsia"/>
          </w:rPr>
          <w:t>상품 객체</w:t>
        </w:r>
        <w:r>
          <w:rPr>
            <w:rStyle w:val="af7"/>
          </w:rPr>
          <w:footnoteReference w:id="5"/>
        </w:r>
      </w:ins>
      <w:r w:rsidR="00EC6347">
        <w:rPr>
          <w:rFonts w:hint="eastAsia"/>
        </w:rPr>
        <w:t xml:space="preserve"> </w:t>
      </w:r>
      <w:r w:rsidR="00EC6347">
        <w:t>(DTO)</w:t>
      </w:r>
    </w:p>
    <w:p w14:paraId="790D5D96" w14:textId="08AF617A" w:rsidR="00482B51" w:rsidRPr="00696713" w:rsidRDefault="00482B51" w:rsidP="00482B51">
      <w:pPr>
        <w:ind w:left="760"/>
        <w:rPr>
          <w:ins w:id="210" w:author="Kim Junhyun" w:date="2019-05-21T07:07:00Z"/>
        </w:rPr>
      </w:pPr>
    </w:p>
    <w:p w14:paraId="44973331" w14:textId="01A1E77A" w:rsidR="006B0CF9" w:rsidRDefault="0056636E" w:rsidP="00AD34CE">
      <w:pPr>
        <w:pStyle w:val="3"/>
      </w:pPr>
      <w:bookmarkStart w:id="211" w:name="_Toc9298061"/>
      <w:bookmarkStart w:id="212" w:name="_Toc9244452"/>
      <w:bookmarkStart w:id="213" w:name="_Toc9467817"/>
      <w:proofErr w:type="spellStart"/>
      <w:r>
        <w:lastRenderedPageBreak/>
        <w:t>Mypage</w:t>
      </w:r>
      <w:bookmarkEnd w:id="211"/>
      <w:bookmarkEnd w:id="212"/>
      <w:bookmarkEnd w:id="213"/>
      <w:proofErr w:type="spellEnd"/>
    </w:p>
    <w:p w14:paraId="52E8D683" w14:textId="40439B4B" w:rsidR="0056521E" w:rsidRDefault="0056521E" w:rsidP="0056521E">
      <w:pPr>
        <w:keepNext/>
        <w:jc w:val="center"/>
      </w:pPr>
      <w:r>
        <w:rPr>
          <w:noProof/>
        </w:rPr>
        <w:drawing>
          <wp:inline distT="0" distB="0" distL="0" distR="0" wp14:anchorId="72594DDA" wp14:editId="690F251B">
            <wp:extent cx="4179415" cy="4511606"/>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bb\Downloads\Frontend-class-frontend-mypag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79415" cy="4511606"/>
                    </a:xfrm>
                    <a:prstGeom prst="rect">
                      <a:avLst/>
                    </a:prstGeom>
                    <a:noFill/>
                    <a:ln>
                      <a:noFill/>
                    </a:ln>
                  </pic:spPr>
                </pic:pic>
              </a:graphicData>
            </a:graphic>
          </wp:inline>
        </w:drawing>
      </w:r>
    </w:p>
    <w:p w14:paraId="3B39F09D" w14:textId="307C12D1" w:rsidR="0056521E" w:rsidRPr="0056521E" w:rsidRDefault="0056521E" w:rsidP="0056521E">
      <w:pPr>
        <w:pStyle w:val="ab"/>
        <w:jc w:val="center"/>
      </w:pPr>
      <w:bookmarkStart w:id="214" w:name="_Toc9327895"/>
      <w:r>
        <w:t xml:space="preserve">Diagram </w:t>
      </w:r>
      <w:r w:rsidR="0089007E">
        <w:fldChar w:fldCharType="begin"/>
      </w:r>
      <w:r w:rsidR="0089007E">
        <w:instrText xml:space="preserve"> SEQ Diagram \* ARABIC </w:instrText>
      </w:r>
      <w:r w:rsidR="0089007E">
        <w:fldChar w:fldCharType="separate"/>
      </w:r>
      <w:r w:rsidR="00F87115">
        <w:rPr>
          <w:noProof/>
        </w:rPr>
        <w:t>8</w:t>
      </w:r>
      <w:r w:rsidR="0089007E">
        <w:rPr>
          <w:noProof/>
        </w:rPr>
        <w:fldChar w:fldCharType="end"/>
      </w:r>
      <w:r>
        <w:t xml:space="preserve">: System Architecture - Frontend </w:t>
      </w:r>
      <w:del w:id="215" w:author="Kim Junhyun" w:date="2019-05-21T07:07:00Z">
        <w:r>
          <w:delText>-</w:delText>
        </w:r>
      </w:del>
      <w:ins w:id="216" w:author="Kim Junhyun" w:date="2019-05-21T07:07:00Z">
        <w:r w:rsidR="00DA13C2">
          <w:t>–</w:t>
        </w:r>
      </w:ins>
      <w:r>
        <w:t xml:space="preserve"> </w:t>
      </w:r>
      <w:proofErr w:type="spellStart"/>
      <w:r>
        <w:t>Mypage</w:t>
      </w:r>
      <w:bookmarkEnd w:id="214"/>
      <w:proofErr w:type="spellEnd"/>
    </w:p>
    <w:p w14:paraId="38305841" w14:textId="77777777" w:rsidR="00267256" w:rsidRPr="00267256" w:rsidRDefault="00267256" w:rsidP="00267256">
      <w:pPr>
        <w:rPr>
          <w:ins w:id="217" w:author="Kim Junhyun" w:date="2019-05-21T07:07:00Z"/>
        </w:rPr>
      </w:pPr>
    </w:p>
    <w:p w14:paraId="224B0380" w14:textId="20111DCF" w:rsidR="00DA13C2" w:rsidRDefault="00DA13C2" w:rsidP="00DA13C2">
      <w:pPr>
        <w:pStyle w:val="aa"/>
        <w:numPr>
          <w:ilvl w:val="0"/>
          <w:numId w:val="22"/>
        </w:numPr>
        <w:ind w:leftChars="0"/>
        <w:rPr>
          <w:ins w:id="218" w:author="Kim Junhyun" w:date="2019-05-21T07:07:00Z"/>
        </w:rPr>
      </w:pPr>
      <w:proofErr w:type="spellStart"/>
      <w:ins w:id="219" w:author="Kim Junhyun" w:date="2019-05-21T07:07:00Z">
        <w:r>
          <w:t>Mypage</w:t>
        </w:r>
        <w:proofErr w:type="spellEnd"/>
        <w:r>
          <w:t xml:space="preserve"> – </w:t>
        </w:r>
        <w:r>
          <w:rPr>
            <w:rFonts w:hint="eastAsia"/>
          </w:rPr>
          <w:t>마이페이지 객체</w:t>
        </w:r>
      </w:ins>
    </w:p>
    <w:p w14:paraId="6663E938" w14:textId="5883B624" w:rsidR="00DA13C2" w:rsidRDefault="00DA13C2" w:rsidP="00DA13C2">
      <w:pPr>
        <w:pStyle w:val="aa"/>
        <w:numPr>
          <w:ilvl w:val="1"/>
          <w:numId w:val="22"/>
        </w:numPr>
        <w:ind w:leftChars="0"/>
        <w:rPr>
          <w:ins w:id="220" w:author="Kim Junhyun" w:date="2019-05-21T07:07:00Z"/>
        </w:rPr>
      </w:pPr>
      <w:ins w:id="221" w:author="Kim Junhyun" w:date="2019-05-21T07:07:00Z">
        <w:r>
          <w:t>attributes</w:t>
        </w:r>
      </w:ins>
    </w:p>
    <w:p w14:paraId="4FEF6CA7" w14:textId="66EDBFBE" w:rsidR="00DA13C2" w:rsidRDefault="00DA13C2" w:rsidP="00DA13C2">
      <w:pPr>
        <w:ind w:left="760"/>
        <w:rPr>
          <w:ins w:id="222" w:author="Kim Junhyun" w:date="2019-05-21T07:07:00Z"/>
        </w:rPr>
      </w:pPr>
      <w:ins w:id="223" w:author="Kim Junhyun" w:date="2019-05-21T07:07:00Z">
        <w:r>
          <w:t xml:space="preserve">+ bookmarks: </w:t>
        </w:r>
        <w:r>
          <w:rPr>
            <w:rFonts w:hint="eastAsia"/>
          </w:rPr>
          <w:t>사용자가 추가한</w:t>
        </w:r>
        <w:r>
          <w:t xml:space="preserve"> </w:t>
        </w:r>
        <w:r>
          <w:rPr>
            <w:rFonts w:hint="eastAsia"/>
          </w:rPr>
          <w:t>북마크 목록</w:t>
        </w:r>
      </w:ins>
    </w:p>
    <w:p w14:paraId="49E1C898" w14:textId="015933E4" w:rsidR="00DA13C2" w:rsidRDefault="00DA13C2" w:rsidP="00DA13C2">
      <w:pPr>
        <w:ind w:left="760"/>
        <w:rPr>
          <w:ins w:id="224" w:author="Kim Junhyun" w:date="2019-05-21T07:07:00Z"/>
        </w:rPr>
      </w:pPr>
      <w:ins w:id="225" w:author="Kim Junhyun" w:date="2019-05-21T07:07:00Z">
        <w:r>
          <w:rPr>
            <w:rFonts w:hint="eastAsia"/>
          </w:rPr>
          <w:t>+</w:t>
        </w:r>
        <w:r>
          <w:t xml:space="preserve"> reviews: </w:t>
        </w:r>
        <w:r>
          <w:rPr>
            <w:rFonts w:hint="eastAsia"/>
          </w:rPr>
          <w:t>사용자가 작성한 리뷰 목록</w:t>
        </w:r>
      </w:ins>
    </w:p>
    <w:p w14:paraId="56285378" w14:textId="3F1C4D71" w:rsidR="00DA13C2" w:rsidRDefault="00DA13C2" w:rsidP="00DA13C2">
      <w:pPr>
        <w:pStyle w:val="aa"/>
        <w:numPr>
          <w:ilvl w:val="1"/>
          <w:numId w:val="22"/>
        </w:numPr>
        <w:ind w:leftChars="0"/>
        <w:rPr>
          <w:ins w:id="226" w:author="Kim Junhyun" w:date="2019-05-21T07:07:00Z"/>
        </w:rPr>
      </w:pPr>
      <w:ins w:id="227" w:author="Kim Junhyun" w:date="2019-05-21T07:07:00Z">
        <w:r>
          <w:rPr>
            <w:rFonts w:hint="eastAsia"/>
          </w:rPr>
          <w:t>m</w:t>
        </w:r>
        <w:r>
          <w:t>ethods</w:t>
        </w:r>
      </w:ins>
    </w:p>
    <w:p w14:paraId="6B0DB96D" w14:textId="77777777" w:rsidR="000142DC" w:rsidRDefault="00DA13C2" w:rsidP="000142DC">
      <w:pPr>
        <w:ind w:left="800"/>
        <w:rPr>
          <w:ins w:id="228" w:author="Kim Junhyun" w:date="2019-05-21T07:07:00Z"/>
        </w:rPr>
      </w:pPr>
      <w:ins w:id="229" w:author="Kim Junhyun" w:date="2019-05-21T07:07:00Z">
        <w:r>
          <w:t xml:space="preserve">+ </w:t>
        </w:r>
        <w:proofErr w:type="spellStart"/>
        <w:r>
          <w:t>removeBookmark</w:t>
        </w:r>
        <w:proofErr w:type="spellEnd"/>
        <w:r>
          <w:t>(</w:t>
        </w:r>
        <w:proofErr w:type="spellStart"/>
        <w:r w:rsidR="000142DC">
          <w:t>bookmark_id</w:t>
        </w:r>
        <w:proofErr w:type="spellEnd"/>
        <w:r w:rsidR="000142DC">
          <w:t>: Integer)</w:t>
        </w:r>
        <w:r w:rsidR="000142DC">
          <w:rPr>
            <w:rFonts w:hint="eastAsia"/>
          </w:rPr>
          <w:t>:</w:t>
        </w:r>
        <w:r w:rsidR="000142DC">
          <w:t xml:space="preserve"> </w:t>
        </w:r>
        <w:r w:rsidR="000142DC">
          <w:rPr>
            <w:rFonts w:hint="eastAsia"/>
          </w:rPr>
          <w:t>추가한 북마크를 삭제하는 메소드</w:t>
        </w:r>
      </w:ins>
    </w:p>
    <w:p w14:paraId="55E79F43" w14:textId="77777777" w:rsidR="000142DC" w:rsidRDefault="000142DC" w:rsidP="000142DC">
      <w:pPr>
        <w:ind w:left="800"/>
        <w:rPr>
          <w:ins w:id="230" w:author="Kim Junhyun" w:date="2019-05-21T07:07:00Z"/>
        </w:rPr>
      </w:pPr>
      <w:ins w:id="231" w:author="Kim Junhyun" w:date="2019-05-21T07:07:00Z">
        <w:r>
          <w:t xml:space="preserve">+ </w:t>
        </w:r>
        <w:proofErr w:type="spellStart"/>
        <w:r>
          <w:rPr>
            <w:rFonts w:hint="eastAsia"/>
          </w:rPr>
          <w:t>e</w:t>
        </w:r>
        <w:r>
          <w:t>ditReview</w:t>
        </w:r>
        <w:proofErr w:type="spellEnd"/>
        <w:r>
          <w:t>(</w:t>
        </w:r>
        <w:proofErr w:type="spellStart"/>
        <w:r>
          <w:t>review_id</w:t>
        </w:r>
        <w:proofErr w:type="spellEnd"/>
        <w:r>
          <w:t>: Integer)</w:t>
        </w:r>
        <w:r>
          <w:rPr>
            <w:rFonts w:hint="eastAsia"/>
          </w:rPr>
          <w:t>:</w:t>
        </w:r>
        <w:r>
          <w:t xml:space="preserve"> </w:t>
        </w:r>
        <w:r>
          <w:rPr>
            <w:rFonts w:hint="eastAsia"/>
          </w:rPr>
          <w:t>사용자가 작성한 리뷰를 수정하는 메소드</w:t>
        </w:r>
      </w:ins>
    </w:p>
    <w:p w14:paraId="51087D85" w14:textId="77F45856" w:rsidR="000142DC" w:rsidRDefault="000142DC" w:rsidP="000142DC">
      <w:pPr>
        <w:ind w:left="800"/>
        <w:rPr>
          <w:ins w:id="232" w:author="Kim Junhyun" w:date="2019-05-21T07:07:00Z"/>
        </w:rPr>
      </w:pPr>
      <w:ins w:id="233" w:author="Kim Junhyun" w:date="2019-05-21T07:07:00Z">
        <w:r>
          <w:lastRenderedPageBreak/>
          <w:t xml:space="preserve">+ </w:t>
        </w:r>
        <w:proofErr w:type="spellStart"/>
        <w:r>
          <w:rPr>
            <w:rFonts w:hint="eastAsia"/>
          </w:rPr>
          <w:t>r</w:t>
        </w:r>
        <w:r>
          <w:t>emoveReview</w:t>
        </w:r>
        <w:proofErr w:type="spellEnd"/>
        <w:r>
          <w:t>(</w:t>
        </w:r>
        <w:proofErr w:type="spellStart"/>
        <w:r>
          <w:t>review_id</w:t>
        </w:r>
        <w:proofErr w:type="spellEnd"/>
        <w:r>
          <w:t>: Integer)</w:t>
        </w:r>
        <w:r>
          <w:rPr>
            <w:rFonts w:hint="eastAsia"/>
          </w:rPr>
          <w:t>:</w:t>
        </w:r>
        <w:r>
          <w:t xml:space="preserve"> </w:t>
        </w:r>
        <w:r>
          <w:rPr>
            <w:rFonts w:hint="eastAsia"/>
          </w:rPr>
          <w:t>사용자가 작성한 리뷰를 삭제하는 메소드</w:t>
        </w:r>
      </w:ins>
    </w:p>
    <w:p w14:paraId="1A16F68E" w14:textId="73252E55" w:rsidR="000142DC" w:rsidRDefault="000142DC" w:rsidP="000142DC">
      <w:pPr>
        <w:ind w:left="800"/>
        <w:rPr>
          <w:ins w:id="234" w:author="Kim Junhyun" w:date="2019-05-21T07:07:00Z"/>
        </w:rPr>
      </w:pPr>
      <w:ins w:id="235" w:author="Kim Junhyun" w:date="2019-05-21T07:07:00Z">
        <w:r>
          <w:rPr>
            <w:rFonts w:hint="eastAsia"/>
          </w:rPr>
          <w:t>+</w:t>
        </w:r>
        <w:r>
          <w:t xml:space="preserve"> </w:t>
        </w:r>
        <w:proofErr w:type="spellStart"/>
        <w:r>
          <w:rPr>
            <w:rFonts w:hint="eastAsia"/>
          </w:rPr>
          <w:t>g</w:t>
        </w:r>
        <w:r>
          <w:t>etReviews</w:t>
        </w:r>
        <w:proofErr w:type="spellEnd"/>
        <w:r>
          <w:t>(</w:t>
        </w:r>
        <w:proofErr w:type="spellStart"/>
        <w:r>
          <w:t>user_id</w:t>
        </w:r>
        <w:proofErr w:type="spellEnd"/>
        <w:r>
          <w:t xml:space="preserve">: String) </w:t>
        </w:r>
        <w:r>
          <w:rPr>
            <w:rFonts w:hint="eastAsia"/>
          </w:rPr>
          <w:t>사용자가 작성한 리뷰를 가져오는 메소드</w:t>
        </w:r>
      </w:ins>
    </w:p>
    <w:p w14:paraId="746F6EE2" w14:textId="6B82DFA7" w:rsidR="000142DC" w:rsidRDefault="000142DC" w:rsidP="000142DC">
      <w:pPr>
        <w:ind w:left="800"/>
      </w:pPr>
      <w:ins w:id="236" w:author="Kim Junhyun" w:date="2019-05-21T07:07:00Z">
        <w:r>
          <w:rPr>
            <w:rFonts w:hint="eastAsia"/>
          </w:rPr>
          <w:t>+</w:t>
        </w:r>
        <w:r>
          <w:t xml:space="preserve"> </w:t>
        </w:r>
        <w:proofErr w:type="spellStart"/>
        <w:r>
          <w:t>getBookmarks</w:t>
        </w:r>
        <w:proofErr w:type="spellEnd"/>
        <w:r>
          <w:t>(</w:t>
        </w:r>
        <w:proofErr w:type="spellStart"/>
        <w:r>
          <w:t>user_id</w:t>
        </w:r>
        <w:proofErr w:type="spellEnd"/>
        <w:r>
          <w:t xml:space="preserve">: String) </w:t>
        </w:r>
        <w:r>
          <w:rPr>
            <w:rFonts w:hint="eastAsia"/>
          </w:rPr>
          <w:t>사용자가 추가한 모든 북마크 목록을 가져오는 메소드</w:t>
        </w:r>
      </w:ins>
    </w:p>
    <w:p w14:paraId="16CAF50B" w14:textId="6CED15D7" w:rsidR="002C59AC" w:rsidRDefault="002C59AC" w:rsidP="002C59AC">
      <w:pPr>
        <w:pStyle w:val="aa"/>
        <w:numPr>
          <w:ilvl w:val="0"/>
          <w:numId w:val="22"/>
        </w:numPr>
        <w:ind w:leftChars="0"/>
      </w:pPr>
      <w:proofErr w:type="spellStart"/>
      <w:r>
        <w:t>AuthenticatedUser</w:t>
      </w:r>
      <w:proofErr w:type="spellEnd"/>
      <w:r>
        <w:t xml:space="preserve">: </w:t>
      </w:r>
      <w:r>
        <w:rPr>
          <w:rFonts w:hint="eastAsia"/>
        </w:rPr>
        <w:t>인증 유저 객체</w:t>
      </w:r>
    </w:p>
    <w:p w14:paraId="5E6BB7AA" w14:textId="6303F4EA" w:rsidR="002C59AC" w:rsidRDefault="002C59AC" w:rsidP="002C59AC">
      <w:pPr>
        <w:pStyle w:val="aa"/>
        <w:numPr>
          <w:ilvl w:val="0"/>
          <w:numId w:val="22"/>
        </w:numPr>
        <w:ind w:leftChars="0"/>
      </w:pPr>
      <w:r>
        <w:rPr>
          <w:rFonts w:hint="eastAsia"/>
        </w:rPr>
        <w:t>B</w:t>
      </w:r>
      <w:r>
        <w:t xml:space="preserve">ookmark: </w:t>
      </w:r>
      <w:r>
        <w:rPr>
          <w:rFonts w:hint="eastAsia"/>
        </w:rPr>
        <w:t>상품 북마크 객체</w:t>
      </w:r>
      <w:r w:rsidR="00EC6347">
        <w:rPr>
          <w:rFonts w:hint="eastAsia"/>
        </w:rPr>
        <w:t xml:space="preserve"> </w:t>
      </w:r>
      <w:r w:rsidR="00EC6347">
        <w:t>(DTO)</w:t>
      </w:r>
    </w:p>
    <w:p w14:paraId="71C52F06" w14:textId="4FA49671" w:rsidR="002C59AC" w:rsidRDefault="002C59AC" w:rsidP="002C59AC">
      <w:pPr>
        <w:pStyle w:val="aa"/>
        <w:numPr>
          <w:ilvl w:val="1"/>
          <w:numId w:val="22"/>
        </w:numPr>
        <w:ind w:leftChars="0"/>
      </w:pPr>
      <w:r>
        <w:rPr>
          <w:rFonts w:hint="eastAsia"/>
        </w:rPr>
        <w:t>a</w:t>
      </w:r>
      <w:r>
        <w:t>ttributes</w:t>
      </w:r>
    </w:p>
    <w:p w14:paraId="782C4D41" w14:textId="630FDFB5" w:rsidR="00EC6347" w:rsidRDefault="00EC6347" w:rsidP="00EC6347">
      <w:pPr>
        <w:ind w:left="800"/>
      </w:pPr>
      <w:r>
        <w:rPr>
          <w:rFonts w:hint="eastAsia"/>
        </w:rPr>
        <w:t>+</w:t>
      </w:r>
      <w:r>
        <w:t xml:space="preserve"> </w:t>
      </w:r>
      <w:proofErr w:type="spellStart"/>
      <w:r>
        <w:t>bookmark_id</w:t>
      </w:r>
      <w:proofErr w:type="spellEnd"/>
      <w:r>
        <w:t xml:space="preserve">: </w:t>
      </w:r>
      <w:r>
        <w:rPr>
          <w:rFonts w:hint="eastAsia"/>
        </w:rPr>
        <w:t>북마크 I</w:t>
      </w:r>
      <w:r>
        <w:t xml:space="preserve">D </w:t>
      </w:r>
      <w:r>
        <w:rPr>
          <w:rFonts w:hint="eastAsia"/>
        </w:rPr>
        <w:t>(</w:t>
      </w:r>
      <w:r>
        <w:t>PK)</w:t>
      </w:r>
    </w:p>
    <w:p w14:paraId="2F92D4D1" w14:textId="7DF3EB4E" w:rsidR="002C59AC" w:rsidRDefault="002C59AC" w:rsidP="002C59AC">
      <w:pPr>
        <w:ind w:left="800"/>
      </w:pPr>
      <w:r>
        <w:rPr>
          <w:rFonts w:hint="eastAsia"/>
        </w:rPr>
        <w:t>+</w:t>
      </w:r>
      <w:r>
        <w:t xml:space="preserve"> </w:t>
      </w:r>
      <w:proofErr w:type="spellStart"/>
      <w:r>
        <w:t>item_id</w:t>
      </w:r>
      <w:proofErr w:type="spellEnd"/>
      <w:r>
        <w:t xml:space="preserve">: </w:t>
      </w:r>
      <w:r>
        <w:rPr>
          <w:rFonts w:hint="eastAsia"/>
        </w:rPr>
        <w:t xml:space="preserve">상품 </w:t>
      </w:r>
      <w:r>
        <w:t>ID</w:t>
      </w:r>
    </w:p>
    <w:p w14:paraId="3645AF1D" w14:textId="4E93B86C" w:rsidR="005F1DF2" w:rsidRDefault="002C59AC" w:rsidP="005F1DF2">
      <w:pPr>
        <w:ind w:left="800"/>
      </w:pPr>
      <w:r>
        <w:rPr>
          <w:rFonts w:hint="eastAsia"/>
        </w:rPr>
        <w:t>+</w:t>
      </w:r>
      <w:r>
        <w:t xml:space="preserve"> </w:t>
      </w:r>
      <w:proofErr w:type="spellStart"/>
      <w:r w:rsidR="005F1DF2">
        <w:t>user_id</w:t>
      </w:r>
      <w:proofErr w:type="spellEnd"/>
      <w:r w:rsidR="005F1DF2">
        <w:t xml:space="preserve">: </w:t>
      </w:r>
      <w:r w:rsidR="005F1DF2">
        <w:rPr>
          <w:rFonts w:hint="eastAsia"/>
        </w:rPr>
        <w:t xml:space="preserve">사용자 </w:t>
      </w:r>
      <w:r w:rsidR="005F1DF2">
        <w:t>ID</w:t>
      </w:r>
    </w:p>
    <w:p w14:paraId="1416F72E" w14:textId="1A7C7C23" w:rsidR="005F1DF2" w:rsidRDefault="005F1DF2" w:rsidP="005F1DF2">
      <w:pPr>
        <w:ind w:left="800"/>
      </w:pPr>
      <w:r>
        <w:rPr>
          <w:rFonts w:hint="eastAsia"/>
        </w:rPr>
        <w:t>+</w:t>
      </w:r>
      <w:r>
        <w:t xml:space="preserve"> </w:t>
      </w:r>
      <w:proofErr w:type="spellStart"/>
      <w:r>
        <w:t>add_date</w:t>
      </w:r>
      <w:proofErr w:type="spellEnd"/>
      <w:r>
        <w:t xml:space="preserve">: </w:t>
      </w:r>
      <w:r>
        <w:rPr>
          <w:rFonts w:hint="eastAsia"/>
        </w:rPr>
        <w:t>추가된 일자</w:t>
      </w:r>
    </w:p>
    <w:p w14:paraId="34B307EF" w14:textId="0609A0AF" w:rsidR="005F1DF2" w:rsidRPr="00DA13C2" w:rsidRDefault="005F1DF2" w:rsidP="005F1DF2">
      <w:pPr>
        <w:pStyle w:val="aa"/>
        <w:numPr>
          <w:ilvl w:val="0"/>
          <w:numId w:val="22"/>
        </w:numPr>
        <w:ind w:leftChars="0"/>
        <w:rPr>
          <w:ins w:id="237" w:author="Kim Junhyun" w:date="2019-05-21T07:07:00Z"/>
        </w:rPr>
      </w:pPr>
      <w:r>
        <w:rPr>
          <w:rFonts w:hint="eastAsia"/>
        </w:rPr>
        <w:t>R</w:t>
      </w:r>
      <w:r>
        <w:t xml:space="preserve">eview: </w:t>
      </w:r>
      <w:r>
        <w:rPr>
          <w:rFonts w:hint="eastAsia"/>
        </w:rPr>
        <w:t xml:space="preserve">리뷰 객체 </w:t>
      </w:r>
      <w:r>
        <w:t>(DTO)</w:t>
      </w:r>
      <w:r>
        <w:rPr>
          <w:rStyle w:val="af7"/>
        </w:rPr>
        <w:footnoteReference w:id="6"/>
      </w:r>
    </w:p>
    <w:p w14:paraId="7793BFE8" w14:textId="77777777" w:rsidR="0056636E" w:rsidRDefault="0056636E" w:rsidP="00AD34CE">
      <w:pPr>
        <w:pStyle w:val="3"/>
      </w:pPr>
      <w:bookmarkStart w:id="238" w:name="_Toc9298062"/>
      <w:bookmarkStart w:id="239" w:name="_Toc9244453"/>
      <w:bookmarkStart w:id="240" w:name="_Toc9467818"/>
      <w:r>
        <w:lastRenderedPageBreak/>
        <w:t>Search</w:t>
      </w:r>
      <w:bookmarkEnd w:id="238"/>
      <w:bookmarkEnd w:id="239"/>
      <w:bookmarkEnd w:id="240"/>
    </w:p>
    <w:p w14:paraId="671E9FD5" w14:textId="77777777" w:rsidR="00CD6E74" w:rsidRDefault="00CD6E74" w:rsidP="00CD6E74">
      <w:pPr>
        <w:keepNext/>
        <w:ind w:left="400"/>
        <w:jc w:val="center"/>
        <w:rPr>
          <w:ins w:id="241" w:author="Kim Junhyun" w:date="2019-05-21T07:07:00Z"/>
        </w:rPr>
      </w:pPr>
      <w:ins w:id="242" w:author="Kim Junhyun" w:date="2019-05-21T07:07:00Z">
        <w:r>
          <w:rPr>
            <w:noProof/>
          </w:rPr>
          <w:drawing>
            <wp:inline distT="0" distB="0" distL="0" distR="0" wp14:anchorId="2C17C0CF" wp14:editId="24CF1A9D">
              <wp:extent cx="3248025" cy="4171950"/>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48025" cy="4171950"/>
                      </a:xfrm>
                      <a:prstGeom prst="rect">
                        <a:avLst/>
                      </a:prstGeom>
                      <a:noFill/>
                      <a:ln>
                        <a:noFill/>
                      </a:ln>
                    </pic:spPr>
                  </pic:pic>
                </a:graphicData>
              </a:graphic>
            </wp:inline>
          </w:drawing>
        </w:r>
      </w:ins>
    </w:p>
    <w:p w14:paraId="043040AE" w14:textId="5AD6A04C" w:rsidR="002C59AC" w:rsidRDefault="00CD6E74" w:rsidP="002C59AC">
      <w:pPr>
        <w:pStyle w:val="ab"/>
        <w:jc w:val="center"/>
      </w:pPr>
      <w:bookmarkStart w:id="243" w:name="_Toc9327896"/>
      <w:ins w:id="244" w:author="Kim Junhyun" w:date="2019-05-21T07:07:00Z">
        <w:r>
          <w:t xml:space="preserve">Diagram </w:t>
        </w:r>
        <w:r w:rsidR="002C59AC">
          <w:fldChar w:fldCharType="begin"/>
        </w:r>
        <w:r w:rsidR="002C59AC">
          <w:instrText xml:space="preserve"> SEQ Diagram \* ARABIC </w:instrText>
        </w:r>
        <w:r w:rsidR="002C59AC">
          <w:fldChar w:fldCharType="separate"/>
        </w:r>
      </w:ins>
      <w:r w:rsidR="00F87115">
        <w:rPr>
          <w:noProof/>
        </w:rPr>
        <w:t>9</w:t>
      </w:r>
      <w:ins w:id="245" w:author="Kim Junhyun" w:date="2019-05-21T07:07:00Z">
        <w:r w:rsidR="002C59AC">
          <w:rPr>
            <w:noProof/>
          </w:rPr>
          <w:fldChar w:fldCharType="end"/>
        </w:r>
        <w:r>
          <w:t>: System Architecture - Frontend- Search</w:t>
        </w:r>
      </w:ins>
      <w:bookmarkEnd w:id="243"/>
    </w:p>
    <w:p w14:paraId="7C14D74E" w14:textId="722228D5" w:rsidR="002C59AC" w:rsidRDefault="002C59AC" w:rsidP="002C59AC">
      <w:pPr>
        <w:pStyle w:val="aa"/>
        <w:numPr>
          <w:ilvl w:val="0"/>
          <w:numId w:val="29"/>
        </w:numPr>
        <w:ind w:leftChars="0"/>
      </w:pPr>
      <w:proofErr w:type="spellStart"/>
      <w:r>
        <w:rPr>
          <w:rFonts w:hint="eastAsia"/>
        </w:rPr>
        <w:t>S</w:t>
      </w:r>
      <w:r>
        <w:t>earchPage</w:t>
      </w:r>
      <w:proofErr w:type="spellEnd"/>
      <w:r>
        <w:t xml:space="preserve"> – </w:t>
      </w:r>
      <w:r>
        <w:rPr>
          <w:rFonts w:hint="eastAsia"/>
        </w:rPr>
        <w:t>검색 페이지</w:t>
      </w:r>
      <w:r w:rsidR="002F2199">
        <w:rPr>
          <w:rFonts w:hint="eastAsia"/>
        </w:rPr>
        <w:t xml:space="preserve"> 객체</w:t>
      </w:r>
    </w:p>
    <w:p w14:paraId="77CBDD1B" w14:textId="70C5B9E6" w:rsidR="002C59AC" w:rsidRDefault="002C59AC" w:rsidP="002C59AC">
      <w:pPr>
        <w:pStyle w:val="aa"/>
        <w:numPr>
          <w:ilvl w:val="1"/>
          <w:numId w:val="29"/>
        </w:numPr>
        <w:ind w:leftChars="0"/>
      </w:pPr>
      <w:r>
        <w:rPr>
          <w:rFonts w:hint="eastAsia"/>
        </w:rPr>
        <w:t>a</w:t>
      </w:r>
      <w:r>
        <w:t>ttributes</w:t>
      </w:r>
    </w:p>
    <w:p w14:paraId="6C79B346" w14:textId="6DB0B030" w:rsidR="002C59AC" w:rsidRDefault="002C59AC" w:rsidP="002C59AC">
      <w:pPr>
        <w:ind w:left="800"/>
      </w:pPr>
      <w:r>
        <w:rPr>
          <w:rFonts w:hint="eastAsia"/>
        </w:rPr>
        <w:t>+</w:t>
      </w:r>
      <w:r>
        <w:t xml:space="preserve"> </w:t>
      </w:r>
      <w:proofErr w:type="spellStart"/>
      <w:r>
        <w:t>search_histories</w:t>
      </w:r>
      <w:proofErr w:type="spellEnd"/>
      <w:r>
        <w:t xml:space="preserve">: </w:t>
      </w:r>
      <w:r>
        <w:rPr>
          <w:rFonts w:hint="eastAsia"/>
        </w:rPr>
        <w:t>사용자의 검색 기록</w:t>
      </w:r>
    </w:p>
    <w:p w14:paraId="2E641DE5" w14:textId="58A722C7" w:rsidR="002C59AC" w:rsidRDefault="002C59AC" w:rsidP="002C59AC">
      <w:pPr>
        <w:ind w:left="800"/>
      </w:pPr>
      <w:r>
        <w:rPr>
          <w:rFonts w:hint="eastAsia"/>
        </w:rPr>
        <w:t>+</w:t>
      </w:r>
      <w:r>
        <w:t xml:space="preserve"> </w:t>
      </w:r>
      <w:proofErr w:type="spellStart"/>
      <w:r>
        <w:rPr>
          <w:rFonts w:hint="eastAsia"/>
        </w:rPr>
        <w:t>s</w:t>
      </w:r>
      <w:r>
        <w:t>earch_results</w:t>
      </w:r>
      <w:proofErr w:type="spellEnd"/>
      <w:r>
        <w:t xml:space="preserve">: </w:t>
      </w:r>
      <w:r>
        <w:rPr>
          <w:rFonts w:hint="eastAsia"/>
        </w:rPr>
        <w:t>검색 조건에 따른 검색 결과 상품 목록</w:t>
      </w:r>
    </w:p>
    <w:p w14:paraId="1EEE1B30" w14:textId="54791A9E" w:rsidR="002C59AC" w:rsidRDefault="002C59AC" w:rsidP="002C59AC">
      <w:pPr>
        <w:ind w:left="800"/>
      </w:pPr>
      <w:r>
        <w:rPr>
          <w:rFonts w:hint="eastAsia"/>
        </w:rPr>
        <w:t>+</w:t>
      </w:r>
      <w:r>
        <w:t xml:space="preserve"> </w:t>
      </w:r>
      <w:proofErr w:type="spellStart"/>
      <w:r>
        <w:t>current_critera</w:t>
      </w:r>
      <w:proofErr w:type="spellEnd"/>
      <w:r>
        <w:t xml:space="preserve">: </w:t>
      </w:r>
      <w:r>
        <w:rPr>
          <w:rFonts w:hint="eastAsia"/>
        </w:rPr>
        <w:t>현재 검색 조건</w:t>
      </w:r>
    </w:p>
    <w:p w14:paraId="44FEF9E9" w14:textId="642AD333" w:rsidR="002C59AC" w:rsidRDefault="002C59AC" w:rsidP="002C59AC">
      <w:pPr>
        <w:pStyle w:val="aa"/>
        <w:numPr>
          <w:ilvl w:val="1"/>
          <w:numId w:val="29"/>
        </w:numPr>
        <w:ind w:leftChars="0"/>
      </w:pPr>
      <w:r>
        <w:rPr>
          <w:rFonts w:hint="eastAsia"/>
        </w:rPr>
        <w:t>m</w:t>
      </w:r>
      <w:r>
        <w:t>ethods</w:t>
      </w:r>
    </w:p>
    <w:p w14:paraId="59F53493" w14:textId="325790B9" w:rsidR="002C59AC" w:rsidRDefault="002C59AC" w:rsidP="002C59AC">
      <w:pPr>
        <w:ind w:left="800"/>
      </w:pPr>
      <w:r>
        <w:rPr>
          <w:rFonts w:hint="eastAsia"/>
        </w:rPr>
        <w:t>+</w:t>
      </w:r>
      <w:r>
        <w:t xml:space="preserve"> </w:t>
      </w:r>
      <w:proofErr w:type="spellStart"/>
      <w:r>
        <w:t>searchItems</w:t>
      </w:r>
      <w:proofErr w:type="spellEnd"/>
      <w:r>
        <w:rPr>
          <w:rFonts w:hint="eastAsia"/>
        </w:rPr>
        <w:t>(c</w:t>
      </w:r>
      <w:r>
        <w:t xml:space="preserve">riteria: </w:t>
      </w:r>
      <w:proofErr w:type="spellStart"/>
      <w:r>
        <w:t>SearchCriteria</w:t>
      </w:r>
      <w:proofErr w:type="spellEnd"/>
      <w:r>
        <w:t xml:space="preserve">): </w:t>
      </w:r>
      <w:r>
        <w:rPr>
          <w:rFonts w:hint="eastAsia"/>
        </w:rPr>
        <w:t>해당 검색 조건으로 상품을 검색한다.</w:t>
      </w:r>
    </w:p>
    <w:p w14:paraId="60396D6A" w14:textId="15986150" w:rsidR="002C59AC" w:rsidRDefault="002C59AC" w:rsidP="002C59AC">
      <w:pPr>
        <w:ind w:left="800"/>
      </w:pPr>
      <w:r>
        <w:rPr>
          <w:rFonts w:hint="eastAsia"/>
        </w:rPr>
        <w:t>+</w:t>
      </w:r>
      <w:r>
        <w:t xml:space="preserve"> </w:t>
      </w:r>
      <w:proofErr w:type="spellStart"/>
      <w:r>
        <w:t>removeSearchHistory</w:t>
      </w:r>
      <w:proofErr w:type="spellEnd"/>
      <w:r>
        <w:t>(</w:t>
      </w:r>
      <w:proofErr w:type="spellStart"/>
      <w:r>
        <w:t>history_id</w:t>
      </w:r>
      <w:proofErr w:type="spellEnd"/>
      <w:r>
        <w:t xml:space="preserve">: Integer): </w:t>
      </w:r>
      <w:r>
        <w:rPr>
          <w:rFonts w:hint="eastAsia"/>
        </w:rPr>
        <w:t>특정 검색 기록을 삭제한다.</w:t>
      </w:r>
    </w:p>
    <w:p w14:paraId="11DA0212" w14:textId="6FF16B77" w:rsidR="002C59AC" w:rsidRDefault="002C59AC" w:rsidP="002C59AC">
      <w:pPr>
        <w:ind w:left="800"/>
      </w:pPr>
      <w:r>
        <w:rPr>
          <w:rFonts w:hint="eastAsia"/>
        </w:rPr>
        <w:lastRenderedPageBreak/>
        <w:t>+</w:t>
      </w:r>
      <w:r>
        <w:t xml:space="preserve"> </w:t>
      </w:r>
      <w:proofErr w:type="spellStart"/>
      <w:r>
        <w:rPr>
          <w:rFonts w:hint="eastAsia"/>
        </w:rPr>
        <w:t>g</w:t>
      </w:r>
      <w:r>
        <w:t>etSearchHistory</w:t>
      </w:r>
      <w:proofErr w:type="spellEnd"/>
      <w:r>
        <w:t>(</w:t>
      </w:r>
      <w:proofErr w:type="spellStart"/>
      <w:r>
        <w:t>user_id</w:t>
      </w:r>
      <w:proofErr w:type="spellEnd"/>
      <w:r>
        <w:t>: String)</w:t>
      </w:r>
      <w:r>
        <w:rPr>
          <w:rFonts w:hint="eastAsia"/>
        </w:rPr>
        <w:t>:</w:t>
      </w:r>
      <w:r>
        <w:t xml:space="preserve"> </w:t>
      </w:r>
      <w:r>
        <w:rPr>
          <w:rFonts w:hint="eastAsia"/>
        </w:rPr>
        <w:t>사용자의 검색 기록을 조회한다.</w:t>
      </w:r>
    </w:p>
    <w:p w14:paraId="1BB49FAE" w14:textId="31644EA6" w:rsidR="002C59AC" w:rsidRDefault="002C59AC" w:rsidP="002C59AC">
      <w:pPr>
        <w:pStyle w:val="aa"/>
        <w:numPr>
          <w:ilvl w:val="0"/>
          <w:numId w:val="29"/>
        </w:numPr>
        <w:ind w:leftChars="0"/>
      </w:pPr>
      <w:proofErr w:type="spellStart"/>
      <w:r>
        <w:rPr>
          <w:rFonts w:hint="eastAsia"/>
        </w:rPr>
        <w:t>A</w:t>
      </w:r>
      <w:r>
        <w:t>uthenticatedUse</w:t>
      </w:r>
      <w:r w:rsidR="002F2199">
        <w:rPr>
          <w:rFonts w:hint="eastAsia"/>
        </w:rPr>
        <w:t>r</w:t>
      </w:r>
      <w:proofErr w:type="spellEnd"/>
      <w:r w:rsidR="002F2199">
        <w:t xml:space="preserve"> – </w:t>
      </w:r>
      <w:r>
        <w:rPr>
          <w:rFonts w:hint="eastAsia"/>
        </w:rPr>
        <w:t>사</w:t>
      </w:r>
      <w:r w:rsidR="002F2199">
        <w:rPr>
          <w:rFonts w:hint="eastAsia"/>
        </w:rPr>
        <w:t>용자 인증 객체</w:t>
      </w:r>
    </w:p>
    <w:p w14:paraId="5FA307A8" w14:textId="49E87E97" w:rsidR="002F2199" w:rsidRDefault="002F2199" w:rsidP="002C59AC">
      <w:pPr>
        <w:pStyle w:val="aa"/>
        <w:numPr>
          <w:ilvl w:val="0"/>
          <w:numId w:val="29"/>
        </w:numPr>
        <w:ind w:leftChars="0"/>
      </w:pPr>
      <w:proofErr w:type="spellStart"/>
      <w:r>
        <w:t>SearchCriteria</w:t>
      </w:r>
      <w:proofErr w:type="spellEnd"/>
      <w:r>
        <w:t xml:space="preserve"> – </w:t>
      </w:r>
      <w:r>
        <w:rPr>
          <w:rFonts w:hint="eastAsia"/>
        </w:rPr>
        <w:t>검색 조건 객체 (D</w:t>
      </w:r>
      <w:r>
        <w:t>TO)</w:t>
      </w:r>
    </w:p>
    <w:p w14:paraId="51FEB545" w14:textId="07BEF9D9" w:rsidR="002F2199" w:rsidRDefault="002F2199" w:rsidP="002F2199">
      <w:pPr>
        <w:pStyle w:val="aa"/>
        <w:numPr>
          <w:ilvl w:val="1"/>
          <w:numId w:val="29"/>
        </w:numPr>
        <w:ind w:leftChars="0"/>
      </w:pPr>
      <w:proofErr w:type="spellStart"/>
      <w:r>
        <w:rPr>
          <w:rFonts w:hint="eastAsia"/>
        </w:rPr>
        <w:t>h</w:t>
      </w:r>
      <w:r>
        <w:t>istory_id</w:t>
      </w:r>
      <w:proofErr w:type="spellEnd"/>
      <w:r>
        <w:t xml:space="preserve">: </w:t>
      </w:r>
      <w:r>
        <w:rPr>
          <w:rFonts w:hint="eastAsia"/>
        </w:rPr>
        <w:t xml:space="preserve">검색 조건 기록용 </w:t>
      </w:r>
      <w:r>
        <w:t>ID</w:t>
      </w:r>
    </w:p>
    <w:p w14:paraId="4483A18B" w14:textId="0B3401FB" w:rsidR="002F2199" w:rsidRDefault="002F2199" w:rsidP="002F2199">
      <w:pPr>
        <w:pStyle w:val="aa"/>
        <w:numPr>
          <w:ilvl w:val="1"/>
          <w:numId w:val="29"/>
        </w:numPr>
        <w:ind w:leftChars="0"/>
      </w:pPr>
      <w:r>
        <w:rPr>
          <w:rFonts w:hint="eastAsia"/>
        </w:rPr>
        <w:t>k</w:t>
      </w:r>
      <w:r>
        <w:t xml:space="preserve">eyword: </w:t>
      </w:r>
      <w:r>
        <w:rPr>
          <w:rFonts w:hint="eastAsia"/>
        </w:rPr>
        <w:t>검색 조건으로 쓰인 키워드</w:t>
      </w:r>
    </w:p>
    <w:p w14:paraId="48357485" w14:textId="5ABCFD13" w:rsidR="002F2199" w:rsidRPr="002C59AC" w:rsidRDefault="002F2199" w:rsidP="00B24A4C">
      <w:pPr>
        <w:pStyle w:val="aa"/>
        <w:numPr>
          <w:ilvl w:val="1"/>
          <w:numId w:val="29"/>
        </w:numPr>
        <w:ind w:leftChars="0"/>
      </w:pPr>
      <w:proofErr w:type="spellStart"/>
      <w:r>
        <w:rPr>
          <w:rFonts w:hint="eastAsia"/>
        </w:rPr>
        <w:t>c</w:t>
      </w:r>
      <w:r>
        <w:t>ategory_id</w:t>
      </w:r>
      <w:proofErr w:type="spellEnd"/>
      <w:r>
        <w:t xml:space="preserve">: </w:t>
      </w:r>
      <w:r>
        <w:rPr>
          <w:rFonts w:hint="eastAsia"/>
        </w:rPr>
        <w:t>검색 조건 카테고리</w:t>
      </w:r>
    </w:p>
    <w:p w14:paraId="04BEDE2C" w14:textId="77777777" w:rsidR="002C59AC" w:rsidRDefault="002C59AC">
      <w:pPr>
        <w:rPr>
          <w:rFonts w:asciiTheme="majorHAnsi" w:eastAsiaTheme="majorEastAsia" w:hAnsiTheme="majorHAnsi" w:cstheme="majorBidi"/>
          <w:color w:val="2F5496" w:themeColor="accent1" w:themeShade="BF"/>
          <w:sz w:val="40"/>
          <w:szCs w:val="40"/>
        </w:rPr>
      </w:pPr>
      <w:bookmarkStart w:id="246" w:name="_Toc9298063"/>
      <w:bookmarkStart w:id="247" w:name="_Toc9244454"/>
      <w:r>
        <w:br w:type="page"/>
      </w:r>
    </w:p>
    <w:p w14:paraId="15008EAE" w14:textId="5B222332" w:rsidR="007F1BB9" w:rsidRDefault="007F1BB9" w:rsidP="007F1BB9">
      <w:pPr>
        <w:pStyle w:val="1"/>
      </w:pPr>
      <w:bookmarkStart w:id="248" w:name="_Toc9467819"/>
      <w:r>
        <w:lastRenderedPageBreak/>
        <w:t>S</w:t>
      </w:r>
      <w:r w:rsidR="000A4C3B">
        <w:t>ystem Architecture</w:t>
      </w:r>
      <w:r>
        <w:t xml:space="preserve"> </w:t>
      </w:r>
      <w:r w:rsidR="0056636E">
        <w:t>–</w:t>
      </w:r>
      <w:r>
        <w:t xml:space="preserve"> </w:t>
      </w:r>
      <w:commentRangeStart w:id="249"/>
      <w:r>
        <w:rPr>
          <w:rFonts w:hint="eastAsia"/>
        </w:rPr>
        <w:t>B</w:t>
      </w:r>
      <w:r>
        <w:t>ackend</w:t>
      </w:r>
      <w:bookmarkEnd w:id="246"/>
      <w:bookmarkEnd w:id="247"/>
      <w:commentRangeEnd w:id="249"/>
      <w:r w:rsidR="00ED229A">
        <w:rPr>
          <w:rStyle w:val="afc"/>
          <w:rFonts w:asciiTheme="minorHAnsi" w:eastAsiaTheme="minorEastAsia" w:hAnsiTheme="minorHAnsi" w:cstheme="minorBidi"/>
          <w:color w:val="auto"/>
        </w:rPr>
        <w:commentReference w:id="249"/>
      </w:r>
      <w:bookmarkEnd w:id="248"/>
    </w:p>
    <w:p w14:paraId="47AD1D3D" w14:textId="77777777" w:rsidR="00F87115" w:rsidRPr="00F87115" w:rsidRDefault="00F87115" w:rsidP="00F87115"/>
    <w:p w14:paraId="516E5904" w14:textId="6FCAA8E2" w:rsidR="0056636E" w:rsidRDefault="0056636E" w:rsidP="00D5543C">
      <w:pPr>
        <w:pStyle w:val="2"/>
      </w:pPr>
      <w:bookmarkStart w:id="250" w:name="_Toc9298064"/>
      <w:bookmarkStart w:id="251" w:name="_Toc9244455"/>
      <w:bookmarkStart w:id="252" w:name="_Toc9467820"/>
      <w:r>
        <w:rPr>
          <w:rFonts w:hint="eastAsia"/>
        </w:rPr>
        <w:t>O</w:t>
      </w:r>
      <w:r>
        <w:t>bjectives</w:t>
      </w:r>
      <w:bookmarkEnd w:id="250"/>
      <w:bookmarkEnd w:id="251"/>
      <w:bookmarkEnd w:id="252"/>
    </w:p>
    <w:p w14:paraId="4CBDD525" w14:textId="77777777" w:rsidR="00F87115" w:rsidRPr="00F87115" w:rsidRDefault="00F87115" w:rsidP="00F87115"/>
    <w:p w14:paraId="19FCBBE5" w14:textId="6C619062" w:rsidR="00F87115" w:rsidRDefault="00F87115" w:rsidP="00F87115">
      <w:r>
        <w:rPr>
          <w:rFonts w:hint="eastAsia"/>
        </w:rPr>
        <w:t>이번 챕터에서는</w:t>
      </w:r>
      <w:r>
        <w:t xml:space="preserve"> </w:t>
      </w:r>
      <w:r>
        <w:rPr>
          <w:rFonts w:hint="eastAsia"/>
        </w:rPr>
        <w:t xml:space="preserve">전체 시스템 중 사용자와의 상호작용을 담당하는 </w:t>
      </w:r>
      <w:proofErr w:type="spellStart"/>
      <w:r>
        <w:rPr>
          <w:rFonts w:hint="eastAsia"/>
        </w:rPr>
        <w:t>프론트엔드를</w:t>
      </w:r>
      <w:proofErr w:type="spellEnd"/>
      <w:r>
        <w:rPr>
          <w:rFonts w:hint="eastAsia"/>
        </w:rPr>
        <w:t xml:space="preserve"> 제외한 </w:t>
      </w:r>
      <w:proofErr w:type="spellStart"/>
      <w:r>
        <w:rPr>
          <w:rFonts w:hint="eastAsia"/>
        </w:rPr>
        <w:t>백엔드</w:t>
      </w:r>
      <w:proofErr w:type="spellEnd"/>
      <w:r>
        <w:rPr>
          <w:rFonts w:hint="eastAsia"/>
        </w:rPr>
        <w:t xml:space="preserve"> 시스템과 각 서브시스템의 구조에 대해 설명한다.</w:t>
      </w:r>
    </w:p>
    <w:p w14:paraId="75ECEC18" w14:textId="77777777" w:rsidR="00F87115" w:rsidRPr="00F87115" w:rsidRDefault="00F87115" w:rsidP="00F87115"/>
    <w:p w14:paraId="05285293" w14:textId="5511037C" w:rsidR="00DA13C2" w:rsidRDefault="00DA13C2" w:rsidP="00DA13C2">
      <w:pPr>
        <w:pStyle w:val="2"/>
        <w:rPr>
          <w:ins w:id="253" w:author="Kim Junhyun" w:date="2019-05-21T07:07:00Z"/>
        </w:rPr>
      </w:pPr>
      <w:bookmarkStart w:id="254" w:name="_Toc9467821"/>
      <w:ins w:id="255" w:author="Kim Junhyun" w:date="2019-05-21T07:07:00Z">
        <w:r>
          <w:rPr>
            <w:rFonts w:hint="eastAsia"/>
          </w:rPr>
          <w:t>O</w:t>
        </w:r>
        <w:r>
          <w:t>verall</w:t>
        </w:r>
        <w:r w:rsidR="006D16A5">
          <w:t xml:space="preserve"> Architecture</w:t>
        </w:r>
        <w:bookmarkEnd w:id="254"/>
      </w:ins>
    </w:p>
    <w:p w14:paraId="5443DE77" w14:textId="77777777" w:rsidR="00F87115" w:rsidRDefault="00DA13C2" w:rsidP="00F87115">
      <w:pPr>
        <w:keepNext/>
        <w:jc w:val="center"/>
      </w:pPr>
      <w:ins w:id="256" w:author="Kim Junhyun" w:date="2019-05-21T07:07:00Z">
        <w:r>
          <w:rPr>
            <w:rFonts w:hint="eastAsia"/>
            <w:noProof/>
          </w:rPr>
          <w:drawing>
            <wp:inline distT="0" distB="0" distL="0" distR="0" wp14:anchorId="4DA3AA75" wp14:editId="628246AF">
              <wp:extent cx="4867275" cy="2686007"/>
              <wp:effectExtent l="0" t="0" r="0" b="635"/>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system-architecture-backen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4597" cy="2690048"/>
                      </a:xfrm>
                      <a:prstGeom prst="rect">
                        <a:avLst/>
                      </a:prstGeom>
                    </pic:spPr>
                  </pic:pic>
                </a:graphicData>
              </a:graphic>
            </wp:inline>
          </w:drawing>
        </w:r>
      </w:ins>
    </w:p>
    <w:p w14:paraId="1C6074A8" w14:textId="07021082" w:rsidR="00DA13C2" w:rsidRDefault="00F87115" w:rsidP="00F87115">
      <w:pPr>
        <w:pStyle w:val="ab"/>
        <w:jc w:val="center"/>
        <w:rPr>
          <w:ins w:id="257" w:author="Kim Junhyun" w:date="2019-05-21T07:07:00Z"/>
        </w:rPr>
      </w:pPr>
      <w:r>
        <w:t xml:space="preserve">Diagram </w:t>
      </w:r>
      <w:r>
        <w:fldChar w:fldCharType="begin"/>
      </w:r>
      <w:r>
        <w:instrText xml:space="preserve"> SEQ Diagram \* ARABIC </w:instrText>
      </w:r>
      <w:r>
        <w:fldChar w:fldCharType="separate"/>
      </w:r>
      <w:r>
        <w:rPr>
          <w:noProof/>
        </w:rPr>
        <w:t>10</w:t>
      </w:r>
      <w:r>
        <w:fldChar w:fldCharType="end"/>
      </w:r>
      <w:r>
        <w:rPr>
          <w:rFonts w:hint="eastAsia"/>
        </w:rPr>
        <w:t>:</w:t>
      </w:r>
      <w:r>
        <w:t xml:space="preserve"> System Architecture - Backend - Overall</w:t>
      </w:r>
    </w:p>
    <w:p w14:paraId="1AB4DEC7" w14:textId="0282E856" w:rsidR="00B474C4" w:rsidRDefault="00F87115" w:rsidP="00DA13C2">
      <w:proofErr w:type="spellStart"/>
      <w:r>
        <w:rPr>
          <w:rFonts w:hint="eastAsia"/>
        </w:rPr>
        <w:t>백엔드</w:t>
      </w:r>
      <w:proofErr w:type="spellEnd"/>
      <w:r>
        <w:rPr>
          <w:rFonts w:hint="eastAsia"/>
        </w:rPr>
        <w:t xml:space="preserve"> 시스템의 전체적인 구조는 위와 같은데,</w:t>
      </w:r>
      <w:r>
        <w:t xml:space="preserve"> Frontend</w:t>
      </w:r>
      <w:r>
        <w:rPr>
          <w:rFonts w:hint="eastAsia"/>
        </w:rPr>
        <w:t xml:space="preserve">와의 직접적인 통신을 담당하는 </w:t>
      </w:r>
      <w:r>
        <w:t>Application Server</w:t>
      </w:r>
      <w:r>
        <w:rPr>
          <w:rFonts w:hint="eastAsia"/>
        </w:rPr>
        <w:t>(회색 직사각형)에서 데이터베이스,</w:t>
      </w:r>
      <w:r>
        <w:t xml:space="preserve"> Review Collecting System, Review Analysis System</w:t>
      </w:r>
      <w:r>
        <w:rPr>
          <w:rFonts w:hint="eastAsia"/>
        </w:rPr>
        <w:t>을 호출하는 구조로 되어 있다.</w:t>
      </w:r>
    </w:p>
    <w:p w14:paraId="7317DAD2" w14:textId="77777777" w:rsidR="00B474C4" w:rsidRDefault="00B474C4">
      <w:r>
        <w:br w:type="page"/>
      </w:r>
    </w:p>
    <w:p w14:paraId="1159C3F3" w14:textId="77777777" w:rsidR="006B0CF9" w:rsidRDefault="0056636E" w:rsidP="00D5543C">
      <w:pPr>
        <w:pStyle w:val="2"/>
      </w:pPr>
      <w:bookmarkStart w:id="258" w:name="_Toc9298065"/>
      <w:bookmarkStart w:id="259" w:name="_Toc9244456"/>
      <w:bookmarkStart w:id="260" w:name="_Toc9467822"/>
      <w:r>
        <w:rPr>
          <w:rFonts w:hint="eastAsia"/>
        </w:rPr>
        <w:lastRenderedPageBreak/>
        <w:t>S</w:t>
      </w:r>
      <w:r>
        <w:t>ubcomponents</w:t>
      </w:r>
      <w:bookmarkEnd w:id="258"/>
      <w:bookmarkEnd w:id="259"/>
      <w:bookmarkEnd w:id="260"/>
    </w:p>
    <w:p w14:paraId="3BBEFE6B" w14:textId="26395EB0" w:rsidR="00B42D05" w:rsidRDefault="00B42D05" w:rsidP="00AD34CE">
      <w:pPr>
        <w:pStyle w:val="3"/>
      </w:pPr>
      <w:bookmarkStart w:id="261" w:name="_Toc9298066"/>
      <w:bookmarkStart w:id="262" w:name="_Toc9244457"/>
      <w:bookmarkStart w:id="263" w:name="_Toc9467823"/>
      <w:r>
        <w:t>Application</w:t>
      </w:r>
      <w:bookmarkEnd w:id="261"/>
      <w:bookmarkEnd w:id="262"/>
      <w:r w:rsidR="00F87115">
        <w:t xml:space="preserve"> </w:t>
      </w:r>
      <w:r w:rsidR="00F87115">
        <w:rPr>
          <w:rFonts w:hint="eastAsia"/>
        </w:rPr>
        <w:t>S</w:t>
      </w:r>
      <w:r w:rsidR="00F87115">
        <w:t>erver</w:t>
      </w:r>
      <w:bookmarkEnd w:id="263"/>
    </w:p>
    <w:p w14:paraId="32311904" w14:textId="578CEF38" w:rsidR="00FD397F" w:rsidRPr="00F87115" w:rsidRDefault="00FD397F" w:rsidP="00FD397F"/>
    <w:p w14:paraId="257C3286" w14:textId="77777777" w:rsidR="00881B00" w:rsidRDefault="00881B00" w:rsidP="00881B00">
      <w:pPr>
        <w:keepNext/>
        <w:jc w:val="right"/>
      </w:pPr>
      <w:r>
        <w:rPr>
          <w:rFonts w:hint="eastAsia"/>
          <w:noProof/>
        </w:rPr>
        <w:drawing>
          <wp:inline distT="0" distB="0" distL="0" distR="0" wp14:anchorId="4AD9EFE5" wp14:editId="02B669FD">
            <wp:extent cx="6069127" cy="2544792"/>
            <wp:effectExtent l="0" t="0" r="8255" b="8255"/>
            <wp:docPr id="309" name="그림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9955" cy="2545139"/>
                    </a:xfrm>
                    <a:prstGeom prst="rect">
                      <a:avLst/>
                    </a:prstGeom>
                    <a:noFill/>
                    <a:ln>
                      <a:noFill/>
                    </a:ln>
                  </pic:spPr>
                </pic:pic>
              </a:graphicData>
            </a:graphic>
          </wp:inline>
        </w:drawing>
      </w:r>
    </w:p>
    <w:p w14:paraId="50C687CA" w14:textId="782B94A9" w:rsidR="00881B00" w:rsidRPr="00881B00" w:rsidRDefault="00881B00" w:rsidP="00881B00">
      <w:pPr>
        <w:pStyle w:val="ab"/>
        <w:jc w:val="center"/>
      </w:pPr>
      <w:r>
        <w:t xml:space="preserve">Diagram </w:t>
      </w:r>
      <w:r>
        <w:fldChar w:fldCharType="begin"/>
      </w:r>
      <w:r>
        <w:instrText xml:space="preserve"> SEQ Diagram \* ARABIC </w:instrText>
      </w:r>
      <w:r>
        <w:fldChar w:fldCharType="separate"/>
      </w:r>
      <w:r w:rsidR="00F87115">
        <w:rPr>
          <w:noProof/>
        </w:rPr>
        <w:t>11</w:t>
      </w:r>
      <w:r>
        <w:fldChar w:fldCharType="end"/>
      </w:r>
      <w:r>
        <w:t>: System Architecture – Backend –</w:t>
      </w:r>
      <w:r w:rsidR="00F87115">
        <w:t xml:space="preserve"> </w:t>
      </w:r>
      <w:r>
        <w:t>Application</w:t>
      </w:r>
      <w:r w:rsidR="00F87115">
        <w:t xml:space="preserve"> Server</w:t>
      </w:r>
    </w:p>
    <w:p w14:paraId="2933311B" w14:textId="6FB9031B" w:rsidR="00B42D05" w:rsidRDefault="00B42D05" w:rsidP="00881B00">
      <w:pPr>
        <w:pStyle w:val="aa"/>
        <w:numPr>
          <w:ilvl w:val="0"/>
          <w:numId w:val="11"/>
        </w:numPr>
        <w:ind w:leftChars="0"/>
      </w:pPr>
      <w:r>
        <w:t>Request Handler</w:t>
      </w:r>
      <w:r w:rsidR="00881B00">
        <w:t xml:space="preserve">: </w:t>
      </w:r>
      <w:proofErr w:type="spellStart"/>
      <w:r w:rsidR="00EB0587">
        <w:rPr>
          <w:rFonts w:hint="eastAsia"/>
        </w:rPr>
        <w:t>프론트엔드</w:t>
      </w:r>
      <w:proofErr w:type="spellEnd"/>
      <w:r w:rsidR="00A162BD">
        <w:rPr>
          <w:rFonts w:hint="eastAsia"/>
        </w:rPr>
        <w:t xml:space="preserve"> 요청 처리 객체</w:t>
      </w:r>
    </w:p>
    <w:p w14:paraId="27B92470" w14:textId="23F68EC9" w:rsidR="00A162BD" w:rsidRDefault="00A162BD" w:rsidP="00A162BD">
      <w:pPr>
        <w:pStyle w:val="aa"/>
        <w:numPr>
          <w:ilvl w:val="1"/>
          <w:numId w:val="33"/>
        </w:numPr>
        <w:ind w:leftChars="0"/>
      </w:pPr>
      <w:r>
        <w:rPr>
          <w:rFonts w:hint="eastAsia"/>
        </w:rPr>
        <w:t>a</w:t>
      </w:r>
      <w:r>
        <w:t xml:space="preserve">ttributes: </w:t>
      </w:r>
      <w:r>
        <w:rPr>
          <w:rFonts w:hint="eastAsia"/>
        </w:rPr>
        <w:t>없음</w:t>
      </w:r>
    </w:p>
    <w:p w14:paraId="44D08C63" w14:textId="039F5411" w:rsidR="00A162BD" w:rsidRDefault="00A162BD" w:rsidP="00A162BD">
      <w:pPr>
        <w:pStyle w:val="aa"/>
        <w:numPr>
          <w:ilvl w:val="1"/>
          <w:numId w:val="33"/>
        </w:numPr>
        <w:ind w:leftChars="0"/>
      </w:pPr>
      <w:proofErr w:type="spellStart"/>
      <w:r>
        <w:rPr>
          <w:rFonts w:hint="eastAsia"/>
        </w:rPr>
        <w:t>p</w:t>
      </w:r>
      <w:r>
        <w:t>rocessRequest</w:t>
      </w:r>
      <w:proofErr w:type="spellEnd"/>
      <w:r>
        <w:t>(request: Request):</w:t>
      </w:r>
      <w:r w:rsidR="00FD397F">
        <w:t xml:space="preserve"> </w:t>
      </w:r>
      <w:r w:rsidR="00FD397F">
        <w:rPr>
          <w:rFonts w:hint="eastAsia"/>
        </w:rPr>
        <w:t>서버로 들어온 요청을 각 컨트롤러로 분배해 처리하고 요청을 반환하는 메서드</w:t>
      </w:r>
    </w:p>
    <w:p w14:paraId="17F500B6" w14:textId="092F9FD9" w:rsidR="00FD397F" w:rsidRDefault="00B42D05" w:rsidP="00FD397F">
      <w:pPr>
        <w:pStyle w:val="aa"/>
        <w:numPr>
          <w:ilvl w:val="0"/>
          <w:numId w:val="11"/>
        </w:numPr>
        <w:ind w:leftChars="0"/>
      </w:pPr>
      <w:r>
        <w:rPr>
          <w:rFonts w:hint="eastAsia"/>
        </w:rPr>
        <w:t>C</w:t>
      </w:r>
      <w:r>
        <w:t>ontrollers</w:t>
      </w:r>
      <w:r w:rsidR="00FD397F">
        <w:t>(</w:t>
      </w:r>
      <w:r w:rsidR="00FD397F">
        <w:rPr>
          <w:rFonts w:hint="eastAsia"/>
        </w:rPr>
        <w:t>공통)</w:t>
      </w:r>
    </w:p>
    <w:p w14:paraId="7F7978F7" w14:textId="3C848CA0" w:rsidR="00FD397F" w:rsidRDefault="00FD397F" w:rsidP="00FD397F">
      <w:pPr>
        <w:pStyle w:val="aa"/>
        <w:ind w:leftChars="0" w:left="760"/>
      </w:pPr>
      <w:r>
        <w:t xml:space="preserve">A. attributes: </w:t>
      </w:r>
      <w:r>
        <w:rPr>
          <w:rFonts w:hint="eastAsia"/>
        </w:rPr>
        <w:t>없음</w:t>
      </w:r>
    </w:p>
    <w:p w14:paraId="32996AC9" w14:textId="50A18225" w:rsidR="00FD397F" w:rsidRDefault="00FD397F" w:rsidP="00FD397F">
      <w:pPr>
        <w:ind w:left="760"/>
      </w:pPr>
      <w:r>
        <w:t xml:space="preserve">B. </w:t>
      </w:r>
      <w:proofErr w:type="spellStart"/>
      <w:r>
        <w:t>getEntity</w:t>
      </w:r>
      <w:proofErr w:type="spellEnd"/>
      <w:r>
        <w:t>(</w:t>
      </w:r>
      <w:proofErr w:type="spellStart"/>
      <w:r>
        <w:t>entity_id</w:t>
      </w:r>
      <w:proofErr w:type="spellEnd"/>
      <w:r>
        <w:t xml:space="preserve">): </w:t>
      </w:r>
      <w:r>
        <w:rPr>
          <w:rFonts w:hint="eastAsia"/>
        </w:rPr>
        <w:t>엔티티를 가져오는 메서드</w:t>
      </w:r>
    </w:p>
    <w:p w14:paraId="5F0AAEF1" w14:textId="3527A624" w:rsidR="00FD397F" w:rsidRDefault="00FD397F" w:rsidP="00FD397F">
      <w:pPr>
        <w:ind w:left="760"/>
      </w:pPr>
      <w:r>
        <w:rPr>
          <w:rFonts w:hint="eastAsia"/>
        </w:rPr>
        <w:t>C</w:t>
      </w:r>
      <w:r>
        <w:t xml:space="preserve">. </w:t>
      </w:r>
      <w:proofErr w:type="spellStart"/>
      <w:proofErr w:type="gramStart"/>
      <w:r>
        <w:t>fetchEntities</w:t>
      </w:r>
      <w:proofErr w:type="spellEnd"/>
      <w:r>
        <w:t>(</w:t>
      </w:r>
      <w:proofErr w:type="gramEnd"/>
      <w:r>
        <w:t xml:space="preserve">criteria: List&lt;String&gt;) </w:t>
      </w:r>
      <w:r>
        <w:rPr>
          <w:rFonts w:hint="eastAsia"/>
        </w:rPr>
        <w:t>검색 조건에 맞는 엔티티의 리스트를 가져오는 메서드</w:t>
      </w:r>
    </w:p>
    <w:p w14:paraId="3E486C28" w14:textId="56DE390D" w:rsidR="00FD397F" w:rsidRDefault="00FD397F" w:rsidP="00FD397F">
      <w:pPr>
        <w:ind w:left="760"/>
      </w:pPr>
      <w:r>
        <w:rPr>
          <w:rFonts w:hint="eastAsia"/>
        </w:rPr>
        <w:t>D</w:t>
      </w:r>
      <w:r>
        <w:t xml:space="preserve">. </w:t>
      </w:r>
      <w:proofErr w:type="spellStart"/>
      <w:proofErr w:type="gramStart"/>
      <w:r>
        <w:t>createEntity</w:t>
      </w:r>
      <w:proofErr w:type="spellEnd"/>
      <w:r>
        <w:t>(</w:t>
      </w:r>
      <w:proofErr w:type="gramEnd"/>
      <w:r>
        <w:t xml:space="preserve">entity: Entity): </w:t>
      </w:r>
      <w:r>
        <w:rPr>
          <w:rFonts w:hint="eastAsia"/>
        </w:rPr>
        <w:t>엔티티를 생성하는 메서드</w:t>
      </w:r>
    </w:p>
    <w:p w14:paraId="263F7A85" w14:textId="6444FB07" w:rsidR="00FD397F" w:rsidRDefault="00FD397F" w:rsidP="00FD397F">
      <w:pPr>
        <w:ind w:left="760"/>
      </w:pPr>
      <w:r>
        <w:t xml:space="preserve">E. </w:t>
      </w:r>
      <w:proofErr w:type="spellStart"/>
      <w:proofErr w:type="gramStart"/>
      <w:r>
        <w:t>modifyEntity</w:t>
      </w:r>
      <w:proofErr w:type="spellEnd"/>
      <w:r>
        <w:t>(</w:t>
      </w:r>
      <w:proofErr w:type="gramEnd"/>
      <w:r>
        <w:t xml:space="preserve">entity: Entity): </w:t>
      </w:r>
      <w:r>
        <w:rPr>
          <w:rFonts w:hint="eastAsia"/>
        </w:rPr>
        <w:t>엔티티를 수정하는 메서드</w:t>
      </w:r>
    </w:p>
    <w:p w14:paraId="3D3C38F2" w14:textId="31E27EB1" w:rsidR="00FD397F" w:rsidRDefault="00FD397F" w:rsidP="00FD397F">
      <w:pPr>
        <w:ind w:left="760"/>
      </w:pPr>
      <w:r>
        <w:rPr>
          <w:rFonts w:hint="eastAsia"/>
        </w:rPr>
        <w:lastRenderedPageBreak/>
        <w:t>F</w:t>
      </w:r>
      <w:r>
        <w:t xml:space="preserve">. </w:t>
      </w:r>
      <w:proofErr w:type="spellStart"/>
      <w:r>
        <w:t>deleteEntity</w:t>
      </w:r>
      <w:proofErr w:type="spellEnd"/>
      <w:r>
        <w:t>(</w:t>
      </w:r>
      <w:proofErr w:type="spellStart"/>
      <w:r>
        <w:t>entity_id</w:t>
      </w:r>
      <w:proofErr w:type="spellEnd"/>
      <w:r>
        <w:t xml:space="preserve">): </w:t>
      </w:r>
      <w:r>
        <w:rPr>
          <w:rFonts w:hint="eastAsia"/>
        </w:rPr>
        <w:t>엔티티를 삭제하는 메서드</w:t>
      </w:r>
    </w:p>
    <w:p w14:paraId="20A63587" w14:textId="59232910" w:rsidR="00B42D05" w:rsidRDefault="00B42D05" w:rsidP="00B42D05">
      <w:pPr>
        <w:pStyle w:val="aa"/>
        <w:numPr>
          <w:ilvl w:val="0"/>
          <w:numId w:val="11"/>
        </w:numPr>
        <w:ind w:leftChars="0"/>
      </w:pPr>
      <w:r>
        <w:t>Service Manager</w:t>
      </w:r>
    </w:p>
    <w:p w14:paraId="34EB1FB5" w14:textId="13541248" w:rsidR="00FD397F" w:rsidRDefault="00FD397F" w:rsidP="00FD397F">
      <w:pPr>
        <w:ind w:left="760"/>
      </w:pPr>
      <w:r>
        <w:rPr>
          <w:rFonts w:hint="eastAsia"/>
        </w:rPr>
        <w:t xml:space="preserve">A. </w:t>
      </w:r>
      <w:proofErr w:type="spellStart"/>
      <w:proofErr w:type="gramStart"/>
      <w:r>
        <w:t>invokeReviewCrawler</w:t>
      </w:r>
      <w:proofErr w:type="spellEnd"/>
      <w:r>
        <w:t>(</w:t>
      </w:r>
      <w:proofErr w:type="gramEnd"/>
      <w:r>
        <w:t xml:space="preserve">): </w:t>
      </w:r>
      <w:r>
        <w:rPr>
          <w:rFonts w:hint="eastAsia"/>
        </w:rPr>
        <w:t xml:space="preserve">리뷰 </w:t>
      </w:r>
      <w:proofErr w:type="spellStart"/>
      <w:r>
        <w:rPr>
          <w:rFonts w:hint="eastAsia"/>
        </w:rPr>
        <w:t>크롤러를</w:t>
      </w:r>
      <w:proofErr w:type="spellEnd"/>
      <w:r>
        <w:rPr>
          <w:rFonts w:hint="eastAsia"/>
        </w:rPr>
        <w:t xml:space="preserve"> 실행하는 메서드</w:t>
      </w:r>
    </w:p>
    <w:p w14:paraId="1B4DFE45" w14:textId="1C9EA67B" w:rsidR="00FD397F" w:rsidRDefault="00FD397F" w:rsidP="00FD397F">
      <w:pPr>
        <w:ind w:left="760"/>
      </w:pPr>
      <w:r>
        <w:rPr>
          <w:rFonts w:hint="eastAsia"/>
        </w:rPr>
        <w:t>B</w:t>
      </w:r>
      <w:r>
        <w:t xml:space="preserve">. </w:t>
      </w:r>
      <w:proofErr w:type="spellStart"/>
      <w:proofErr w:type="gramStart"/>
      <w:r>
        <w:t>invokeReviewAnalyzer</w:t>
      </w:r>
      <w:proofErr w:type="spellEnd"/>
      <w:r>
        <w:t>(</w:t>
      </w:r>
      <w:proofErr w:type="gramEnd"/>
      <w:r>
        <w:t xml:space="preserve">review: </w:t>
      </w:r>
      <w:proofErr w:type="spellStart"/>
      <w:r>
        <w:t>Reviwer</w:t>
      </w:r>
      <w:proofErr w:type="spellEnd"/>
      <w:r>
        <w:t>)</w:t>
      </w:r>
      <w:r>
        <w:rPr>
          <w:rFonts w:hint="eastAsia"/>
        </w:rPr>
        <w:t>:</w:t>
      </w:r>
      <w:r>
        <w:t xml:space="preserve"> </w:t>
      </w:r>
      <w:r>
        <w:rPr>
          <w:rFonts w:hint="eastAsia"/>
        </w:rPr>
        <w:t>해당 리뷰에 대한 분석을 실행하는 메서드</w:t>
      </w:r>
    </w:p>
    <w:p w14:paraId="23604DDE" w14:textId="0D6577A8" w:rsidR="00B42D05" w:rsidRDefault="00B42D05" w:rsidP="00B42D05">
      <w:pPr>
        <w:pStyle w:val="aa"/>
        <w:numPr>
          <w:ilvl w:val="0"/>
          <w:numId w:val="11"/>
        </w:numPr>
        <w:ind w:leftChars="0"/>
      </w:pPr>
      <w:r>
        <w:rPr>
          <w:rFonts w:hint="eastAsia"/>
        </w:rPr>
        <w:t>A</w:t>
      </w:r>
      <w:r>
        <w:t>uthentication Manager</w:t>
      </w:r>
    </w:p>
    <w:p w14:paraId="62EFE111" w14:textId="210A84B8" w:rsidR="00FD397F" w:rsidRDefault="00FD397F" w:rsidP="00B1530F">
      <w:pPr>
        <w:pStyle w:val="aa"/>
        <w:numPr>
          <w:ilvl w:val="1"/>
          <w:numId w:val="36"/>
        </w:numPr>
        <w:ind w:leftChars="0"/>
      </w:pPr>
      <w:r>
        <w:t>login(id: String, pw: String)</w:t>
      </w:r>
      <w:r>
        <w:rPr>
          <w:rFonts w:hint="eastAsia"/>
        </w:rPr>
        <w:t>:</w:t>
      </w:r>
      <w:r>
        <w:t xml:space="preserve"> ID/PW</w:t>
      </w:r>
      <w:r>
        <w:rPr>
          <w:rFonts w:hint="eastAsia"/>
        </w:rPr>
        <w:t>로 로그인</w:t>
      </w:r>
      <w:r w:rsidR="00786A24">
        <w:rPr>
          <w:rFonts w:hint="eastAsia"/>
        </w:rPr>
        <w:t>하고 인증 토큰을 발급하는 메서드</w:t>
      </w:r>
    </w:p>
    <w:p w14:paraId="08AC19A3" w14:textId="063ED066" w:rsidR="00FD397F" w:rsidRDefault="00FD397F" w:rsidP="00B1530F">
      <w:pPr>
        <w:pStyle w:val="aa"/>
        <w:numPr>
          <w:ilvl w:val="1"/>
          <w:numId w:val="36"/>
        </w:numPr>
        <w:ind w:leftChars="0"/>
      </w:pPr>
      <w:proofErr w:type="spellStart"/>
      <w:r>
        <w:rPr>
          <w:rFonts w:hint="eastAsia"/>
        </w:rPr>
        <w:t>i</w:t>
      </w:r>
      <w:r>
        <w:t>sLogin</w:t>
      </w:r>
      <w:proofErr w:type="spellEnd"/>
      <w:r>
        <w:t>(</w:t>
      </w:r>
      <w:r w:rsidR="00C64B0A">
        <w:t>token</w:t>
      </w:r>
      <w:r w:rsidR="00B1530F">
        <w:t>: String</w:t>
      </w:r>
      <w:r>
        <w:t>)</w:t>
      </w:r>
      <w:r>
        <w:rPr>
          <w:rFonts w:hint="eastAsia"/>
        </w:rPr>
        <w:t>:</w:t>
      </w:r>
      <w:r>
        <w:t xml:space="preserve"> </w:t>
      </w:r>
      <w:r>
        <w:rPr>
          <w:rFonts w:hint="eastAsia"/>
        </w:rPr>
        <w:t xml:space="preserve">인증이 필요한 </w:t>
      </w:r>
      <w:r w:rsidR="00B1530F">
        <w:rPr>
          <w:rFonts w:hint="eastAsia"/>
        </w:rPr>
        <w:t>로직에서 사용</w:t>
      </w:r>
      <w:r w:rsidR="00C64B0A">
        <w:rPr>
          <w:rFonts w:hint="eastAsia"/>
        </w:rPr>
        <w:t>자가</w:t>
      </w:r>
      <w:r w:rsidR="00B1530F">
        <w:rPr>
          <w:rFonts w:hint="eastAsia"/>
        </w:rPr>
        <w:t xml:space="preserve"> </w:t>
      </w:r>
      <w:r w:rsidR="00C64B0A">
        <w:rPr>
          <w:rFonts w:hint="eastAsia"/>
        </w:rPr>
        <w:t xml:space="preserve">유효한 </w:t>
      </w:r>
      <w:r w:rsidR="00B1530F">
        <w:rPr>
          <w:rFonts w:hint="eastAsia"/>
        </w:rPr>
        <w:t>로그인</w:t>
      </w:r>
      <w:r w:rsidR="00C64B0A">
        <w:rPr>
          <w:rFonts w:hint="eastAsia"/>
        </w:rPr>
        <w:t xml:space="preserve"> 토큰을 가지고 있는</w:t>
      </w:r>
      <w:r w:rsidR="00B1530F">
        <w:rPr>
          <w:rFonts w:hint="eastAsia"/>
        </w:rPr>
        <w:t xml:space="preserve">지 확인하는 메서드 </w:t>
      </w:r>
    </w:p>
    <w:p w14:paraId="2002A225" w14:textId="6E6BD69D" w:rsidR="00B1530F" w:rsidRDefault="00B1530F" w:rsidP="00B1530F">
      <w:pPr>
        <w:pStyle w:val="aa"/>
        <w:numPr>
          <w:ilvl w:val="1"/>
          <w:numId w:val="36"/>
        </w:numPr>
        <w:ind w:leftChars="0"/>
      </w:pPr>
      <w:proofErr w:type="spellStart"/>
      <w:r>
        <w:rPr>
          <w:rFonts w:hint="eastAsia"/>
        </w:rPr>
        <w:t>g</w:t>
      </w:r>
      <w:r>
        <w:t>etAuthentication</w:t>
      </w:r>
      <w:proofErr w:type="spellEnd"/>
      <w:r>
        <w:t>(</w:t>
      </w:r>
      <w:proofErr w:type="spellStart"/>
      <w:r>
        <w:t>sessionId</w:t>
      </w:r>
      <w:proofErr w:type="spellEnd"/>
      <w:r>
        <w:t>: String)</w:t>
      </w:r>
      <w:r>
        <w:rPr>
          <w:rFonts w:hint="eastAsia"/>
        </w:rPr>
        <w:t xml:space="preserve">: </w:t>
      </w:r>
      <w:r w:rsidR="00C64B0A">
        <w:rPr>
          <w:rFonts w:hint="eastAsia"/>
        </w:rPr>
        <w:t>로그인 토큰을</w:t>
      </w:r>
      <w:r>
        <w:rPr>
          <w:rFonts w:hint="eastAsia"/>
        </w:rPr>
        <w:t xml:space="preserve"> 바탕으로 현재 접속한 사용자의 정보를 불러오는 메서드 </w:t>
      </w:r>
    </w:p>
    <w:p w14:paraId="6D9AE146" w14:textId="3B4EFBD9" w:rsidR="00B1530F" w:rsidRDefault="00B42D05" w:rsidP="00B1530F">
      <w:pPr>
        <w:pStyle w:val="aa"/>
        <w:numPr>
          <w:ilvl w:val="0"/>
          <w:numId w:val="11"/>
        </w:numPr>
        <w:ind w:leftChars="0"/>
      </w:pPr>
      <w:r>
        <w:t>Database Handler</w:t>
      </w:r>
    </w:p>
    <w:p w14:paraId="602089A0" w14:textId="20BEF139" w:rsidR="00B1530F" w:rsidRDefault="00B1530F" w:rsidP="00B1530F">
      <w:pPr>
        <w:pStyle w:val="aa"/>
        <w:numPr>
          <w:ilvl w:val="1"/>
          <w:numId w:val="35"/>
        </w:numPr>
        <w:ind w:leftChars="0"/>
      </w:pPr>
      <w:r>
        <w:t>read(query: String)</w:t>
      </w:r>
      <w:r>
        <w:rPr>
          <w:rFonts w:hint="eastAsia"/>
        </w:rPr>
        <w:t>:</w:t>
      </w:r>
      <w:r>
        <w:t xml:space="preserve"> </w:t>
      </w:r>
      <w:r>
        <w:rPr>
          <w:rFonts w:hint="eastAsia"/>
        </w:rPr>
        <w:t>데이터베이스 조회 쿼리 스트링을 데이터베이스에</w:t>
      </w:r>
      <w:r>
        <w:t xml:space="preserve"> </w:t>
      </w:r>
      <w:r>
        <w:rPr>
          <w:rFonts w:hint="eastAsia"/>
        </w:rPr>
        <w:t>질의한다.</w:t>
      </w:r>
    </w:p>
    <w:p w14:paraId="29521D11" w14:textId="41B10CC7" w:rsidR="00B1530F" w:rsidRPr="00B42D05" w:rsidRDefault="00B1530F" w:rsidP="00B1530F">
      <w:pPr>
        <w:pStyle w:val="aa"/>
        <w:numPr>
          <w:ilvl w:val="1"/>
          <w:numId w:val="35"/>
        </w:numPr>
        <w:ind w:leftChars="0"/>
      </w:pPr>
      <w:r>
        <w:rPr>
          <w:rFonts w:hint="eastAsia"/>
        </w:rPr>
        <w:t>w</w:t>
      </w:r>
      <w:r>
        <w:t>rite(query: String)</w:t>
      </w:r>
      <w:r>
        <w:rPr>
          <w:rFonts w:hint="eastAsia"/>
        </w:rPr>
        <w:t>:</w:t>
      </w:r>
      <w:r>
        <w:t xml:space="preserve"> </w:t>
      </w:r>
      <w:r>
        <w:rPr>
          <w:rFonts w:hint="eastAsia"/>
        </w:rPr>
        <w:t>데이터베이스 입력 쿼리 스트링을 데이터베이스에 질의한다.</w:t>
      </w:r>
      <w:r w:rsidRPr="00B42D05">
        <w:rPr>
          <w:rFonts w:hint="eastAsia"/>
        </w:rPr>
        <w:t xml:space="preserve"> </w:t>
      </w:r>
    </w:p>
    <w:p w14:paraId="220F9305" w14:textId="77777777" w:rsidR="006B0CF9" w:rsidRPr="00881B00" w:rsidRDefault="006B0CF9" w:rsidP="00AD34CE">
      <w:pPr>
        <w:pStyle w:val="3"/>
        <w:rPr>
          <w:b w:val="0"/>
        </w:rPr>
      </w:pPr>
      <w:bookmarkStart w:id="264" w:name="_Toc9298067"/>
      <w:bookmarkStart w:id="265" w:name="_Toc9244458"/>
      <w:bookmarkStart w:id="266" w:name="_Toc9467824"/>
      <w:r>
        <w:t>Review Analyz</w:t>
      </w:r>
      <w:r w:rsidR="000A4C3B">
        <w:t>ing System</w:t>
      </w:r>
      <w:bookmarkEnd w:id="264"/>
      <w:bookmarkEnd w:id="265"/>
      <w:bookmarkEnd w:id="266"/>
    </w:p>
    <w:p w14:paraId="4A87F351" w14:textId="77777777" w:rsidR="00B42D05" w:rsidRDefault="00B42D05" w:rsidP="00B42D05">
      <w:pPr>
        <w:pStyle w:val="aa"/>
        <w:numPr>
          <w:ilvl w:val="0"/>
          <w:numId w:val="11"/>
        </w:numPr>
        <w:ind w:leftChars="0"/>
      </w:pPr>
      <w:r>
        <w:t>Tokenizer</w:t>
      </w:r>
    </w:p>
    <w:p w14:paraId="5C8E55B9" w14:textId="77777777" w:rsidR="00B42D05" w:rsidRPr="00B42D05" w:rsidRDefault="00B42D05">
      <w:pPr>
        <w:pPrChange w:id="267" w:author="Dahab Shakil" w:date="2019-05-21T07:07:00Z">
          <w:pPr>
            <w:numPr>
              <w:numId w:val="11"/>
            </w:numPr>
            <w:ind w:left="760" w:hanging="360"/>
          </w:pPr>
        </w:pPrChange>
      </w:pPr>
    </w:p>
    <w:p w14:paraId="03A27748" w14:textId="77777777" w:rsidR="0004700A" w:rsidRDefault="0004700A">
      <w:pPr>
        <w:rPr>
          <w:rFonts w:asciiTheme="majorHAnsi" w:eastAsiaTheme="majorEastAsia" w:hAnsiTheme="majorHAnsi" w:cstheme="majorBidi"/>
          <w:sz w:val="24"/>
          <w:szCs w:val="32"/>
        </w:rPr>
      </w:pPr>
      <w:bookmarkStart w:id="268" w:name="_Toc9298068"/>
      <w:bookmarkStart w:id="269" w:name="_Toc9244459"/>
      <w:r>
        <w:br w:type="page"/>
      </w:r>
    </w:p>
    <w:p w14:paraId="5B7B783E" w14:textId="791DB47F" w:rsidR="006B0CF9" w:rsidRPr="00881B00" w:rsidRDefault="006B0CF9" w:rsidP="000A4C3B">
      <w:pPr>
        <w:pStyle w:val="3"/>
      </w:pPr>
      <w:bookmarkStart w:id="270" w:name="_Toc9467825"/>
      <w:r w:rsidRPr="00881B00">
        <w:lastRenderedPageBreak/>
        <w:t>Review Crawl</w:t>
      </w:r>
      <w:r w:rsidR="000A4C3B" w:rsidRPr="00881B00">
        <w:t>ing System</w:t>
      </w:r>
      <w:bookmarkEnd w:id="268"/>
      <w:bookmarkEnd w:id="269"/>
      <w:r w:rsidR="00287E7D" w:rsidRPr="00881B00">
        <w:t xml:space="preserve"> </w:t>
      </w:r>
      <w:r w:rsidR="00287E7D" w:rsidRPr="00881B00">
        <w:rPr>
          <w:rFonts w:hint="eastAsia"/>
        </w:rPr>
        <w:t>(R</w:t>
      </w:r>
      <w:r w:rsidR="00287E7D" w:rsidRPr="00881B00">
        <w:t>eview Collecting System)</w:t>
      </w:r>
      <w:bookmarkEnd w:id="270"/>
    </w:p>
    <w:p w14:paraId="4D927FA9" w14:textId="77777777" w:rsidR="004F356A" w:rsidRPr="004F356A" w:rsidRDefault="004F356A" w:rsidP="004F356A"/>
    <w:p w14:paraId="5FC7FDAF" w14:textId="743A905B" w:rsidR="004F356A" w:rsidRPr="004F356A" w:rsidRDefault="004F356A" w:rsidP="004F356A">
      <w:pPr>
        <w:pStyle w:val="aa"/>
        <w:numPr>
          <w:ilvl w:val="0"/>
          <w:numId w:val="32"/>
        </w:numPr>
        <w:ind w:leftChars="0"/>
      </w:pPr>
      <w:r>
        <w:rPr>
          <w:rFonts w:hint="eastAsia"/>
        </w:rPr>
        <w:t>C</w:t>
      </w:r>
      <w:r>
        <w:t xml:space="preserve">lass </w:t>
      </w:r>
      <w:proofErr w:type="spellStart"/>
      <w:r>
        <w:t>DIagram</w:t>
      </w:r>
      <w:proofErr w:type="spellEnd"/>
    </w:p>
    <w:p w14:paraId="58FE1745" w14:textId="77777777" w:rsidR="004F356A" w:rsidRDefault="009C47D7" w:rsidP="004F356A">
      <w:pPr>
        <w:keepNext/>
      </w:pPr>
      <w:ins w:id="271" w:author="Dahab Shakil" w:date="2019-05-21T07:07:00Z">
        <w:r>
          <w:rPr>
            <w:noProof/>
          </w:rPr>
          <w:drawing>
            <wp:inline distT="0" distB="0" distL="0" distR="0" wp14:anchorId="671527AD" wp14:editId="6B8D2EC3">
              <wp:extent cx="5940425" cy="2957830"/>
              <wp:effectExtent l="0" t="0" r="3175"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957830"/>
                      </a:xfrm>
                      <a:prstGeom prst="rect">
                        <a:avLst/>
                      </a:prstGeom>
                      <a:noFill/>
                      <a:ln>
                        <a:noFill/>
                      </a:ln>
                    </pic:spPr>
                  </pic:pic>
                </a:graphicData>
              </a:graphic>
            </wp:inline>
          </w:drawing>
        </w:r>
      </w:ins>
    </w:p>
    <w:p w14:paraId="6584D95F" w14:textId="6F2D41DE" w:rsidR="009C47D7" w:rsidRPr="009C47D7" w:rsidRDefault="004F356A" w:rsidP="004F356A">
      <w:pPr>
        <w:pStyle w:val="ab"/>
        <w:jc w:val="center"/>
        <w:rPr>
          <w:ins w:id="272" w:author="Dahab Shakil" w:date="2019-05-21T07:07:00Z"/>
        </w:rPr>
      </w:pPr>
      <w:bookmarkStart w:id="273" w:name="_Toc9327897"/>
      <w:r>
        <w:t xml:space="preserve">Diagram </w:t>
      </w:r>
      <w:r w:rsidR="0089007E">
        <w:fldChar w:fldCharType="begin"/>
      </w:r>
      <w:r w:rsidR="0089007E">
        <w:instrText xml:space="preserve"> SEQ Diagram \* ARABIC </w:instrText>
      </w:r>
      <w:r w:rsidR="0089007E">
        <w:fldChar w:fldCharType="separate"/>
      </w:r>
      <w:r w:rsidR="00F87115">
        <w:rPr>
          <w:noProof/>
        </w:rPr>
        <w:t>12</w:t>
      </w:r>
      <w:r w:rsidR="0089007E">
        <w:rPr>
          <w:noProof/>
        </w:rPr>
        <w:fldChar w:fldCharType="end"/>
      </w:r>
      <w:r>
        <w:t>: System Architecture - Backend - Review Crawling System</w:t>
      </w:r>
      <w:bookmarkEnd w:id="273"/>
    </w:p>
    <w:p w14:paraId="320F96CE" w14:textId="77777777" w:rsidR="004F356A" w:rsidRDefault="004F356A" w:rsidP="004F356A"/>
    <w:p w14:paraId="68E1D12B" w14:textId="77777777" w:rsidR="004F356A" w:rsidRDefault="004F356A" w:rsidP="004F356A">
      <w:pPr>
        <w:pStyle w:val="aa"/>
        <w:numPr>
          <w:ilvl w:val="0"/>
          <w:numId w:val="32"/>
        </w:numPr>
        <w:ind w:leftChars="0"/>
        <w:rPr>
          <w:ins w:id="274" w:author="Dahab Shakil" w:date="2019-05-21T07:07:00Z"/>
        </w:rPr>
      </w:pPr>
      <w:r>
        <w:rPr>
          <w:rFonts w:hint="eastAsia"/>
        </w:rPr>
        <w:t>S</w:t>
      </w:r>
      <w:r>
        <w:t>equence Diagram</w:t>
      </w:r>
    </w:p>
    <w:p w14:paraId="3A65A464" w14:textId="77777777" w:rsidR="004F356A" w:rsidRDefault="00762351" w:rsidP="004F356A">
      <w:pPr>
        <w:keepNext/>
        <w:jc w:val="center"/>
      </w:pPr>
      <w:ins w:id="275" w:author="Dahab Shakil" w:date="2019-05-21T07:07:00Z">
        <w:r>
          <w:rPr>
            <w:noProof/>
          </w:rPr>
          <w:drawing>
            <wp:inline distT="0" distB="0" distL="0" distR="0" wp14:anchorId="25E76590" wp14:editId="599A4D72">
              <wp:extent cx="4724400" cy="2512446"/>
              <wp:effectExtent l="0" t="0" r="0" b="254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0443" cy="2515659"/>
                      </a:xfrm>
                      <a:prstGeom prst="rect">
                        <a:avLst/>
                      </a:prstGeom>
                      <a:noFill/>
                      <a:ln>
                        <a:noFill/>
                      </a:ln>
                    </pic:spPr>
                  </pic:pic>
                </a:graphicData>
              </a:graphic>
            </wp:inline>
          </w:drawing>
        </w:r>
      </w:ins>
    </w:p>
    <w:p w14:paraId="263214AC" w14:textId="6A20BE44" w:rsidR="004B4AA6" w:rsidRPr="0001062A" w:rsidRDefault="004F356A" w:rsidP="001E27BA">
      <w:pPr>
        <w:pStyle w:val="ab"/>
        <w:jc w:val="center"/>
        <w:rPr>
          <w:ins w:id="276" w:author="Dahab Shakil" w:date="2019-05-21T07:07:00Z"/>
        </w:rPr>
      </w:pPr>
      <w:bookmarkStart w:id="277" w:name="_Toc9327898"/>
      <w:r>
        <w:t xml:space="preserve">Diagram </w:t>
      </w:r>
      <w:r w:rsidR="0089007E">
        <w:fldChar w:fldCharType="begin"/>
      </w:r>
      <w:r w:rsidR="0089007E">
        <w:instrText xml:space="preserve"> SEQ Diagram \* ARABIC </w:instrText>
      </w:r>
      <w:r w:rsidR="0089007E">
        <w:fldChar w:fldCharType="separate"/>
      </w:r>
      <w:r w:rsidR="00F87115">
        <w:rPr>
          <w:noProof/>
        </w:rPr>
        <w:t>13</w:t>
      </w:r>
      <w:r w:rsidR="0089007E">
        <w:rPr>
          <w:noProof/>
        </w:rPr>
        <w:fldChar w:fldCharType="end"/>
      </w:r>
      <w:r>
        <w:t xml:space="preserve">: </w:t>
      </w:r>
      <w:r w:rsidRPr="007D5803">
        <w:t>System Architecture - Backend - Review Crawling System - Sequence Diagram</w:t>
      </w:r>
      <w:bookmarkEnd w:id="277"/>
    </w:p>
    <w:p w14:paraId="2AC0BACA" w14:textId="77777777" w:rsidR="000A4C3B" w:rsidRPr="005B077F" w:rsidRDefault="000A4C3B" w:rsidP="000A4C3B">
      <w:pPr>
        <w:pStyle w:val="3"/>
      </w:pPr>
      <w:bookmarkStart w:id="278" w:name="_Toc9298069"/>
      <w:bookmarkStart w:id="279" w:name="_Toc9244460"/>
      <w:bookmarkStart w:id="280" w:name="_Toc9467826"/>
      <w:r w:rsidRPr="005B077F">
        <w:lastRenderedPageBreak/>
        <w:t>Item Ranking System</w:t>
      </w:r>
      <w:bookmarkEnd w:id="278"/>
      <w:bookmarkEnd w:id="279"/>
      <w:bookmarkEnd w:id="280"/>
    </w:p>
    <w:p w14:paraId="3F00D541" w14:textId="77777777" w:rsidR="008E00AC" w:rsidRDefault="0001062A" w:rsidP="008E00AC">
      <w:pPr>
        <w:keepNext/>
        <w:jc w:val="center"/>
      </w:pPr>
      <w:ins w:id="281" w:author="Dahab Shakil" w:date="2019-05-21T07:07:00Z">
        <w:r>
          <w:rPr>
            <w:noProof/>
          </w:rPr>
          <w:drawing>
            <wp:inline distT="0" distB="0" distL="0" distR="0" wp14:anchorId="7E3800D3" wp14:editId="074A10AC">
              <wp:extent cx="5390515" cy="1472565"/>
              <wp:effectExtent l="0" t="0" r="635"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1472565"/>
                      </a:xfrm>
                      <a:prstGeom prst="rect">
                        <a:avLst/>
                      </a:prstGeom>
                      <a:noFill/>
                      <a:ln>
                        <a:noFill/>
                      </a:ln>
                    </pic:spPr>
                  </pic:pic>
                </a:graphicData>
              </a:graphic>
            </wp:inline>
          </w:drawing>
        </w:r>
      </w:ins>
    </w:p>
    <w:p w14:paraId="1744A52B" w14:textId="23E4ECE6" w:rsidR="0001062A" w:rsidRDefault="008E00AC" w:rsidP="008E00AC">
      <w:pPr>
        <w:pStyle w:val="ab"/>
        <w:jc w:val="center"/>
        <w:rPr>
          <w:ins w:id="282" w:author="Dahab Shakil" w:date="2019-05-21T07:07:00Z"/>
        </w:rPr>
      </w:pPr>
      <w:bookmarkStart w:id="283" w:name="_Toc9327899"/>
      <w:r>
        <w:t xml:space="preserve">Diagram </w:t>
      </w:r>
      <w:r w:rsidR="0089007E">
        <w:fldChar w:fldCharType="begin"/>
      </w:r>
      <w:r w:rsidR="0089007E">
        <w:instrText xml:space="preserve"> SEQ Diagram \* ARABIC </w:instrText>
      </w:r>
      <w:r w:rsidR="0089007E">
        <w:fldChar w:fldCharType="separate"/>
      </w:r>
      <w:r w:rsidR="00F87115">
        <w:rPr>
          <w:noProof/>
        </w:rPr>
        <w:t>14</w:t>
      </w:r>
      <w:r w:rsidR="0089007E">
        <w:rPr>
          <w:noProof/>
        </w:rPr>
        <w:fldChar w:fldCharType="end"/>
      </w:r>
      <w:r>
        <w:t>: System Architecture - Backend - Item Ranking System</w:t>
      </w:r>
      <w:bookmarkEnd w:id="283"/>
    </w:p>
    <w:p w14:paraId="56398EC1" w14:textId="670189EE" w:rsidR="0001062A" w:rsidRDefault="0001062A" w:rsidP="00C00D51">
      <w:pPr>
        <w:rPr>
          <w:ins w:id="284" w:author="Dahab Shakil" w:date="2019-05-21T07:07:00Z"/>
        </w:rPr>
      </w:pPr>
    </w:p>
    <w:p w14:paraId="548455F9" w14:textId="77777777" w:rsidR="008E00AC" w:rsidRDefault="00DB4ABE" w:rsidP="008E00AC">
      <w:pPr>
        <w:keepNext/>
        <w:jc w:val="center"/>
      </w:pPr>
      <w:ins w:id="285" w:author="Dahab Shakil" w:date="2019-05-21T07:07:00Z">
        <w:r>
          <w:rPr>
            <w:noProof/>
          </w:rPr>
          <w:drawing>
            <wp:inline distT="0" distB="0" distL="0" distR="0" wp14:anchorId="32580338" wp14:editId="64F54E61">
              <wp:extent cx="382905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0" cy="2867025"/>
                      </a:xfrm>
                      <a:prstGeom prst="rect">
                        <a:avLst/>
                      </a:prstGeom>
                      <a:noFill/>
                      <a:ln>
                        <a:noFill/>
                      </a:ln>
                    </pic:spPr>
                  </pic:pic>
                </a:graphicData>
              </a:graphic>
            </wp:inline>
          </w:drawing>
        </w:r>
      </w:ins>
    </w:p>
    <w:p w14:paraId="7B17D02D" w14:textId="57A1DBF9" w:rsidR="00DB4ABE" w:rsidRDefault="008E00AC" w:rsidP="008E00AC">
      <w:pPr>
        <w:pStyle w:val="ab"/>
        <w:jc w:val="center"/>
        <w:rPr>
          <w:ins w:id="286" w:author="Dahab Shakil" w:date="2019-05-21T07:07:00Z"/>
        </w:rPr>
      </w:pPr>
      <w:bookmarkStart w:id="287" w:name="_Toc9327900"/>
      <w:r>
        <w:t xml:space="preserve">Diagram </w:t>
      </w:r>
      <w:r w:rsidR="0089007E">
        <w:fldChar w:fldCharType="begin"/>
      </w:r>
      <w:r w:rsidR="0089007E">
        <w:instrText xml:space="preserve"> SEQ Diagram \* ARABIC </w:instrText>
      </w:r>
      <w:r w:rsidR="0089007E">
        <w:fldChar w:fldCharType="separate"/>
      </w:r>
      <w:r w:rsidR="00F87115">
        <w:rPr>
          <w:noProof/>
        </w:rPr>
        <w:t>15</w:t>
      </w:r>
      <w:r w:rsidR="0089007E">
        <w:rPr>
          <w:noProof/>
        </w:rPr>
        <w:fldChar w:fldCharType="end"/>
      </w:r>
      <w:r>
        <w:t>: System Architecture - Backend - Item Ranking System - Sequence Diagram</w:t>
      </w:r>
      <w:bookmarkEnd w:id="287"/>
    </w:p>
    <w:p w14:paraId="3BE334C7" w14:textId="387AF223" w:rsidR="001E27BA" w:rsidRDefault="001E27BA">
      <w:r>
        <w:br w:type="page"/>
      </w:r>
    </w:p>
    <w:p w14:paraId="37BC043D" w14:textId="05019D6C" w:rsidR="000A4C3B" w:rsidRPr="000A4C3B" w:rsidRDefault="007F1BB9" w:rsidP="008C7F35">
      <w:pPr>
        <w:pStyle w:val="1"/>
      </w:pPr>
      <w:bookmarkStart w:id="288" w:name="_Toc9298073"/>
      <w:bookmarkStart w:id="289" w:name="_Toc9244464"/>
      <w:bookmarkStart w:id="290" w:name="_Toc9467827"/>
      <w:r w:rsidRPr="007F1BB9">
        <w:rPr>
          <w:rFonts w:hint="eastAsia"/>
        </w:rPr>
        <w:lastRenderedPageBreak/>
        <w:t>P</w:t>
      </w:r>
      <w:r w:rsidRPr="007F1BB9">
        <w:t>rotocol Design</w:t>
      </w:r>
      <w:bookmarkEnd w:id="288"/>
      <w:bookmarkEnd w:id="289"/>
      <w:bookmarkEnd w:id="290"/>
    </w:p>
    <w:p w14:paraId="405D3DAF" w14:textId="2A00F17B" w:rsidR="000A4C3B" w:rsidRPr="000A4C3B" w:rsidRDefault="00250E36" w:rsidP="008C7F35">
      <w:pPr>
        <w:pStyle w:val="2"/>
      </w:pPr>
      <w:bookmarkStart w:id="291" w:name="_Toc9298074"/>
      <w:bookmarkStart w:id="292" w:name="_Toc9244465"/>
      <w:bookmarkStart w:id="293" w:name="_Toc9467828"/>
      <w:r>
        <w:t>Objectives</w:t>
      </w:r>
      <w:bookmarkEnd w:id="291"/>
      <w:bookmarkEnd w:id="292"/>
      <w:bookmarkEnd w:id="293"/>
    </w:p>
    <w:p w14:paraId="28C01046" w14:textId="013CCCD6" w:rsidR="000A4C3B" w:rsidRPr="008C7F35" w:rsidRDefault="003C6514" w:rsidP="003C6514">
      <w:pPr>
        <w:jc w:val="both"/>
      </w:pPr>
      <w:r>
        <w:rPr>
          <w:rFonts w:hint="eastAsia"/>
        </w:rPr>
        <w:t>이번 챕터에서는 각 서브시스템 간의 상호작용</w:t>
      </w:r>
      <w:r w:rsidR="00DE59BC">
        <w:rPr>
          <w:rFonts w:hint="eastAsia"/>
        </w:rPr>
        <w:t>,</w:t>
      </w:r>
      <w:r w:rsidR="00DE59BC">
        <w:t xml:space="preserve"> </w:t>
      </w:r>
      <w:r w:rsidR="00DE59BC">
        <w:rPr>
          <w:rFonts w:hint="eastAsia"/>
        </w:rPr>
        <w:t xml:space="preserve">특히 </w:t>
      </w:r>
      <w:proofErr w:type="spellStart"/>
      <w:r w:rsidR="00DE59BC">
        <w:rPr>
          <w:rFonts w:hint="eastAsia"/>
        </w:rPr>
        <w:t>프론트엔드</w:t>
      </w:r>
      <w:proofErr w:type="spellEnd"/>
      <w:r w:rsidR="00DE59BC">
        <w:rPr>
          <w:rFonts w:hint="eastAsia"/>
        </w:rPr>
        <w:t xml:space="preserve"> 시스템과 </w:t>
      </w:r>
      <w:proofErr w:type="spellStart"/>
      <w:r w:rsidR="00DE59BC">
        <w:rPr>
          <w:rFonts w:hint="eastAsia"/>
        </w:rPr>
        <w:t>백엔드</w:t>
      </w:r>
      <w:proofErr w:type="spellEnd"/>
      <w:r w:rsidR="00DE59BC">
        <w:rPr>
          <w:rFonts w:hint="eastAsia"/>
        </w:rPr>
        <w:t xml:space="preserve"> 애플리케이션 서버 시스템간 상호작용</w:t>
      </w:r>
      <w:r>
        <w:rPr>
          <w:rFonts w:hint="eastAsia"/>
        </w:rPr>
        <w:t>에</w:t>
      </w:r>
      <w:r>
        <w:t xml:space="preserve"> </w:t>
      </w:r>
      <w:r>
        <w:rPr>
          <w:rFonts w:hint="eastAsia"/>
        </w:rPr>
        <w:t>이용되는 프로토콜에 어떤 구조가 사용되는지 설명하고,</w:t>
      </w:r>
      <w:r>
        <w:t xml:space="preserve"> </w:t>
      </w:r>
      <w:r>
        <w:rPr>
          <w:rFonts w:hint="eastAsia"/>
        </w:rPr>
        <w:t>각</w:t>
      </w:r>
      <w:r>
        <w:t xml:space="preserve"> </w:t>
      </w:r>
      <w:r>
        <w:rPr>
          <w:rFonts w:hint="eastAsia"/>
        </w:rPr>
        <w:t>인터페이스가 어떻게 정의되어 있는지를 기술한다.</w:t>
      </w:r>
    </w:p>
    <w:p w14:paraId="6B3D1EA6" w14:textId="7AFF17E2" w:rsidR="00D5543C" w:rsidRDefault="00122F88" w:rsidP="00D5543C">
      <w:pPr>
        <w:pStyle w:val="2"/>
      </w:pPr>
      <w:bookmarkStart w:id="294" w:name="_Toc9298075"/>
      <w:bookmarkStart w:id="295" w:name="_Toc9244466"/>
      <w:bookmarkStart w:id="296" w:name="_Toc9467829"/>
      <w:r>
        <w:rPr>
          <w:rFonts w:hint="eastAsia"/>
        </w:rPr>
        <w:t>R</w:t>
      </w:r>
      <w:r>
        <w:t xml:space="preserve">EST </w:t>
      </w:r>
      <w:bookmarkEnd w:id="294"/>
      <w:bookmarkEnd w:id="295"/>
      <w:r w:rsidR="00A03161">
        <w:t>API</w:t>
      </w:r>
      <w:bookmarkEnd w:id="296"/>
    </w:p>
    <w:p w14:paraId="27442BD2" w14:textId="77777777" w:rsidR="007C6F6A" w:rsidRPr="007C6F6A" w:rsidRDefault="007C6F6A" w:rsidP="007C6F6A"/>
    <w:p w14:paraId="5DBB3D7A" w14:textId="77777777" w:rsidR="007C6F6A" w:rsidRDefault="007C6F6A" w:rsidP="007C6F6A">
      <w:pPr>
        <w:keepNext/>
        <w:jc w:val="center"/>
      </w:pPr>
      <w:r>
        <w:rPr>
          <w:rFonts w:hint="eastAsia"/>
          <w:noProof/>
        </w:rPr>
        <w:drawing>
          <wp:inline distT="0" distB="0" distL="0" distR="0" wp14:anchorId="0C1C8A3D" wp14:editId="37D2B95C">
            <wp:extent cx="3933825" cy="2622550"/>
            <wp:effectExtent l="0" t="0" r="9525" b="0"/>
            <wp:docPr id="37" name="그래픽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tapi_restapi.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933825" cy="2622550"/>
                    </a:xfrm>
                    <a:prstGeom prst="rect">
                      <a:avLst/>
                    </a:prstGeom>
                  </pic:spPr>
                </pic:pic>
              </a:graphicData>
            </a:graphic>
          </wp:inline>
        </w:drawing>
      </w:r>
    </w:p>
    <w:p w14:paraId="22CDC29D" w14:textId="40E0A11C" w:rsidR="000A4C3B" w:rsidRPr="000A4C3B" w:rsidRDefault="007C6F6A" w:rsidP="007C6F6A">
      <w:pPr>
        <w:pStyle w:val="ab"/>
        <w:jc w:val="center"/>
      </w:pPr>
      <w:r>
        <w:t xml:space="preserve">Figure </w:t>
      </w:r>
      <w:r>
        <w:fldChar w:fldCharType="begin"/>
      </w:r>
      <w:r>
        <w:instrText xml:space="preserve"> SEQ Figure \* ARABIC </w:instrText>
      </w:r>
      <w:r>
        <w:fldChar w:fldCharType="separate"/>
      </w:r>
      <w:r>
        <w:rPr>
          <w:noProof/>
        </w:rPr>
        <w:t>6</w:t>
      </w:r>
      <w:r>
        <w:fldChar w:fldCharType="end"/>
      </w:r>
      <w:r>
        <w:t>:</w:t>
      </w:r>
      <w:r>
        <w:rPr>
          <w:rFonts w:hint="eastAsia"/>
        </w:rPr>
        <w:t xml:space="preserve"> R</w:t>
      </w:r>
      <w:r>
        <w:t>EST API model</w:t>
      </w:r>
    </w:p>
    <w:p w14:paraId="4AAFC1B3" w14:textId="0CF691D0" w:rsidR="00122F88" w:rsidRDefault="00A03161" w:rsidP="007C6F6A">
      <w:pPr>
        <w:jc w:val="both"/>
      </w:pPr>
      <w:r>
        <w:rPr>
          <w:rFonts w:hint="eastAsia"/>
        </w:rPr>
        <w:t xml:space="preserve">본 시스템은 </w:t>
      </w:r>
      <w:proofErr w:type="spellStart"/>
      <w:r>
        <w:rPr>
          <w:rFonts w:hint="eastAsia"/>
        </w:rPr>
        <w:t>프론트엔드와</w:t>
      </w:r>
      <w:proofErr w:type="spellEnd"/>
      <w:r>
        <w:rPr>
          <w:rFonts w:hint="eastAsia"/>
        </w:rPr>
        <w:t xml:space="preserve"> </w:t>
      </w:r>
      <w:proofErr w:type="spellStart"/>
      <w:r>
        <w:rPr>
          <w:rFonts w:hint="eastAsia"/>
        </w:rPr>
        <w:t>백엔드</w:t>
      </w:r>
      <w:proofErr w:type="spellEnd"/>
      <w:r>
        <w:rPr>
          <w:rFonts w:hint="eastAsia"/>
        </w:rPr>
        <w:t xml:space="preserve"> 사이의 통신에 웹 인터페이스,</w:t>
      </w:r>
      <w:r>
        <w:t xml:space="preserve"> </w:t>
      </w:r>
      <w:r>
        <w:rPr>
          <w:rFonts w:hint="eastAsia"/>
        </w:rPr>
        <w:t xml:space="preserve">즉 </w:t>
      </w:r>
      <w:r>
        <w:t>HTTP</w:t>
      </w:r>
      <w:r>
        <w:rPr>
          <w:rFonts w:hint="eastAsia"/>
        </w:rPr>
        <w:t>를 이용하며,</w:t>
      </w:r>
      <w:r>
        <w:t xml:space="preserve"> </w:t>
      </w:r>
      <w:r>
        <w:rPr>
          <w:rFonts w:hint="eastAsia"/>
        </w:rPr>
        <w:t xml:space="preserve">요청과 응답 형식은 </w:t>
      </w:r>
      <w:r>
        <w:t xml:space="preserve">REST </w:t>
      </w:r>
      <w:r>
        <w:rPr>
          <w:rFonts w:hint="eastAsia"/>
        </w:rPr>
        <w:t>A</w:t>
      </w:r>
      <w:r>
        <w:t>PI</w:t>
      </w:r>
      <w:r>
        <w:rPr>
          <w:rFonts w:hint="eastAsia"/>
        </w:rPr>
        <w:t>에 따른다.</w:t>
      </w:r>
      <w:r>
        <w:t xml:space="preserve"> REST API</w:t>
      </w:r>
      <w:r>
        <w:rPr>
          <w:rFonts w:hint="eastAsia"/>
        </w:rPr>
        <w:t xml:space="preserve">란 </w:t>
      </w:r>
      <w:r>
        <w:t>Representational State Transfer</w:t>
      </w:r>
      <w:r>
        <w:rPr>
          <w:rFonts w:hint="eastAsia"/>
        </w:rPr>
        <w:t>의 약자로서, 서버에 저장되어 있는 각 자원을 이름으로 구분하여 해당 자원의 상태를 주고받는 A</w:t>
      </w:r>
      <w:r>
        <w:t>PI</w:t>
      </w:r>
      <w:r>
        <w:rPr>
          <w:rFonts w:hint="eastAsia"/>
        </w:rPr>
        <w:t>의</w:t>
      </w:r>
      <w:r>
        <w:t xml:space="preserve"> </w:t>
      </w:r>
      <w:r>
        <w:rPr>
          <w:rFonts w:hint="eastAsia"/>
        </w:rPr>
        <w:t>설계 형식을 의미한다.</w:t>
      </w:r>
      <w:r>
        <w:t xml:space="preserve"> REST API</w:t>
      </w:r>
      <w:r w:rsidR="003C36DC">
        <w:rPr>
          <w:rFonts w:hint="eastAsia"/>
        </w:rPr>
        <w:t>는 크게 다음 세 부분으로 구성되어 있다.</w:t>
      </w:r>
    </w:p>
    <w:p w14:paraId="7EB14BB6" w14:textId="5056E7A1" w:rsidR="003C36DC" w:rsidRDefault="003C36DC" w:rsidP="007C6F6A">
      <w:pPr>
        <w:pStyle w:val="aa"/>
        <w:numPr>
          <w:ilvl w:val="0"/>
          <w:numId w:val="34"/>
        </w:numPr>
        <w:ind w:leftChars="0"/>
        <w:jc w:val="both"/>
      </w:pPr>
      <w:r>
        <w:rPr>
          <w:rFonts w:hint="eastAsia"/>
        </w:rPr>
        <w:t>자원(</w:t>
      </w:r>
      <w:r>
        <w:t>Resource)</w:t>
      </w:r>
      <w:r>
        <w:rPr>
          <w:rFonts w:hint="eastAsia"/>
        </w:rPr>
        <w:t>:</w:t>
      </w:r>
      <w:r>
        <w:t xml:space="preserve"> URI</w:t>
      </w:r>
      <w:r>
        <w:br/>
        <w:t xml:space="preserve">- </w:t>
      </w:r>
      <w:r>
        <w:rPr>
          <w:rFonts w:hint="eastAsia"/>
        </w:rPr>
        <w:t>서버가</w:t>
      </w:r>
      <w:r>
        <w:t xml:space="preserve"> </w:t>
      </w:r>
      <w:r>
        <w:rPr>
          <w:rFonts w:hint="eastAsia"/>
        </w:rPr>
        <w:t>보관하고 있는 데이터를 나타내며,</w:t>
      </w:r>
      <w:r>
        <w:t xml:space="preserve"> </w:t>
      </w:r>
      <w:r>
        <w:rPr>
          <w:rFonts w:hint="eastAsia"/>
        </w:rPr>
        <w:t xml:space="preserve">각 자원은 고유한 </w:t>
      </w:r>
      <w:r>
        <w:t>URI</w:t>
      </w:r>
      <w:r>
        <w:rPr>
          <w:rFonts w:hint="eastAsia"/>
        </w:rPr>
        <w:t>를 가진다.</w:t>
      </w:r>
    </w:p>
    <w:p w14:paraId="42F70B8B" w14:textId="48894BA5" w:rsidR="003C36DC" w:rsidRDefault="003C36DC" w:rsidP="007C6F6A">
      <w:pPr>
        <w:pStyle w:val="aa"/>
        <w:numPr>
          <w:ilvl w:val="0"/>
          <w:numId w:val="34"/>
        </w:numPr>
        <w:ind w:leftChars="0"/>
        <w:jc w:val="both"/>
      </w:pPr>
      <w:r>
        <w:rPr>
          <w:rFonts w:hint="eastAsia"/>
        </w:rPr>
        <w:lastRenderedPageBreak/>
        <w:t>행위(</w:t>
      </w:r>
      <w:r>
        <w:t>Verb): HTTP Method</w:t>
      </w:r>
      <w:r>
        <w:br/>
      </w:r>
      <w:r>
        <w:rPr>
          <w:rFonts w:hint="eastAsia"/>
        </w:rPr>
        <w:t>- 서버의 자원에 접근해 상태를 조작하기 위한 요청 행위로서,</w:t>
      </w:r>
      <w:r>
        <w:t xml:space="preserve"> </w:t>
      </w:r>
      <w:r>
        <w:rPr>
          <w:rFonts w:hint="eastAsia"/>
        </w:rPr>
        <w:t xml:space="preserve">각 조작 행위는 </w:t>
      </w:r>
      <w:r>
        <w:t>HTTP Method</w:t>
      </w:r>
      <w:r>
        <w:rPr>
          <w:rFonts w:hint="eastAsia"/>
        </w:rPr>
        <w:t>를 통해 표현된다.</w:t>
      </w:r>
      <w:r>
        <w:t xml:space="preserve"> (POST, GET, PUT, DELETE)</w:t>
      </w:r>
    </w:p>
    <w:p w14:paraId="3A3AB538" w14:textId="1AB66661" w:rsidR="003C36DC" w:rsidRDefault="003C36DC" w:rsidP="007C6F6A">
      <w:pPr>
        <w:pStyle w:val="aa"/>
        <w:numPr>
          <w:ilvl w:val="0"/>
          <w:numId w:val="34"/>
        </w:numPr>
        <w:ind w:leftChars="0"/>
        <w:jc w:val="both"/>
      </w:pPr>
      <w:r>
        <w:rPr>
          <w:rFonts w:hint="eastAsia"/>
        </w:rPr>
        <w:t>표현(</w:t>
      </w:r>
      <w:r>
        <w:t>Representation): JSON</w:t>
      </w:r>
      <w:r>
        <w:br/>
      </w:r>
      <w:r>
        <w:rPr>
          <w:rFonts w:hint="eastAsia"/>
        </w:rPr>
        <w:t>-</w:t>
      </w:r>
      <w:r>
        <w:t xml:space="preserve"> </w:t>
      </w:r>
      <w:r>
        <w:rPr>
          <w:rFonts w:hint="eastAsia"/>
        </w:rPr>
        <w:t>클라이언트의 요청에 대한 서버의 응답 형식으로,</w:t>
      </w:r>
      <w:r>
        <w:t xml:space="preserve"> </w:t>
      </w:r>
      <w:r>
        <w:rPr>
          <w:rFonts w:hint="eastAsia"/>
        </w:rPr>
        <w:t xml:space="preserve">주로 </w:t>
      </w:r>
      <w:r>
        <w:t>JSON</w:t>
      </w:r>
      <w:r>
        <w:rPr>
          <w:rFonts w:hint="eastAsia"/>
        </w:rPr>
        <w:t>이 사용된다.</w:t>
      </w:r>
    </w:p>
    <w:p w14:paraId="1BC4CFBF" w14:textId="2255436F" w:rsidR="00A03161" w:rsidRDefault="00A03161" w:rsidP="007C6F6A">
      <w:pPr>
        <w:jc w:val="both"/>
      </w:pPr>
      <w:r>
        <w:rPr>
          <w:rFonts w:hint="eastAsia"/>
        </w:rPr>
        <w:t xml:space="preserve">클라이언트와 서버 간의 통신에 </w:t>
      </w:r>
      <w:r>
        <w:t>REST API</w:t>
      </w:r>
      <w:r>
        <w:rPr>
          <w:rFonts w:hint="eastAsia"/>
        </w:rPr>
        <w:t>를 사용할 경우 서버와 클라이언트 간의 의존성이 줄어들고,</w:t>
      </w:r>
      <w:r>
        <w:t xml:space="preserve"> </w:t>
      </w:r>
      <w:r w:rsidR="003C36DC">
        <w:rPr>
          <w:rFonts w:hint="eastAsia"/>
        </w:rPr>
        <w:t>프로토콜이 이해하기 쉬워지는 장점이 있으며,</w:t>
      </w:r>
      <w:r w:rsidR="003C36DC">
        <w:t xml:space="preserve"> </w:t>
      </w:r>
      <w:r w:rsidR="003C36DC">
        <w:rPr>
          <w:rFonts w:hint="eastAsia"/>
        </w:rPr>
        <w:t xml:space="preserve">이를 통해 </w:t>
      </w:r>
      <w:r w:rsidR="00F86972">
        <w:rPr>
          <w:rFonts w:hint="eastAsia"/>
        </w:rPr>
        <w:t xml:space="preserve">본 시스템에서 개발하는 </w:t>
      </w:r>
      <w:proofErr w:type="spellStart"/>
      <w:r w:rsidR="00F86972">
        <w:rPr>
          <w:rFonts w:hint="eastAsia"/>
        </w:rPr>
        <w:t>프론트엔드</w:t>
      </w:r>
      <w:proofErr w:type="spellEnd"/>
      <w:r w:rsidR="00F86972">
        <w:rPr>
          <w:rFonts w:hint="eastAsia"/>
        </w:rPr>
        <w:t xml:space="preserve"> </w:t>
      </w:r>
      <w:proofErr w:type="spellStart"/>
      <w:r w:rsidR="00F86972">
        <w:rPr>
          <w:rFonts w:hint="eastAsia"/>
        </w:rPr>
        <w:t>클라이언트뿐</w:t>
      </w:r>
      <w:proofErr w:type="spellEnd"/>
      <w:r w:rsidR="00F86972">
        <w:rPr>
          <w:rFonts w:hint="eastAsia"/>
        </w:rPr>
        <w:t xml:space="preserve"> 아니라 다른 시스템에서 서버의 자원을 쉽게 이용할 수 있기 때문에 확장성이 높다.</w:t>
      </w:r>
    </w:p>
    <w:p w14:paraId="53A6C080" w14:textId="77777777" w:rsidR="000A4C3B" w:rsidRDefault="000A4C3B" w:rsidP="00122F88"/>
    <w:p w14:paraId="3F33CB7D" w14:textId="7D51CE5C" w:rsidR="00D5543C" w:rsidRDefault="00122F88" w:rsidP="00D5543C">
      <w:pPr>
        <w:pStyle w:val="2"/>
      </w:pPr>
      <w:bookmarkStart w:id="297" w:name="_Toc9298076"/>
      <w:bookmarkStart w:id="298" w:name="_Toc9244467"/>
      <w:bookmarkStart w:id="299" w:name="_Toc9467830"/>
      <w:r>
        <w:rPr>
          <w:rFonts w:hint="eastAsia"/>
        </w:rPr>
        <w:t>J</w:t>
      </w:r>
      <w:r>
        <w:t>SON</w:t>
      </w:r>
      <w:bookmarkEnd w:id="297"/>
      <w:bookmarkEnd w:id="298"/>
      <w:bookmarkEnd w:id="299"/>
    </w:p>
    <w:p w14:paraId="46668CAB" w14:textId="77777777" w:rsidR="007C6F6A" w:rsidRPr="007C6F6A" w:rsidRDefault="007C6F6A" w:rsidP="007C6F6A"/>
    <w:p w14:paraId="1ABE4EE1" w14:textId="77777777" w:rsidR="007C6F6A" w:rsidRDefault="007C6F6A" w:rsidP="007C6F6A">
      <w:pPr>
        <w:keepNext/>
        <w:jc w:val="center"/>
      </w:pPr>
      <w:r>
        <w:rPr>
          <w:noProof/>
        </w:rPr>
        <w:drawing>
          <wp:inline distT="0" distB="0" distL="0" distR="0" wp14:anchorId="6BF731FD" wp14:editId="7F5708D2">
            <wp:extent cx="1524000" cy="1524000"/>
            <wp:effectExtent l="0" t="0" r="0" b="0"/>
            <wp:docPr id="27" name="그림 27" descr="js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on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41123DD9" w14:textId="4387E6EB" w:rsidR="000A4C3B" w:rsidRPr="000A4C3B" w:rsidRDefault="007C6F6A" w:rsidP="007C6F6A">
      <w:pPr>
        <w:pStyle w:val="ab"/>
        <w:jc w:val="center"/>
      </w:pPr>
      <w:r>
        <w:t xml:space="preserve">Figure </w:t>
      </w:r>
      <w:r>
        <w:fldChar w:fldCharType="begin"/>
      </w:r>
      <w:r>
        <w:instrText xml:space="preserve"> SEQ Figure \* ARABIC </w:instrText>
      </w:r>
      <w:r>
        <w:fldChar w:fldCharType="separate"/>
      </w:r>
      <w:r>
        <w:rPr>
          <w:noProof/>
        </w:rPr>
        <w:t>7</w:t>
      </w:r>
      <w:r>
        <w:fldChar w:fldCharType="end"/>
      </w:r>
      <w:r>
        <w:rPr>
          <w:rFonts w:hint="eastAsia"/>
        </w:rPr>
        <w:t>:</w:t>
      </w:r>
      <w:r>
        <w:t xml:space="preserve"> JSON Logo</w:t>
      </w:r>
    </w:p>
    <w:p w14:paraId="73DB7396" w14:textId="77777777" w:rsidR="003C6514" w:rsidRDefault="003C6514" w:rsidP="003C6514">
      <w:pPr>
        <w:jc w:val="both"/>
        <w:rPr>
          <w:rFonts w:ascii="Arial" w:hAnsi="Arial" w:cs="Arial"/>
          <w:color w:val="222222"/>
          <w:shd w:val="clear" w:color="auto" w:fill="FFFFFF"/>
        </w:rPr>
      </w:pPr>
      <w:r>
        <w:rPr>
          <w:rFonts w:ascii="Arial" w:hAnsi="Arial" w:cs="Arial"/>
          <w:b/>
          <w:bCs/>
          <w:color w:val="222222"/>
          <w:shd w:val="clear" w:color="auto" w:fill="FFFFFF"/>
        </w:rPr>
        <w:t>JSON</w:t>
      </w:r>
      <w:r>
        <w:rPr>
          <w:rFonts w:ascii="Arial" w:hAnsi="Arial" w:cs="Arial"/>
          <w:color w:val="222222"/>
          <w:shd w:val="clear" w:color="auto" w:fill="FFFFFF"/>
        </w:rPr>
        <w:t>(</w:t>
      </w:r>
      <w:r>
        <w:rPr>
          <w:rFonts w:ascii="Arial" w:hAnsi="Arial" w:cs="Arial"/>
          <w:b/>
          <w:bCs/>
          <w:color w:val="222222"/>
          <w:shd w:val="clear" w:color="auto" w:fill="FFFFFF"/>
        </w:rPr>
        <w:t>제이슨</w:t>
      </w:r>
      <w:hyperlink r:id="rId37" w:anchor="cite_note-Pronunciation-1" w:history="1">
        <w:r>
          <w:rPr>
            <w:rStyle w:val="a3"/>
            <w:rFonts w:ascii="Arial" w:hAnsi="Arial" w:cs="Arial"/>
            <w:color w:val="0B0080"/>
            <w:shd w:val="clear" w:color="auto" w:fill="FFFFFF"/>
            <w:vertAlign w:val="superscript"/>
          </w:rPr>
          <w:t>[1]</w:t>
        </w:r>
      </w:hyperlink>
      <w:r>
        <w:rPr>
          <w:rFonts w:ascii="Arial" w:hAnsi="Arial" w:cs="Arial"/>
          <w:color w:val="222222"/>
          <w:shd w:val="clear" w:color="auto" w:fill="FFFFFF"/>
        </w:rPr>
        <w:t>, </w:t>
      </w:r>
      <w:r>
        <w:rPr>
          <w:rFonts w:ascii="Arial" w:hAnsi="Arial" w:cs="Arial"/>
          <w:color w:val="222222"/>
          <w:shd w:val="clear" w:color="auto" w:fill="FFFFFF"/>
          <w:lang w:val="en"/>
        </w:rPr>
        <w:t>JavaScript Object Notation</w:t>
      </w:r>
      <w:r>
        <w:rPr>
          <w:rFonts w:ascii="Arial" w:hAnsi="Arial" w:cs="Arial"/>
          <w:color w:val="222222"/>
          <w:shd w:val="clear" w:color="auto" w:fill="FFFFFF"/>
        </w:rPr>
        <w:t>)</w:t>
      </w:r>
      <w:r>
        <w:rPr>
          <w:rFonts w:ascii="Arial" w:hAnsi="Arial" w:cs="Arial"/>
          <w:color w:val="222222"/>
          <w:shd w:val="clear" w:color="auto" w:fill="FFFFFF"/>
        </w:rPr>
        <w:t>은</w:t>
      </w:r>
      <w:r>
        <w:rPr>
          <w:rFonts w:ascii="Arial" w:hAnsi="Arial" w:cs="Arial"/>
          <w:color w:val="222222"/>
          <w:shd w:val="clear" w:color="auto" w:fill="FFFFFF"/>
        </w:rPr>
        <w:t> </w:t>
      </w:r>
      <w:hyperlink r:id="rId38" w:tooltip="속성-값 쌍 (없는 문서)" w:history="1">
        <w:r>
          <w:rPr>
            <w:rStyle w:val="a3"/>
            <w:rFonts w:ascii="Arial" w:hAnsi="Arial" w:cs="Arial"/>
            <w:color w:val="A55858"/>
            <w:shd w:val="clear" w:color="auto" w:fill="FFFFFF"/>
          </w:rPr>
          <w:t>속성</w:t>
        </w:r>
        <w:r>
          <w:rPr>
            <w:rStyle w:val="a3"/>
            <w:rFonts w:ascii="Arial" w:hAnsi="Arial" w:cs="Arial"/>
            <w:color w:val="A55858"/>
            <w:shd w:val="clear" w:color="auto" w:fill="FFFFFF"/>
          </w:rPr>
          <w:t>-</w:t>
        </w:r>
        <w:r>
          <w:rPr>
            <w:rStyle w:val="a3"/>
            <w:rFonts w:ascii="Arial" w:hAnsi="Arial" w:cs="Arial"/>
            <w:color w:val="A55858"/>
            <w:shd w:val="clear" w:color="auto" w:fill="FFFFFF"/>
          </w:rPr>
          <w:t>값</w:t>
        </w:r>
        <w:r>
          <w:rPr>
            <w:rStyle w:val="a3"/>
            <w:rFonts w:ascii="Arial" w:hAnsi="Arial" w:cs="Arial"/>
            <w:color w:val="A55858"/>
            <w:shd w:val="clear" w:color="auto" w:fill="FFFFFF"/>
          </w:rPr>
          <w:t xml:space="preserve"> </w:t>
        </w:r>
        <w:r>
          <w:rPr>
            <w:rStyle w:val="a3"/>
            <w:rFonts w:ascii="Arial" w:hAnsi="Arial" w:cs="Arial"/>
            <w:color w:val="A55858"/>
            <w:shd w:val="clear" w:color="auto" w:fill="FFFFFF"/>
          </w:rPr>
          <w:t>쌍</w:t>
        </w:r>
      </w:hyperlink>
      <w:r>
        <w:rPr>
          <w:rFonts w:ascii="Arial" w:hAnsi="Arial" w:cs="Arial"/>
          <w:color w:val="222222"/>
          <w:shd w:val="clear" w:color="auto" w:fill="FFFFFF"/>
        </w:rPr>
        <w:t xml:space="preserve">( attribute–value pairs and array data types (or any other serializable value)) </w:t>
      </w:r>
      <w:r>
        <w:rPr>
          <w:rFonts w:ascii="Arial" w:hAnsi="Arial" w:cs="Arial"/>
          <w:color w:val="222222"/>
          <w:shd w:val="clear" w:color="auto" w:fill="FFFFFF"/>
        </w:rPr>
        <w:t>또는</w:t>
      </w:r>
      <w:r>
        <w:rPr>
          <w:rFonts w:ascii="Arial" w:hAnsi="Arial" w:cs="Arial"/>
          <w:color w:val="222222"/>
          <w:shd w:val="clear" w:color="auto" w:fill="FFFFFF"/>
        </w:rPr>
        <w:t xml:space="preserve"> "</w:t>
      </w:r>
      <w:r>
        <w:rPr>
          <w:rFonts w:ascii="Arial" w:hAnsi="Arial" w:cs="Arial"/>
          <w:color w:val="222222"/>
          <w:shd w:val="clear" w:color="auto" w:fill="FFFFFF"/>
        </w:rPr>
        <w:t>키</w:t>
      </w:r>
      <w:r>
        <w:rPr>
          <w:rFonts w:ascii="Arial" w:hAnsi="Arial" w:cs="Arial"/>
          <w:color w:val="222222"/>
          <w:shd w:val="clear" w:color="auto" w:fill="FFFFFF"/>
        </w:rPr>
        <w:t>-</w:t>
      </w:r>
      <w:r>
        <w:rPr>
          <w:rFonts w:ascii="Arial" w:hAnsi="Arial" w:cs="Arial"/>
          <w:color w:val="222222"/>
          <w:shd w:val="clear" w:color="auto" w:fill="FFFFFF"/>
        </w:rPr>
        <w:t>값</w:t>
      </w:r>
      <w:r>
        <w:rPr>
          <w:rFonts w:ascii="Arial" w:hAnsi="Arial" w:cs="Arial"/>
          <w:color w:val="222222"/>
          <w:shd w:val="clear" w:color="auto" w:fill="FFFFFF"/>
        </w:rPr>
        <w:t xml:space="preserve"> </w:t>
      </w:r>
      <w:r>
        <w:rPr>
          <w:rFonts w:ascii="Arial" w:hAnsi="Arial" w:cs="Arial"/>
          <w:color w:val="222222"/>
          <w:shd w:val="clear" w:color="auto" w:fill="FFFFFF"/>
        </w:rPr>
        <w:t>쌍</w:t>
      </w:r>
      <w:r>
        <w:rPr>
          <w:rFonts w:ascii="Arial" w:hAnsi="Arial" w:cs="Arial"/>
          <w:color w:val="222222"/>
          <w:shd w:val="clear" w:color="auto" w:fill="FFFFFF"/>
        </w:rPr>
        <w:t>"</w:t>
      </w:r>
      <w:proofErr w:type="spellStart"/>
      <w:r>
        <w:rPr>
          <w:rFonts w:ascii="Arial" w:hAnsi="Arial" w:cs="Arial"/>
          <w:color w:val="222222"/>
          <w:shd w:val="clear" w:color="auto" w:fill="FFFFFF"/>
        </w:rPr>
        <w:t>으로</w:t>
      </w:r>
      <w:proofErr w:type="spellEnd"/>
      <w:r>
        <w:rPr>
          <w:rFonts w:ascii="Arial" w:hAnsi="Arial" w:cs="Arial"/>
          <w:color w:val="222222"/>
          <w:shd w:val="clear" w:color="auto" w:fill="FFFFFF"/>
        </w:rPr>
        <w:t xml:space="preserve"> </w:t>
      </w:r>
      <w:r>
        <w:rPr>
          <w:rFonts w:ascii="Arial" w:hAnsi="Arial" w:cs="Arial"/>
          <w:color w:val="222222"/>
          <w:shd w:val="clear" w:color="auto" w:fill="FFFFFF"/>
        </w:rPr>
        <w:t>이루어진</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오브젝트를</w:t>
      </w:r>
      <w:r>
        <w:rPr>
          <w:rFonts w:ascii="Arial" w:hAnsi="Arial" w:cs="Arial"/>
          <w:color w:val="222222"/>
          <w:shd w:val="clear" w:color="auto" w:fill="FFFFFF"/>
        </w:rPr>
        <w:t xml:space="preserve"> </w:t>
      </w:r>
      <w:r>
        <w:rPr>
          <w:rFonts w:ascii="Arial" w:hAnsi="Arial" w:cs="Arial"/>
          <w:color w:val="222222"/>
          <w:shd w:val="clear" w:color="auto" w:fill="FFFFFF"/>
        </w:rPr>
        <w:t>전달하기</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인간이</w:t>
      </w:r>
      <w:r>
        <w:rPr>
          <w:rFonts w:ascii="Arial" w:hAnsi="Arial" w:cs="Arial"/>
          <w:color w:val="222222"/>
          <w:shd w:val="clear" w:color="auto" w:fill="FFFFFF"/>
        </w:rPr>
        <w:t xml:space="preserve"> </w:t>
      </w:r>
      <w:r>
        <w:rPr>
          <w:rFonts w:ascii="Arial" w:hAnsi="Arial" w:cs="Arial"/>
          <w:color w:val="222222"/>
          <w:shd w:val="clear" w:color="auto" w:fill="FFFFFF"/>
        </w:rPr>
        <w:t>읽을</w:t>
      </w:r>
      <w:r>
        <w:rPr>
          <w:rFonts w:ascii="Arial" w:hAnsi="Arial" w:cs="Arial"/>
          <w:color w:val="222222"/>
          <w:shd w:val="clear" w:color="auto" w:fill="FFFFFF"/>
        </w:rPr>
        <w:t xml:space="preserve"> </w:t>
      </w:r>
      <w:r>
        <w:rPr>
          <w:rFonts w:ascii="Arial" w:hAnsi="Arial" w:cs="Arial"/>
          <w:color w:val="222222"/>
          <w:shd w:val="clear" w:color="auto" w:fill="FFFFFF"/>
        </w:rPr>
        <w:t>수</w:t>
      </w:r>
      <w:r>
        <w:rPr>
          <w:rFonts w:ascii="Arial" w:hAnsi="Arial" w:cs="Arial"/>
          <w:color w:val="222222"/>
          <w:shd w:val="clear" w:color="auto" w:fill="FFFFFF"/>
        </w:rPr>
        <w:t xml:space="preserve"> </w:t>
      </w:r>
      <w:r>
        <w:rPr>
          <w:rFonts w:ascii="Arial" w:hAnsi="Arial" w:cs="Arial"/>
          <w:color w:val="222222"/>
          <w:shd w:val="clear" w:color="auto" w:fill="FFFFFF"/>
        </w:rPr>
        <w:t>있는</w:t>
      </w:r>
      <w:r>
        <w:rPr>
          <w:rFonts w:ascii="Arial" w:hAnsi="Arial" w:cs="Arial"/>
          <w:color w:val="222222"/>
          <w:shd w:val="clear" w:color="auto" w:fill="FFFFFF"/>
        </w:rPr>
        <w:t xml:space="preserve"> </w:t>
      </w:r>
      <w:r>
        <w:rPr>
          <w:rFonts w:ascii="Arial" w:hAnsi="Arial" w:cs="Arial"/>
          <w:color w:val="222222"/>
          <w:shd w:val="clear" w:color="auto" w:fill="FFFFFF"/>
        </w:rPr>
        <w:t>텍스트를</w:t>
      </w:r>
      <w:r>
        <w:rPr>
          <w:rFonts w:ascii="Arial" w:hAnsi="Arial" w:cs="Arial"/>
          <w:color w:val="222222"/>
          <w:shd w:val="clear" w:color="auto" w:fill="FFFFFF"/>
        </w:rPr>
        <w:t xml:space="preserve"> </w:t>
      </w:r>
      <w:r>
        <w:rPr>
          <w:rFonts w:ascii="Arial" w:hAnsi="Arial" w:cs="Arial"/>
          <w:color w:val="222222"/>
          <w:shd w:val="clear" w:color="auto" w:fill="FFFFFF"/>
        </w:rPr>
        <w:t>사용하는</w:t>
      </w:r>
      <w:r>
        <w:rPr>
          <w:rFonts w:ascii="Arial" w:hAnsi="Arial" w:cs="Arial"/>
          <w:color w:val="222222"/>
          <w:shd w:val="clear" w:color="auto" w:fill="FFFFFF"/>
        </w:rPr>
        <w:t> </w:t>
      </w:r>
      <w:hyperlink r:id="rId39" w:tooltip="개방형 표준" w:history="1">
        <w:r>
          <w:rPr>
            <w:rStyle w:val="a3"/>
            <w:rFonts w:ascii="Arial" w:hAnsi="Arial" w:cs="Arial"/>
            <w:color w:val="0B0080"/>
            <w:shd w:val="clear" w:color="auto" w:fill="FFFFFF"/>
          </w:rPr>
          <w:t>개방형</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표준</w:t>
        </w:r>
      </w:hyperlink>
      <w:r>
        <w:rPr>
          <w:rFonts w:ascii="Arial" w:hAnsi="Arial" w:cs="Arial"/>
          <w:color w:val="222222"/>
          <w:shd w:val="clear" w:color="auto" w:fill="FFFFFF"/>
        </w:rPr>
        <w:t>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비동기</w:t>
      </w:r>
      <w:r>
        <w:rPr>
          <w:rFonts w:ascii="Arial" w:hAnsi="Arial" w:cs="Arial"/>
          <w:color w:val="222222"/>
          <w:shd w:val="clear" w:color="auto" w:fill="FFFFFF"/>
        </w:rPr>
        <w:t xml:space="preserve"> </w:t>
      </w:r>
      <w:r>
        <w:rPr>
          <w:rFonts w:ascii="Arial" w:hAnsi="Arial" w:cs="Arial"/>
          <w:color w:val="222222"/>
          <w:shd w:val="clear" w:color="auto" w:fill="FFFFFF"/>
        </w:rPr>
        <w:t>브라우저</w:t>
      </w:r>
      <w:r>
        <w:rPr>
          <w:rFonts w:ascii="Arial" w:hAnsi="Arial" w:cs="Arial"/>
          <w:color w:val="222222"/>
          <w:shd w:val="clear" w:color="auto" w:fill="FFFFFF"/>
        </w:rPr>
        <w:t>/</w:t>
      </w:r>
      <w:r>
        <w:rPr>
          <w:rFonts w:ascii="Arial" w:hAnsi="Arial" w:cs="Arial"/>
          <w:color w:val="222222"/>
          <w:shd w:val="clear" w:color="auto" w:fill="FFFFFF"/>
        </w:rPr>
        <w:t>서버</w:t>
      </w:r>
      <w:r>
        <w:rPr>
          <w:rFonts w:ascii="Arial" w:hAnsi="Arial" w:cs="Arial"/>
          <w:color w:val="222222"/>
          <w:shd w:val="clear" w:color="auto" w:fill="FFFFFF"/>
        </w:rPr>
        <w:t xml:space="preserve"> </w:t>
      </w:r>
      <w:r>
        <w:rPr>
          <w:rFonts w:ascii="Arial" w:hAnsi="Arial" w:cs="Arial"/>
          <w:color w:val="222222"/>
          <w:shd w:val="clear" w:color="auto" w:fill="FFFFFF"/>
        </w:rPr>
        <w:t>통신</w:t>
      </w:r>
      <w:r>
        <w:rPr>
          <w:rFonts w:ascii="Arial" w:hAnsi="Arial" w:cs="Arial"/>
          <w:color w:val="222222"/>
          <w:shd w:val="clear" w:color="auto" w:fill="FFFFFF"/>
        </w:rPr>
        <w:t xml:space="preserve"> (</w:t>
      </w:r>
      <w:hyperlink r:id="rId40"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넓게는</w:t>
      </w:r>
      <w:r>
        <w:rPr>
          <w:rFonts w:ascii="Arial" w:hAnsi="Arial" w:cs="Arial"/>
          <w:color w:val="222222"/>
          <w:shd w:val="clear" w:color="auto" w:fill="FFFFFF"/>
        </w:rPr>
        <w:t> </w:t>
      </w:r>
      <w:hyperlink r:id="rId41" w:tooltip="XML" w:history="1">
        <w:r>
          <w:rPr>
            <w:rStyle w:val="a3"/>
            <w:rFonts w:ascii="Arial" w:hAnsi="Arial" w:cs="Arial"/>
            <w:color w:val="0B0080"/>
            <w:shd w:val="clear" w:color="auto" w:fill="FFFFFF"/>
          </w:rPr>
          <w:t>XML</w:t>
        </w:r>
      </w:hyperlink>
      <w:r>
        <w:rPr>
          <w:rFonts w:ascii="Arial" w:hAnsi="Arial" w:cs="Arial"/>
          <w:color w:val="222222"/>
          <w:shd w:val="clear" w:color="auto" w:fill="FFFFFF"/>
        </w:rPr>
        <w:t>(</w:t>
      </w:r>
      <w:hyperlink r:id="rId42"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가</w:t>
      </w:r>
      <w:r>
        <w:rPr>
          <w:rFonts w:ascii="Arial" w:hAnsi="Arial" w:cs="Arial"/>
          <w:color w:val="222222"/>
          <w:shd w:val="clear" w:color="auto" w:fill="FFFFFF"/>
        </w:rPr>
        <w:t xml:space="preserve"> </w:t>
      </w:r>
      <w:r>
        <w:rPr>
          <w:rFonts w:ascii="Arial" w:hAnsi="Arial" w:cs="Arial"/>
          <w:color w:val="222222"/>
          <w:shd w:val="clear" w:color="auto" w:fill="FFFFFF"/>
        </w:rPr>
        <w:t>사용</w:t>
      </w:r>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대체하는</w:t>
      </w:r>
      <w:r>
        <w:rPr>
          <w:rFonts w:ascii="Arial" w:hAnsi="Arial" w:cs="Arial"/>
          <w:color w:val="222222"/>
          <w:shd w:val="clear" w:color="auto" w:fill="FFFFFF"/>
        </w:rPr>
        <w:t xml:space="preserve"> </w:t>
      </w:r>
      <w:r>
        <w:rPr>
          <w:rFonts w:ascii="Arial" w:hAnsi="Arial" w:cs="Arial"/>
          <w:color w:val="222222"/>
          <w:shd w:val="clear" w:color="auto" w:fill="FFFFFF"/>
        </w:rPr>
        <w:t>주요</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43" w:tooltip="인터넷" w:history="1">
        <w:r>
          <w:rPr>
            <w:rStyle w:val="a3"/>
            <w:rFonts w:ascii="Arial" w:hAnsi="Arial" w:cs="Arial"/>
            <w:color w:val="0B0080"/>
            <w:shd w:val="clear" w:color="auto" w:fill="FFFFFF"/>
          </w:rPr>
          <w:t>인터넷</w:t>
        </w:r>
      </w:hyperlink>
      <w:r>
        <w:rPr>
          <w:rFonts w:ascii="Arial" w:hAnsi="Arial" w:cs="Arial"/>
          <w:color w:val="222222"/>
          <w:shd w:val="clear" w:color="auto" w:fill="FFFFFF"/>
        </w:rPr>
        <w:t>에서</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proofErr w:type="gramStart"/>
      <w:r>
        <w:rPr>
          <w:rFonts w:ascii="Arial" w:hAnsi="Arial" w:cs="Arial"/>
          <w:color w:val="222222"/>
          <w:shd w:val="clear" w:color="auto" w:fill="FFFFFF"/>
        </w:rPr>
        <w:t>주고</w:t>
      </w:r>
      <w:r>
        <w:rPr>
          <w:rFonts w:ascii="Arial" w:hAnsi="Arial" w:cs="Arial"/>
          <w:color w:val="222222"/>
          <w:shd w:val="clear" w:color="auto" w:fill="FFFFFF"/>
        </w:rPr>
        <w:t xml:space="preserve"> </w:t>
      </w:r>
      <w:r>
        <w:rPr>
          <w:rFonts w:ascii="Arial" w:hAnsi="Arial" w:cs="Arial"/>
          <w:color w:val="222222"/>
          <w:shd w:val="clear" w:color="auto" w:fill="FFFFFF"/>
        </w:rPr>
        <w:t>받을</w:t>
      </w:r>
      <w:proofErr w:type="gramEnd"/>
      <w:r>
        <w:rPr>
          <w:rFonts w:ascii="Arial" w:hAnsi="Arial" w:cs="Arial"/>
          <w:color w:val="222222"/>
          <w:shd w:val="clear" w:color="auto" w:fill="FFFFFF"/>
        </w:rPr>
        <w:t xml:space="preserve"> </w:t>
      </w:r>
      <w:r>
        <w:rPr>
          <w:rFonts w:ascii="Arial" w:hAnsi="Arial" w:cs="Arial"/>
          <w:color w:val="222222"/>
          <w:shd w:val="clear" w:color="auto" w:fill="FFFFFF"/>
        </w:rPr>
        <w:t>때</w:t>
      </w:r>
      <w:r>
        <w:rPr>
          <w:rFonts w:ascii="Arial" w:hAnsi="Arial" w:cs="Arial"/>
          <w:color w:val="222222"/>
          <w:shd w:val="clear" w:color="auto" w:fill="FFFFFF"/>
        </w:rPr>
        <w:t xml:space="preserve"> </w:t>
      </w:r>
      <w:r>
        <w:rPr>
          <w:rFonts w:ascii="Arial" w:hAnsi="Arial" w:cs="Arial"/>
          <w:color w:val="222222"/>
          <w:shd w:val="clear" w:color="auto" w:fill="FFFFFF"/>
        </w:rPr>
        <w:t>그</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방법으로</w:t>
      </w:r>
      <w:r>
        <w:rPr>
          <w:rFonts w:ascii="Arial" w:hAnsi="Arial" w:cs="Arial"/>
          <w:color w:val="222222"/>
          <w:shd w:val="clear" w:color="auto" w:fill="FFFFFF"/>
        </w:rPr>
        <w:t xml:space="preserve"> </w:t>
      </w:r>
      <w:r>
        <w:rPr>
          <w:rFonts w:ascii="Arial" w:hAnsi="Arial" w:cs="Arial"/>
          <w:color w:val="222222"/>
          <w:shd w:val="clear" w:color="auto" w:fill="FFFFFF"/>
        </w:rPr>
        <w:t>알려져</w:t>
      </w:r>
      <w:r>
        <w:rPr>
          <w:rFonts w:ascii="Arial" w:hAnsi="Arial" w:cs="Arial"/>
          <w:color w:val="222222"/>
          <w:shd w:val="clear" w:color="auto" w:fill="FFFFFF"/>
        </w:rPr>
        <w:t xml:space="preserve"> </w:t>
      </w:r>
      <w:r>
        <w:rPr>
          <w:rFonts w:ascii="Arial" w:hAnsi="Arial" w:cs="Arial"/>
          <w:color w:val="222222"/>
          <w:shd w:val="clear" w:color="auto" w:fill="FFFFFF"/>
        </w:rPr>
        <w:t>있다</w:t>
      </w:r>
      <w:r>
        <w:rPr>
          <w:rFonts w:ascii="Arial" w:hAnsi="Arial" w:cs="Arial"/>
          <w:color w:val="222222"/>
          <w:shd w:val="clear" w:color="auto" w:fill="FFFFFF"/>
        </w:rPr>
        <w:t xml:space="preserve">. </w:t>
      </w:r>
      <w:r>
        <w:rPr>
          <w:rFonts w:ascii="Arial" w:hAnsi="Arial" w:cs="Arial"/>
          <w:color w:val="222222"/>
          <w:shd w:val="clear" w:color="auto" w:fill="FFFFFF"/>
        </w:rPr>
        <w:t>자료의</w:t>
      </w:r>
      <w:r>
        <w:rPr>
          <w:rFonts w:ascii="Arial" w:hAnsi="Arial" w:cs="Arial"/>
          <w:color w:val="222222"/>
          <w:shd w:val="clear" w:color="auto" w:fill="FFFFFF"/>
        </w:rPr>
        <w:t xml:space="preserve"> </w:t>
      </w:r>
      <w:r>
        <w:rPr>
          <w:rFonts w:ascii="Arial" w:hAnsi="Arial" w:cs="Arial"/>
          <w:color w:val="222222"/>
          <w:shd w:val="clear" w:color="auto" w:fill="FFFFFF"/>
        </w:rPr>
        <w:t>종류에</w:t>
      </w:r>
      <w:r>
        <w:rPr>
          <w:rFonts w:ascii="Arial" w:hAnsi="Arial" w:cs="Arial"/>
          <w:color w:val="222222"/>
          <w:shd w:val="clear" w:color="auto" w:fill="FFFFFF"/>
        </w:rPr>
        <w:t xml:space="preserve"> </w:t>
      </w:r>
      <w:r>
        <w:rPr>
          <w:rFonts w:ascii="Arial" w:hAnsi="Arial" w:cs="Arial"/>
          <w:color w:val="222222"/>
          <w:shd w:val="clear" w:color="auto" w:fill="FFFFFF"/>
        </w:rPr>
        <w:t>큰</w:t>
      </w:r>
      <w:r>
        <w:rPr>
          <w:rFonts w:ascii="Arial" w:hAnsi="Arial" w:cs="Arial"/>
          <w:color w:val="222222"/>
          <w:shd w:val="clear" w:color="auto" w:fill="FFFFFF"/>
        </w:rPr>
        <w:t xml:space="preserve"> </w:t>
      </w:r>
      <w:r>
        <w:rPr>
          <w:rFonts w:ascii="Arial" w:hAnsi="Arial" w:cs="Arial"/>
          <w:color w:val="222222"/>
          <w:shd w:val="clear" w:color="auto" w:fill="FFFFFF"/>
        </w:rPr>
        <w:t>제한은</w:t>
      </w:r>
      <w:r>
        <w:rPr>
          <w:rFonts w:ascii="Arial" w:hAnsi="Arial" w:cs="Arial"/>
          <w:color w:val="222222"/>
          <w:shd w:val="clear" w:color="auto" w:fill="FFFFFF"/>
        </w:rPr>
        <w:t xml:space="preserve"> </w:t>
      </w:r>
      <w:r>
        <w:rPr>
          <w:rFonts w:ascii="Arial" w:hAnsi="Arial" w:cs="Arial"/>
          <w:color w:val="222222"/>
          <w:shd w:val="clear" w:color="auto" w:fill="FFFFFF"/>
        </w:rPr>
        <w:t>없으며</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44" w:tooltip="컴퓨터 프로그램" w:history="1">
        <w:r>
          <w:rPr>
            <w:rStyle w:val="a3"/>
            <w:rFonts w:ascii="Arial" w:hAnsi="Arial" w:cs="Arial"/>
            <w:color w:val="0B0080"/>
            <w:shd w:val="clear" w:color="auto" w:fill="FFFFFF"/>
          </w:rPr>
          <w:t>컴퓨터</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프로그램</w:t>
        </w:r>
      </w:hyperlink>
      <w:r>
        <w:rPr>
          <w:rFonts w:ascii="Arial" w:hAnsi="Arial" w:cs="Arial"/>
          <w:color w:val="222222"/>
          <w:shd w:val="clear" w:color="auto" w:fill="FFFFFF"/>
        </w:rPr>
        <w:t>의</w:t>
      </w:r>
      <w:r>
        <w:rPr>
          <w:rFonts w:ascii="Arial" w:hAnsi="Arial" w:cs="Arial"/>
          <w:color w:val="222222"/>
          <w:shd w:val="clear" w:color="auto" w:fill="FFFFFF"/>
        </w:rPr>
        <w:t> </w:t>
      </w:r>
      <w:hyperlink r:id="rId45" w:tooltip="변수" w:history="1">
        <w:r>
          <w:rPr>
            <w:rStyle w:val="a3"/>
            <w:rFonts w:ascii="Arial" w:hAnsi="Arial" w:cs="Arial"/>
            <w:color w:val="0B0080"/>
            <w:shd w:val="clear" w:color="auto" w:fill="FFFFFF"/>
          </w:rPr>
          <w:t>변수</w:t>
        </w:r>
      </w:hyperlink>
      <w:r>
        <w:rPr>
          <w:rFonts w:ascii="Arial" w:hAnsi="Arial" w:cs="Arial"/>
          <w:color w:val="222222"/>
          <w:shd w:val="clear" w:color="auto" w:fill="FFFFFF"/>
        </w:rPr>
        <w:t>값을</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데</w:t>
      </w:r>
      <w:r>
        <w:rPr>
          <w:rFonts w:ascii="Arial" w:hAnsi="Arial" w:cs="Arial"/>
          <w:color w:val="222222"/>
          <w:shd w:val="clear" w:color="auto" w:fill="FFFFFF"/>
        </w:rPr>
        <w:t xml:space="preserve"> </w:t>
      </w:r>
      <w:r>
        <w:rPr>
          <w:rFonts w:ascii="Arial" w:hAnsi="Arial" w:cs="Arial"/>
          <w:color w:val="222222"/>
          <w:shd w:val="clear" w:color="auto" w:fill="FFFFFF"/>
        </w:rPr>
        <w:t>적합하다</w:t>
      </w:r>
      <w:r>
        <w:rPr>
          <w:rFonts w:ascii="Arial" w:hAnsi="Arial" w:cs="Arial"/>
          <w:color w:val="222222"/>
          <w:shd w:val="clear" w:color="auto" w:fill="FFFFFF"/>
        </w:rPr>
        <w:t>.</w:t>
      </w:r>
    </w:p>
    <w:p w14:paraId="44EE45D1" w14:textId="77777777" w:rsidR="000A4C3B" w:rsidRDefault="000A4C3B" w:rsidP="003C6514">
      <w:pPr>
        <w:jc w:val="both"/>
        <w:rPr>
          <w:rFonts w:ascii="Arial" w:hAnsi="Arial" w:cs="Arial"/>
          <w:color w:val="222222"/>
          <w:shd w:val="clear" w:color="auto" w:fill="FFFFFF"/>
        </w:rPr>
      </w:pPr>
    </w:p>
    <w:p w14:paraId="03F93460" w14:textId="77777777" w:rsidR="00122F88" w:rsidRDefault="00D5543C" w:rsidP="00D5543C">
      <w:pPr>
        <w:pStyle w:val="2"/>
      </w:pPr>
      <w:bookmarkStart w:id="300" w:name="_Toc9298077"/>
      <w:bookmarkStart w:id="301" w:name="_Toc9244468"/>
      <w:bookmarkStart w:id="302" w:name="_Toc9467831"/>
      <w:r>
        <w:rPr>
          <w:rFonts w:hint="eastAsia"/>
        </w:rPr>
        <w:lastRenderedPageBreak/>
        <w:t>D</w:t>
      </w:r>
      <w:r>
        <w:t>etails</w:t>
      </w:r>
      <w:bookmarkEnd w:id="300"/>
      <w:bookmarkEnd w:id="301"/>
      <w:bookmarkEnd w:id="302"/>
    </w:p>
    <w:p w14:paraId="0DDB81F6" w14:textId="05D93EA8" w:rsidR="00FD397F" w:rsidRDefault="00C64B0A" w:rsidP="005B7EAF">
      <w:pPr>
        <w:pStyle w:val="3"/>
      </w:pPr>
      <w:bookmarkStart w:id="303" w:name="_Toc9467832"/>
      <w:r>
        <w:rPr>
          <w:rFonts w:hint="eastAsia"/>
        </w:rPr>
        <w:t>A</w:t>
      </w:r>
      <w:r>
        <w:t>uthentication</w:t>
      </w:r>
      <w:bookmarkEnd w:id="303"/>
    </w:p>
    <w:p w14:paraId="524C0F71" w14:textId="61B25D65" w:rsidR="00FD397F" w:rsidRDefault="00FD397F" w:rsidP="005B7EAF">
      <w:pPr>
        <w:pStyle w:val="4"/>
      </w:pPr>
      <w:bookmarkStart w:id="304" w:name="_Toc9467833"/>
      <w:r>
        <w:rPr>
          <w:rFonts w:hint="eastAsia"/>
        </w:rPr>
        <w:t>L</w:t>
      </w:r>
      <w:r>
        <w:t>ogin</w:t>
      </w:r>
      <w:bookmarkEnd w:id="304"/>
    </w:p>
    <w:p w14:paraId="12B5E647" w14:textId="20EE0127" w:rsidR="005B7EAF" w:rsidRDefault="005B7EAF" w:rsidP="005B7EAF">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787"/>
        <w:gridCol w:w="1417"/>
        <w:gridCol w:w="5052"/>
      </w:tblGrid>
      <w:tr w:rsidR="00C64B0A" w14:paraId="27AB78BA" w14:textId="77777777" w:rsidTr="001B63E9">
        <w:trPr>
          <w:jc w:val="right"/>
        </w:trPr>
        <w:tc>
          <w:tcPr>
            <w:tcW w:w="1787" w:type="dxa"/>
          </w:tcPr>
          <w:p w14:paraId="70529F2C" w14:textId="12323109" w:rsidR="00C64B0A" w:rsidRDefault="00C64B0A" w:rsidP="00C64B0A">
            <w:pPr>
              <w:pStyle w:val="aa"/>
              <w:ind w:leftChars="0" w:left="0"/>
            </w:pPr>
            <w:r>
              <w:rPr>
                <w:rFonts w:hint="eastAsia"/>
              </w:rPr>
              <w:t>M</w:t>
            </w:r>
            <w:r>
              <w:t>ethod</w:t>
            </w:r>
          </w:p>
        </w:tc>
        <w:tc>
          <w:tcPr>
            <w:tcW w:w="6469" w:type="dxa"/>
            <w:gridSpan w:val="2"/>
          </w:tcPr>
          <w:p w14:paraId="2CB144DC" w14:textId="6A9B5B3E" w:rsidR="00C64B0A" w:rsidRDefault="00C64B0A" w:rsidP="00C64B0A">
            <w:pPr>
              <w:pStyle w:val="aa"/>
              <w:ind w:leftChars="0" w:left="0"/>
            </w:pPr>
            <w:r>
              <w:t>POST</w:t>
            </w:r>
          </w:p>
        </w:tc>
      </w:tr>
      <w:tr w:rsidR="00C64B0A" w14:paraId="42E1AD34" w14:textId="77777777" w:rsidTr="001B63E9">
        <w:trPr>
          <w:jc w:val="right"/>
        </w:trPr>
        <w:tc>
          <w:tcPr>
            <w:tcW w:w="1787" w:type="dxa"/>
          </w:tcPr>
          <w:p w14:paraId="78433203" w14:textId="5E642DBA" w:rsidR="00C64B0A" w:rsidRDefault="00C64B0A" w:rsidP="00C64B0A">
            <w:pPr>
              <w:pStyle w:val="aa"/>
              <w:ind w:leftChars="0" w:left="0"/>
            </w:pPr>
            <w:r>
              <w:rPr>
                <w:rFonts w:hint="eastAsia"/>
              </w:rPr>
              <w:t>U</w:t>
            </w:r>
            <w:r>
              <w:t>RI</w:t>
            </w:r>
          </w:p>
        </w:tc>
        <w:tc>
          <w:tcPr>
            <w:tcW w:w="6469" w:type="dxa"/>
            <w:gridSpan w:val="2"/>
          </w:tcPr>
          <w:p w14:paraId="44E29101" w14:textId="23FB706C" w:rsidR="00C64B0A" w:rsidRDefault="00C64B0A" w:rsidP="00C64B0A">
            <w:pPr>
              <w:pStyle w:val="aa"/>
              <w:ind w:leftChars="0" w:left="0"/>
            </w:pPr>
            <w:r>
              <w:t xml:space="preserve">/authentication/login (REST </w:t>
            </w:r>
            <w:r>
              <w:rPr>
                <w:rFonts w:hint="eastAsia"/>
              </w:rPr>
              <w:t>예외)</w:t>
            </w:r>
          </w:p>
        </w:tc>
      </w:tr>
      <w:tr w:rsidR="005B7EAF" w14:paraId="25C23D9E" w14:textId="77777777" w:rsidTr="001B63E9">
        <w:trPr>
          <w:jc w:val="right"/>
        </w:trPr>
        <w:tc>
          <w:tcPr>
            <w:tcW w:w="1787" w:type="dxa"/>
            <w:vMerge w:val="restart"/>
          </w:tcPr>
          <w:p w14:paraId="66BE758F" w14:textId="158EFA9B" w:rsidR="005B7EAF" w:rsidRDefault="005B7EAF" w:rsidP="00C64B0A">
            <w:pPr>
              <w:pStyle w:val="aa"/>
              <w:ind w:leftChars="0" w:left="0"/>
            </w:pPr>
            <w:r>
              <w:t>Request Body</w:t>
            </w:r>
          </w:p>
        </w:tc>
        <w:tc>
          <w:tcPr>
            <w:tcW w:w="1417" w:type="dxa"/>
          </w:tcPr>
          <w:p w14:paraId="781C4F1A" w14:textId="7DFB293F" w:rsidR="005B7EAF" w:rsidRDefault="005B7EAF" w:rsidP="00C64B0A">
            <w:pPr>
              <w:pStyle w:val="aa"/>
              <w:ind w:leftChars="0" w:left="0"/>
            </w:pPr>
            <w:r>
              <w:rPr>
                <w:rFonts w:hint="eastAsia"/>
              </w:rPr>
              <w:t>i</w:t>
            </w:r>
            <w:r>
              <w:t>d</w:t>
            </w:r>
          </w:p>
        </w:tc>
        <w:tc>
          <w:tcPr>
            <w:tcW w:w="5052" w:type="dxa"/>
          </w:tcPr>
          <w:p w14:paraId="33B0EEB4" w14:textId="6061EC90" w:rsidR="005B7EAF" w:rsidRDefault="005B7EAF" w:rsidP="00C64B0A">
            <w:pPr>
              <w:pStyle w:val="aa"/>
              <w:ind w:leftChars="0" w:left="0"/>
            </w:pPr>
            <w:r>
              <w:rPr>
                <w:rFonts w:hint="eastAsia"/>
              </w:rPr>
              <w:t xml:space="preserve">사용자 </w:t>
            </w:r>
            <w:r>
              <w:t>ID</w:t>
            </w:r>
          </w:p>
        </w:tc>
      </w:tr>
      <w:tr w:rsidR="005B7EAF" w14:paraId="76AC08F4" w14:textId="77777777" w:rsidTr="001B63E9">
        <w:trPr>
          <w:jc w:val="right"/>
        </w:trPr>
        <w:tc>
          <w:tcPr>
            <w:tcW w:w="1787" w:type="dxa"/>
            <w:vMerge/>
          </w:tcPr>
          <w:p w14:paraId="5CD0A304" w14:textId="77777777" w:rsidR="005B7EAF" w:rsidRDefault="005B7EAF" w:rsidP="005B7EAF">
            <w:pPr>
              <w:pStyle w:val="aa"/>
              <w:ind w:leftChars="0" w:left="0"/>
            </w:pPr>
          </w:p>
        </w:tc>
        <w:tc>
          <w:tcPr>
            <w:tcW w:w="1417" w:type="dxa"/>
          </w:tcPr>
          <w:p w14:paraId="2976F44C" w14:textId="72AD9DB4" w:rsidR="005B7EAF" w:rsidRDefault="005B7EAF" w:rsidP="005B7EAF">
            <w:pPr>
              <w:pStyle w:val="aa"/>
              <w:ind w:leftChars="0" w:left="0"/>
            </w:pPr>
            <w:r>
              <w:rPr>
                <w:rFonts w:hint="eastAsia"/>
              </w:rPr>
              <w:t>p</w:t>
            </w:r>
            <w:r>
              <w:t>assword</w:t>
            </w:r>
          </w:p>
        </w:tc>
        <w:tc>
          <w:tcPr>
            <w:tcW w:w="5052" w:type="dxa"/>
          </w:tcPr>
          <w:p w14:paraId="4B0AC172" w14:textId="0CD0A59D" w:rsidR="005B7EAF" w:rsidRDefault="005B7EAF" w:rsidP="005B7EAF">
            <w:pPr>
              <w:pStyle w:val="aa"/>
              <w:ind w:leftChars="0" w:left="0"/>
            </w:pPr>
            <w:r>
              <w:rPr>
                <w:rFonts w:hint="eastAsia"/>
              </w:rPr>
              <w:t>사용자 패스워드</w:t>
            </w:r>
          </w:p>
        </w:tc>
      </w:tr>
    </w:tbl>
    <w:p w14:paraId="08209936" w14:textId="416E9CB6" w:rsidR="005B7EAF" w:rsidRDefault="005B7EAF" w:rsidP="005B7EAF">
      <w:pPr>
        <w:pStyle w:val="aa"/>
        <w:numPr>
          <w:ilvl w:val="0"/>
          <w:numId w:val="9"/>
        </w:numPr>
        <w:ind w:leftChars="0"/>
      </w:pPr>
      <w:r>
        <w:rPr>
          <w:rFonts w:hint="eastAsia"/>
        </w:rPr>
        <w:t>R</w:t>
      </w:r>
      <w:r>
        <w:t>esponse</w:t>
      </w:r>
    </w:p>
    <w:tbl>
      <w:tblPr>
        <w:tblStyle w:val="a6"/>
        <w:tblW w:w="0" w:type="auto"/>
        <w:jc w:val="right"/>
        <w:tblLook w:val="04A0" w:firstRow="1" w:lastRow="0" w:firstColumn="1" w:lastColumn="0" w:noHBand="0" w:noVBand="1"/>
      </w:tblPr>
      <w:tblGrid>
        <w:gridCol w:w="1787"/>
        <w:gridCol w:w="1417"/>
        <w:gridCol w:w="5052"/>
      </w:tblGrid>
      <w:tr w:rsidR="005B7EAF" w14:paraId="3A286167" w14:textId="77777777" w:rsidTr="001B63E9">
        <w:trPr>
          <w:jc w:val="right"/>
        </w:trPr>
        <w:tc>
          <w:tcPr>
            <w:tcW w:w="1787" w:type="dxa"/>
          </w:tcPr>
          <w:p w14:paraId="48883C47" w14:textId="4DEC135E" w:rsidR="005B7EAF" w:rsidRDefault="005B7EAF" w:rsidP="005B7EAF">
            <w:pPr>
              <w:pStyle w:val="aa"/>
              <w:ind w:leftChars="0" w:left="0"/>
            </w:pPr>
            <w:r>
              <w:t>Success</w:t>
            </w:r>
            <w:r w:rsidR="005E73B2">
              <w:t xml:space="preserve"> Code</w:t>
            </w:r>
          </w:p>
        </w:tc>
        <w:tc>
          <w:tcPr>
            <w:tcW w:w="6469" w:type="dxa"/>
            <w:gridSpan w:val="2"/>
          </w:tcPr>
          <w:p w14:paraId="2D7D4763" w14:textId="4A870040" w:rsidR="005B7EAF" w:rsidRDefault="005B7EAF" w:rsidP="005B7EAF">
            <w:pPr>
              <w:pStyle w:val="aa"/>
              <w:ind w:leftChars="0" w:left="0"/>
            </w:pPr>
            <w:r>
              <w:t>200 OK</w:t>
            </w:r>
          </w:p>
        </w:tc>
      </w:tr>
      <w:tr w:rsidR="005E73B2" w14:paraId="0CF1D3AC" w14:textId="77777777" w:rsidTr="001B63E9">
        <w:trPr>
          <w:jc w:val="right"/>
        </w:trPr>
        <w:tc>
          <w:tcPr>
            <w:tcW w:w="1787" w:type="dxa"/>
          </w:tcPr>
          <w:p w14:paraId="38541A2D" w14:textId="3D6336DB" w:rsidR="005E73B2" w:rsidRDefault="005E73B2" w:rsidP="005B7EAF">
            <w:pPr>
              <w:pStyle w:val="aa"/>
              <w:ind w:leftChars="0" w:left="0"/>
            </w:pPr>
            <w:r>
              <w:rPr>
                <w:rFonts w:hint="eastAsia"/>
              </w:rPr>
              <w:t>F</w:t>
            </w:r>
            <w:r>
              <w:t>ailure Code</w:t>
            </w:r>
          </w:p>
        </w:tc>
        <w:tc>
          <w:tcPr>
            <w:tcW w:w="6469" w:type="dxa"/>
            <w:gridSpan w:val="2"/>
          </w:tcPr>
          <w:p w14:paraId="0D7CEF37" w14:textId="38217343" w:rsidR="005E73B2" w:rsidRDefault="005E73B2" w:rsidP="005B7EAF">
            <w:pPr>
              <w:pStyle w:val="aa"/>
              <w:ind w:leftChars="0" w:left="0"/>
            </w:pPr>
            <w:r>
              <w:t>400 Bad Request (ID/PW</w:t>
            </w:r>
            <w:r>
              <w:rPr>
                <w:rFonts w:hint="eastAsia"/>
              </w:rPr>
              <w:t xml:space="preserve"> 불일치인 경우) </w:t>
            </w:r>
          </w:p>
        </w:tc>
      </w:tr>
      <w:tr w:rsidR="005B7EAF" w14:paraId="3B9E538D" w14:textId="77777777" w:rsidTr="001B63E9">
        <w:trPr>
          <w:trHeight w:val="387"/>
          <w:jc w:val="right"/>
        </w:trPr>
        <w:tc>
          <w:tcPr>
            <w:tcW w:w="1787" w:type="dxa"/>
          </w:tcPr>
          <w:p w14:paraId="2E8C40CA" w14:textId="737801BE" w:rsidR="005B7EAF" w:rsidRDefault="005E73B2" w:rsidP="005B7EAF">
            <w:pPr>
              <w:pStyle w:val="aa"/>
              <w:ind w:leftChars="0" w:left="0"/>
            </w:pPr>
            <w:r>
              <w:rPr>
                <w:rFonts w:hint="eastAsia"/>
              </w:rPr>
              <w:t>S</w:t>
            </w:r>
            <w:r>
              <w:t>uccess Response Body</w:t>
            </w:r>
          </w:p>
        </w:tc>
        <w:tc>
          <w:tcPr>
            <w:tcW w:w="1417" w:type="dxa"/>
          </w:tcPr>
          <w:p w14:paraId="559E5FEF" w14:textId="6D04F3BF" w:rsidR="005B7EAF" w:rsidRDefault="005E73B2" w:rsidP="005B7EAF">
            <w:pPr>
              <w:pStyle w:val="aa"/>
              <w:ind w:leftChars="0" w:left="0"/>
            </w:pPr>
            <w:r>
              <w:rPr>
                <w:rFonts w:hint="eastAsia"/>
              </w:rPr>
              <w:t>s</w:t>
            </w:r>
            <w:r>
              <w:t>uccess</w:t>
            </w:r>
          </w:p>
        </w:tc>
        <w:tc>
          <w:tcPr>
            <w:tcW w:w="5052" w:type="dxa"/>
          </w:tcPr>
          <w:p w14:paraId="37D32E27" w14:textId="56F29FAB" w:rsidR="005B7EAF" w:rsidRDefault="005E73B2" w:rsidP="005B7EAF">
            <w:pPr>
              <w:pStyle w:val="aa"/>
              <w:ind w:leftChars="0" w:left="0"/>
            </w:pPr>
            <w:r>
              <w:rPr>
                <w:rFonts w:hint="eastAsia"/>
              </w:rPr>
              <w:t>t</w:t>
            </w:r>
            <w:r>
              <w:t>rue</w:t>
            </w:r>
          </w:p>
        </w:tc>
      </w:tr>
      <w:tr w:rsidR="005E73B2" w14:paraId="6F261488" w14:textId="77777777" w:rsidTr="001B63E9">
        <w:trPr>
          <w:trHeight w:val="387"/>
          <w:jc w:val="right"/>
        </w:trPr>
        <w:tc>
          <w:tcPr>
            <w:tcW w:w="1787" w:type="dxa"/>
            <w:vMerge w:val="restart"/>
          </w:tcPr>
          <w:p w14:paraId="53E48AA2" w14:textId="74C6AD0E" w:rsidR="005E73B2" w:rsidRDefault="005E73B2" w:rsidP="005E73B2">
            <w:pPr>
              <w:pStyle w:val="aa"/>
              <w:ind w:leftChars="0" w:left="0"/>
            </w:pPr>
            <w:r>
              <w:rPr>
                <w:rFonts w:hint="eastAsia"/>
              </w:rPr>
              <w:t>F</w:t>
            </w:r>
            <w:r>
              <w:t>ailure Response Body</w:t>
            </w:r>
          </w:p>
        </w:tc>
        <w:tc>
          <w:tcPr>
            <w:tcW w:w="1417" w:type="dxa"/>
          </w:tcPr>
          <w:p w14:paraId="01A73ECC" w14:textId="0CB6E588" w:rsidR="005E73B2" w:rsidRDefault="005E73B2" w:rsidP="005E73B2">
            <w:pPr>
              <w:pStyle w:val="aa"/>
              <w:ind w:leftChars="0" w:left="0"/>
            </w:pPr>
            <w:r>
              <w:rPr>
                <w:rFonts w:hint="eastAsia"/>
              </w:rPr>
              <w:t>s</w:t>
            </w:r>
            <w:r>
              <w:t>uccess</w:t>
            </w:r>
          </w:p>
        </w:tc>
        <w:tc>
          <w:tcPr>
            <w:tcW w:w="5052" w:type="dxa"/>
          </w:tcPr>
          <w:p w14:paraId="0820D8B4" w14:textId="3F0EE72B" w:rsidR="005E73B2" w:rsidRDefault="005E73B2" w:rsidP="005E73B2">
            <w:pPr>
              <w:pStyle w:val="aa"/>
              <w:ind w:leftChars="0" w:left="0"/>
            </w:pPr>
            <w:r>
              <w:rPr>
                <w:rFonts w:hint="eastAsia"/>
              </w:rPr>
              <w:t>f</w:t>
            </w:r>
            <w:r>
              <w:t>alse</w:t>
            </w:r>
          </w:p>
        </w:tc>
      </w:tr>
      <w:tr w:rsidR="005E73B2" w14:paraId="44292387" w14:textId="77777777" w:rsidTr="001B63E9">
        <w:trPr>
          <w:trHeight w:val="387"/>
          <w:jc w:val="right"/>
        </w:trPr>
        <w:tc>
          <w:tcPr>
            <w:tcW w:w="1787" w:type="dxa"/>
            <w:vMerge/>
          </w:tcPr>
          <w:p w14:paraId="29F25EB5" w14:textId="77777777" w:rsidR="005E73B2" w:rsidRDefault="005E73B2" w:rsidP="005E73B2">
            <w:pPr>
              <w:pStyle w:val="aa"/>
              <w:ind w:leftChars="0" w:left="0"/>
            </w:pPr>
          </w:p>
        </w:tc>
        <w:tc>
          <w:tcPr>
            <w:tcW w:w="1417" w:type="dxa"/>
          </w:tcPr>
          <w:p w14:paraId="522819E6" w14:textId="7944CA28" w:rsidR="005E73B2" w:rsidRDefault="005E73B2" w:rsidP="005E73B2">
            <w:pPr>
              <w:pStyle w:val="aa"/>
              <w:ind w:leftChars="0" w:left="0"/>
            </w:pPr>
            <w:r>
              <w:rPr>
                <w:rFonts w:hint="eastAsia"/>
              </w:rPr>
              <w:t>m</w:t>
            </w:r>
            <w:r>
              <w:t>essage</w:t>
            </w:r>
          </w:p>
        </w:tc>
        <w:tc>
          <w:tcPr>
            <w:tcW w:w="5052" w:type="dxa"/>
          </w:tcPr>
          <w:p w14:paraId="677665B8" w14:textId="5F0C51BF" w:rsidR="005E73B2" w:rsidRDefault="005E73B2" w:rsidP="005E73B2">
            <w:pPr>
              <w:pStyle w:val="aa"/>
              <w:ind w:leftChars="0" w:left="0"/>
            </w:pPr>
            <w:r>
              <w:rPr>
                <w:rFonts w:hint="eastAsia"/>
              </w:rPr>
              <w:t>r</w:t>
            </w:r>
            <w:r>
              <w:t>eason of failure</w:t>
            </w:r>
          </w:p>
        </w:tc>
      </w:tr>
    </w:tbl>
    <w:p w14:paraId="39713EEF" w14:textId="77777777" w:rsidR="005B7EAF" w:rsidRDefault="005B7EAF" w:rsidP="005B7EAF">
      <w:pPr>
        <w:pStyle w:val="aa"/>
        <w:ind w:leftChars="0" w:left="760"/>
      </w:pPr>
    </w:p>
    <w:p w14:paraId="2F68BA89" w14:textId="27D08F86" w:rsidR="00FD397F" w:rsidRDefault="00FD397F" w:rsidP="005B7EAF">
      <w:pPr>
        <w:pStyle w:val="4"/>
      </w:pPr>
      <w:bookmarkStart w:id="305" w:name="_Toc9467834"/>
      <w:r>
        <w:rPr>
          <w:rFonts w:hint="eastAsia"/>
        </w:rPr>
        <w:t>S</w:t>
      </w:r>
      <w:r>
        <w:t>ignup</w:t>
      </w:r>
      <w:bookmarkEnd w:id="305"/>
    </w:p>
    <w:p w14:paraId="071EE0B3" w14:textId="6EA372E8" w:rsidR="005B7EAF" w:rsidRPr="005B7EAF" w:rsidRDefault="005B7EAF" w:rsidP="005B7EAF">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787"/>
        <w:gridCol w:w="1417"/>
        <w:gridCol w:w="5052"/>
      </w:tblGrid>
      <w:tr w:rsidR="005B7EAF" w14:paraId="039BBFB5" w14:textId="77777777" w:rsidTr="001B63E9">
        <w:trPr>
          <w:jc w:val="right"/>
        </w:trPr>
        <w:tc>
          <w:tcPr>
            <w:tcW w:w="1787" w:type="dxa"/>
          </w:tcPr>
          <w:p w14:paraId="55183E8F" w14:textId="77777777" w:rsidR="005B7EAF" w:rsidRDefault="005B7EAF" w:rsidP="005B7EAF">
            <w:pPr>
              <w:pStyle w:val="aa"/>
              <w:ind w:leftChars="0" w:left="0"/>
            </w:pPr>
            <w:r>
              <w:rPr>
                <w:rFonts w:hint="eastAsia"/>
              </w:rPr>
              <w:t>M</w:t>
            </w:r>
            <w:r>
              <w:t>ethod</w:t>
            </w:r>
          </w:p>
        </w:tc>
        <w:tc>
          <w:tcPr>
            <w:tcW w:w="6469" w:type="dxa"/>
            <w:gridSpan w:val="2"/>
          </w:tcPr>
          <w:p w14:paraId="1E24C4B9" w14:textId="77777777" w:rsidR="005B7EAF" w:rsidRDefault="005B7EAF" w:rsidP="005B7EAF">
            <w:pPr>
              <w:pStyle w:val="aa"/>
              <w:ind w:leftChars="0" w:left="0"/>
            </w:pPr>
            <w:r>
              <w:t>POST</w:t>
            </w:r>
          </w:p>
        </w:tc>
      </w:tr>
      <w:tr w:rsidR="005B7EAF" w14:paraId="7766CAF6" w14:textId="77777777" w:rsidTr="001B63E9">
        <w:trPr>
          <w:jc w:val="right"/>
        </w:trPr>
        <w:tc>
          <w:tcPr>
            <w:tcW w:w="1787" w:type="dxa"/>
          </w:tcPr>
          <w:p w14:paraId="091635B5" w14:textId="77777777" w:rsidR="005B7EAF" w:rsidRDefault="005B7EAF" w:rsidP="005B7EAF">
            <w:pPr>
              <w:pStyle w:val="aa"/>
              <w:ind w:leftChars="0" w:left="0"/>
            </w:pPr>
            <w:r>
              <w:rPr>
                <w:rFonts w:hint="eastAsia"/>
              </w:rPr>
              <w:t>U</w:t>
            </w:r>
            <w:r>
              <w:t>RI</w:t>
            </w:r>
          </w:p>
        </w:tc>
        <w:tc>
          <w:tcPr>
            <w:tcW w:w="6469" w:type="dxa"/>
            <w:gridSpan w:val="2"/>
          </w:tcPr>
          <w:p w14:paraId="34172803" w14:textId="133980BE" w:rsidR="005B7EAF" w:rsidRDefault="005B7EAF" w:rsidP="005B7EAF">
            <w:pPr>
              <w:pStyle w:val="aa"/>
              <w:ind w:leftChars="0" w:left="0"/>
            </w:pPr>
            <w:r>
              <w:t>/authentication/</w:t>
            </w:r>
            <w:r>
              <w:rPr>
                <w:rFonts w:hint="eastAsia"/>
              </w:rPr>
              <w:t>s</w:t>
            </w:r>
            <w:r>
              <w:t xml:space="preserve">ignup(REST </w:t>
            </w:r>
            <w:r>
              <w:rPr>
                <w:rFonts w:hint="eastAsia"/>
              </w:rPr>
              <w:t>예외)</w:t>
            </w:r>
          </w:p>
        </w:tc>
      </w:tr>
      <w:tr w:rsidR="005B7EAF" w14:paraId="5C6A6CD1" w14:textId="77777777" w:rsidTr="001B63E9">
        <w:trPr>
          <w:jc w:val="right"/>
        </w:trPr>
        <w:tc>
          <w:tcPr>
            <w:tcW w:w="1787" w:type="dxa"/>
            <w:vMerge w:val="restart"/>
          </w:tcPr>
          <w:p w14:paraId="3D853155" w14:textId="4B25475E" w:rsidR="005B7EAF" w:rsidRDefault="005B7EAF" w:rsidP="005B7EAF">
            <w:pPr>
              <w:pStyle w:val="aa"/>
              <w:ind w:leftChars="0" w:left="0"/>
            </w:pPr>
            <w:r>
              <w:rPr>
                <w:rFonts w:hint="eastAsia"/>
              </w:rPr>
              <w:t>R</w:t>
            </w:r>
            <w:r>
              <w:t>equest</w:t>
            </w:r>
            <w:r>
              <w:rPr>
                <w:rFonts w:hint="eastAsia"/>
              </w:rPr>
              <w:t xml:space="preserve"> </w:t>
            </w:r>
            <w:r>
              <w:t>Body</w:t>
            </w:r>
          </w:p>
        </w:tc>
        <w:tc>
          <w:tcPr>
            <w:tcW w:w="1417" w:type="dxa"/>
          </w:tcPr>
          <w:p w14:paraId="39C26E5C" w14:textId="77777777" w:rsidR="005B7EAF" w:rsidRDefault="005B7EAF" w:rsidP="005B7EAF">
            <w:pPr>
              <w:pStyle w:val="aa"/>
              <w:ind w:leftChars="0" w:left="0"/>
            </w:pPr>
            <w:r>
              <w:rPr>
                <w:rFonts w:hint="eastAsia"/>
              </w:rPr>
              <w:t>i</w:t>
            </w:r>
            <w:r>
              <w:t>d</w:t>
            </w:r>
          </w:p>
        </w:tc>
        <w:tc>
          <w:tcPr>
            <w:tcW w:w="5052" w:type="dxa"/>
          </w:tcPr>
          <w:p w14:paraId="73108926" w14:textId="77777777" w:rsidR="005B7EAF" w:rsidRDefault="005B7EAF" w:rsidP="005B7EAF">
            <w:pPr>
              <w:pStyle w:val="aa"/>
              <w:ind w:leftChars="0" w:left="0"/>
            </w:pPr>
            <w:r>
              <w:rPr>
                <w:rFonts w:hint="eastAsia"/>
              </w:rPr>
              <w:t xml:space="preserve">사용자 </w:t>
            </w:r>
            <w:r>
              <w:t>ID</w:t>
            </w:r>
          </w:p>
        </w:tc>
      </w:tr>
      <w:tr w:rsidR="005B7EAF" w14:paraId="3D63BCB4" w14:textId="77777777" w:rsidTr="001B63E9">
        <w:trPr>
          <w:jc w:val="right"/>
        </w:trPr>
        <w:tc>
          <w:tcPr>
            <w:tcW w:w="1787" w:type="dxa"/>
            <w:vMerge/>
          </w:tcPr>
          <w:p w14:paraId="5FA54ECD" w14:textId="77777777" w:rsidR="005B7EAF" w:rsidRDefault="005B7EAF" w:rsidP="005B7EAF">
            <w:pPr>
              <w:pStyle w:val="aa"/>
              <w:ind w:leftChars="0" w:left="0"/>
            </w:pPr>
          </w:p>
        </w:tc>
        <w:tc>
          <w:tcPr>
            <w:tcW w:w="1417" w:type="dxa"/>
          </w:tcPr>
          <w:p w14:paraId="63CCE8FC" w14:textId="2CE17986" w:rsidR="005B7EAF" w:rsidRDefault="005B7EAF" w:rsidP="005B7EAF">
            <w:pPr>
              <w:pStyle w:val="aa"/>
              <w:ind w:leftChars="0" w:left="0"/>
            </w:pPr>
            <w:r>
              <w:rPr>
                <w:rFonts w:hint="eastAsia"/>
              </w:rPr>
              <w:t>n</w:t>
            </w:r>
            <w:r>
              <w:t>ame</w:t>
            </w:r>
          </w:p>
        </w:tc>
        <w:tc>
          <w:tcPr>
            <w:tcW w:w="5052" w:type="dxa"/>
          </w:tcPr>
          <w:p w14:paraId="4712F592" w14:textId="055EC1D1" w:rsidR="005B7EAF" w:rsidRDefault="005B7EAF" w:rsidP="005B7EAF">
            <w:pPr>
              <w:pStyle w:val="aa"/>
              <w:ind w:leftChars="0" w:left="0"/>
            </w:pPr>
            <w:r>
              <w:rPr>
                <w:rFonts w:hint="eastAsia"/>
              </w:rPr>
              <w:t>사용자 이름</w:t>
            </w:r>
          </w:p>
        </w:tc>
      </w:tr>
      <w:tr w:rsidR="005B7EAF" w14:paraId="7840EB17" w14:textId="77777777" w:rsidTr="001B63E9">
        <w:trPr>
          <w:jc w:val="right"/>
        </w:trPr>
        <w:tc>
          <w:tcPr>
            <w:tcW w:w="1787" w:type="dxa"/>
            <w:vMerge/>
          </w:tcPr>
          <w:p w14:paraId="79DD6B0F" w14:textId="77777777" w:rsidR="005B7EAF" w:rsidRDefault="005B7EAF" w:rsidP="005B7EAF">
            <w:pPr>
              <w:pStyle w:val="aa"/>
              <w:ind w:leftChars="0" w:left="0"/>
            </w:pPr>
          </w:p>
        </w:tc>
        <w:tc>
          <w:tcPr>
            <w:tcW w:w="1417" w:type="dxa"/>
          </w:tcPr>
          <w:p w14:paraId="3E61162F" w14:textId="77777777" w:rsidR="005B7EAF" w:rsidRDefault="005B7EAF" w:rsidP="005B7EAF">
            <w:pPr>
              <w:pStyle w:val="aa"/>
              <w:ind w:leftChars="0" w:left="0"/>
            </w:pPr>
            <w:r>
              <w:rPr>
                <w:rFonts w:hint="eastAsia"/>
              </w:rPr>
              <w:t>p</w:t>
            </w:r>
            <w:r>
              <w:t>assword</w:t>
            </w:r>
          </w:p>
        </w:tc>
        <w:tc>
          <w:tcPr>
            <w:tcW w:w="5052" w:type="dxa"/>
          </w:tcPr>
          <w:p w14:paraId="2D9CED1B" w14:textId="77777777" w:rsidR="005B7EAF" w:rsidRDefault="005B7EAF" w:rsidP="005B7EAF">
            <w:pPr>
              <w:pStyle w:val="aa"/>
              <w:ind w:leftChars="0" w:left="0"/>
            </w:pPr>
            <w:r>
              <w:rPr>
                <w:rFonts w:hint="eastAsia"/>
              </w:rPr>
              <w:t>사용자 패스워드</w:t>
            </w:r>
          </w:p>
        </w:tc>
      </w:tr>
    </w:tbl>
    <w:p w14:paraId="31257FA3" w14:textId="77777777" w:rsidR="005E73B2" w:rsidRDefault="005E73B2" w:rsidP="005E73B2">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5E73B2" w14:paraId="04DDC758" w14:textId="77777777" w:rsidTr="001B63E9">
        <w:trPr>
          <w:jc w:val="right"/>
        </w:trPr>
        <w:tc>
          <w:tcPr>
            <w:tcW w:w="1787" w:type="dxa"/>
          </w:tcPr>
          <w:p w14:paraId="069E5899" w14:textId="77777777" w:rsidR="005E73B2" w:rsidRDefault="005E73B2" w:rsidP="00624446">
            <w:pPr>
              <w:pStyle w:val="aa"/>
              <w:ind w:leftChars="0" w:left="0"/>
            </w:pPr>
            <w:r>
              <w:t>Success Code</w:t>
            </w:r>
          </w:p>
        </w:tc>
        <w:tc>
          <w:tcPr>
            <w:tcW w:w="6469" w:type="dxa"/>
            <w:gridSpan w:val="2"/>
          </w:tcPr>
          <w:p w14:paraId="03B9AAE5" w14:textId="744EF699" w:rsidR="005E73B2" w:rsidRDefault="005E73B2" w:rsidP="00624446">
            <w:pPr>
              <w:pStyle w:val="aa"/>
              <w:ind w:leftChars="0" w:left="0"/>
            </w:pPr>
            <w:r>
              <w:t>200 OK</w:t>
            </w:r>
          </w:p>
        </w:tc>
      </w:tr>
      <w:tr w:rsidR="005E73B2" w14:paraId="125786C5" w14:textId="77777777" w:rsidTr="001B63E9">
        <w:trPr>
          <w:jc w:val="right"/>
        </w:trPr>
        <w:tc>
          <w:tcPr>
            <w:tcW w:w="1787" w:type="dxa"/>
          </w:tcPr>
          <w:p w14:paraId="4B353EA1" w14:textId="77777777" w:rsidR="005E73B2" w:rsidRDefault="005E73B2" w:rsidP="00624446">
            <w:pPr>
              <w:pStyle w:val="aa"/>
              <w:ind w:leftChars="0" w:left="0"/>
            </w:pPr>
            <w:r>
              <w:rPr>
                <w:rFonts w:hint="eastAsia"/>
              </w:rPr>
              <w:t>F</w:t>
            </w:r>
            <w:r>
              <w:t>ailure Code</w:t>
            </w:r>
          </w:p>
        </w:tc>
        <w:tc>
          <w:tcPr>
            <w:tcW w:w="6469" w:type="dxa"/>
            <w:gridSpan w:val="2"/>
          </w:tcPr>
          <w:p w14:paraId="54B08127" w14:textId="6BC80AB0" w:rsidR="005E73B2" w:rsidRDefault="005E73B2" w:rsidP="00624446">
            <w:pPr>
              <w:pStyle w:val="aa"/>
              <w:ind w:leftChars="0" w:left="0"/>
            </w:pPr>
            <w:r>
              <w:t xml:space="preserve">400 Bad Request (ID </w:t>
            </w:r>
            <w:r>
              <w:rPr>
                <w:rFonts w:hint="eastAsia"/>
              </w:rPr>
              <w:t xml:space="preserve">중복인 경우) </w:t>
            </w:r>
          </w:p>
        </w:tc>
      </w:tr>
      <w:tr w:rsidR="005E73B2" w14:paraId="0C7D52BF" w14:textId="77777777" w:rsidTr="001B63E9">
        <w:trPr>
          <w:trHeight w:val="387"/>
          <w:jc w:val="right"/>
        </w:trPr>
        <w:tc>
          <w:tcPr>
            <w:tcW w:w="1787" w:type="dxa"/>
          </w:tcPr>
          <w:p w14:paraId="42D9DFA0" w14:textId="77777777" w:rsidR="005E73B2" w:rsidRDefault="005E73B2" w:rsidP="00624446">
            <w:pPr>
              <w:pStyle w:val="aa"/>
              <w:ind w:leftChars="0" w:left="0"/>
            </w:pPr>
            <w:r>
              <w:rPr>
                <w:rFonts w:hint="eastAsia"/>
              </w:rPr>
              <w:t>S</w:t>
            </w:r>
            <w:r>
              <w:t>uccess Response Body</w:t>
            </w:r>
          </w:p>
        </w:tc>
        <w:tc>
          <w:tcPr>
            <w:tcW w:w="1417" w:type="dxa"/>
          </w:tcPr>
          <w:p w14:paraId="3B64CF79" w14:textId="23E68175" w:rsidR="005E73B2" w:rsidRDefault="00624446" w:rsidP="00624446">
            <w:pPr>
              <w:pStyle w:val="aa"/>
              <w:ind w:leftChars="0" w:left="0"/>
            </w:pPr>
            <w:r>
              <w:t>-</w:t>
            </w:r>
          </w:p>
        </w:tc>
        <w:tc>
          <w:tcPr>
            <w:tcW w:w="5052" w:type="dxa"/>
          </w:tcPr>
          <w:p w14:paraId="25782056" w14:textId="158AA940" w:rsidR="005E73B2" w:rsidRDefault="00624446" w:rsidP="00624446">
            <w:pPr>
              <w:pStyle w:val="aa"/>
              <w:ind w:leftChars="0" w:left="0"/>
            </w:pPr>
            <w:r>
              <w:rPr>
                <w:rFonts w:hint="eastAsia"/>
              </w:rPr>
              <w:t>-</w:t>
            </w:r>
          </w:p>
        </w:tc>
      </w:tr>
      <w:tr w:rsidR="005E73B2" w14:paraId="76469161" w14:textId="77777777" w:rsidTr="001B63E9">
        <w:trPr>
          <w:trHeight w:val="387"/>
          <w:jc w:val="right"/>
        </w:trPr>
        <w:tc>
          <w:tcPr>
            <w:tcW w:w="1787" w:type="dxa"/>
          </w:tcPr>
          <w:p w14:paraId="476B3AEC" w14:textId="3E2243B2" w:rsidR="00624446" w:rsidRDefault="00624446" w:rsidP="00624446">
            <w:pPr>
              <w:pStyle w:val="aa"/>
              <w:ind w:leftChars="0" w:left="0"/>
            </w:pPr>
            <w:r>
              <w:rPr>
                <w:rFonts w:hint="eastAsia"/>
              </w:rPr>
              <w:lastRenderedPageBreak/>
              <w:t>F</w:t>
            </w:r>
            <w:r>
              <w:t>ailure</w:t>
            </w:r>
            <w:r>
              <w:rPr>
                <w:rFonts w:hint="eastAsia"/>
              </w:rPr>
              <w:t xml:space="preserve"> </w:t>
            </w:r>
            <w:r>
              <w:t>Response Body</w:t>
            </w:r>
          </w:p>
        </w:tc>
        <w:tc>
          <w:tcPr>
            <w:tcW w:w="1417" w:type="dxa"/>
          </w:tcPr>
          <w:p w14:paraId="77C04A3F" w14:textId="194A3A42" w:rsidR="005E73B2" w:rsidRDefault="005E73B2" w:rsidP="00624446">
            <w:pPr>
              <w:pStyle w:val="aa"/>
              <w:ind w:leftChars="0" w:left="0"/>
            </w:pPr>
            <w:r>
              <w:rPr>
                <w:rFonts w:hint="eastAsia"/>
              </w:rPr>
              <w:t>m</w:t>
            </w:r>
            <w:r>
              <w:t>essage</w:t>
            </w:r>
          </w:p>
        </w:tc>
        <w:tc>
          <w:tcPr>
            <w:tcW w:w="5052" w:type="dxa"/>
          </w:tcPr>
          <w:p w14:paraId="26ED3CEA" w14:textId="7BF82CB4" w:rsidR="005E73B2" w:rsidRDefault="005E73B2" w:rsidP="00624446">
            <w:pPr>
              <w:pStyle w:val="aa"/>
              <w:ind w:leftChars="0" w:left="0"/>
            </w:pPr>
            <w:r>
              <w:rPr>
                <w:rFonts w:hint="eastAsia"/>
              </w:rPr>
              <w:t>r</w:t>
            </w:r>
            <w:r>
              <w:t>eason of failure</w:t>
            </w:r>
          </w:p>
        </w:tc>
      </w:tr>
    </w:tbl>
    <w:p w14:paraId="377FDA6A" w14:textId="40B3147B" w:rsidR="005E73B2" w:rsidRDefault="005E73B2" w:rsidP="005E73B2">
      <w:pPr>
        <w:pStyle w:val="aa"/>
        <w:ind w:leftChars="0" w:left="760"/>
      </w:pPr>
    </w:p>
    <w:p w14:paraId="06152631" w14:textId="17230975" w:rsidR="005B7EAF" w:rsidRDefault="005B7EAF" w:rsidP="005B7EAF">
      <w:pPr>
        <w:pStyle w:val="3"/>
      </w:pPr>
      <w:bookmarkStart w:id="306" w:name="_Toc9467835"/>
      <w:r>
        <w:rPr>
          <w:rFonts w:hint="eastAsia"/>
        </w:rPr>
        <w:t>U</w:t>
      </w:r>
      <w:r>
        <w:t>ser</w:t>
      </w:r>
      <w:bookmarkEnd w:id="306"/>
    </w:p>
    <w:p w14:paraId="362E91D7" w14:textId="4ED532B1" w:rsidR="008C7F35" w:rsidRPr="008C7F35" w:rsidRDefault="008C7F35" w:rsidP="008C7F35">
      <w:pPr>
        <w:pStyle w:val="4"/>
      </w:pPr>
      <w:bookmarkStart w:id="307" w:name="_Toc9467836"/>
      <w:r>
        <w:t>Get</w:t>
      </w:r>
      <w:bookmarkEnd w:id="307"/>
    </w:p>
    <w:p w14:paraId="5EA189DE" w14:textId="1EE18930" w:rsidR="008C7F35" w:rsidRPr="008C7F35" w:rsidRDefault="008C7F35" w:rsidP="008C7F35">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5B7EAF" w14:paraId="78FFFBB4" w14:textId="77777777" w:rsidTr="001B63E9">
        <w:trPr>
          <w:jc w:val="right"/>
        </w:trPr>
        <w:tc>
          <w:tcPr>
            <w:tcW w:w="1503" w:type="dxa"/>
          </w:tcPr>
          <w:p w14:paraId="0B71D841" w14:textId="77777777" w:rsidR="005B7EAF" w:rsidRDefault="005B7EAF" w:rsidP="005B7EAF">
            <w:pPr>
              <w:pStyle w:val="aa"/>
              <w:ind w:leftChars="0" w:left="0"/>
            </w:pPr>
            <w:r>
              <w:rPr>
                <w:rFonts w:hint="eastAsia"/>
              </w:rPr>
              <w:t>M</w:t>
            </w:r>
            <w:r>
              <w:t>ethod</w:t>
            </w:r>
          </w:p>
        </w:tc>
        <w:tc>
          <w:tcPr>
            <w:tcW w:w="6753" w:type="dxa"/>
            <w:gridSpan w:val="2"/>
          </w:tcPr>
          <w:p w14:paraId="2981F0CF" w14:textId="20FB8639" w:rsidR="005B7EAF" w:rsidRDefault="005B7EAF" w:rsidP="005B7EAF">
            <w:pPr>
              <w:pStyle w:val="aa"/>
              <w:ind w:leftChars="0" w:left="0"/>
            </w:pPr>
            <w:r>
              <w:t>GET</w:t>
            </w:r>
          </w:p>
        </w:tc>
      </w:tr>
      <w:tr w:rsidR="005B7EAF" w14:paraId="4942827B" w14:textId="77777777" w:rsidTr="001B63E9">
        <w:trPr>
          <w:jc w:val="right"/>
        </w:trPr>
        <w:tc>
          <w:tcPr>
            <w:tcW w:w="1503" w:type="dxa"/>
          </w:tcPr>
          <w:p w14:paraId="0F6825AD" w14:textId="77777777" w:rsidR="005B7EAF" w:rsidRDefault="005B7EAF" w:rsidP="005B7EAF">
            <w:pPr>
              <w:pStyle w:val="aa"/>
              <w:ind w:leftChars="0" w:left="0"/>
            </w:pPr>
            <w:r>
              <w:rPr>
                <w:rFonts w:hint="eastAsia"/>
              </w:rPr>
              <w:t>U</w:t>
            </w:r>
            <w:r>
              <w:t>RI</w:t>
            </w:r>
          </w:p>
        </w:tc>
        <w:tc>
          <w:tcPr>
            <w:tcW w:w="6753" w:type="dxa"/>
            <w:gridSpan w:val="2"/>
          </w:tcPr>
          <w:p w14:paraId="297A05F0" w14:textId="5D9D8FB1" w:rsidR="005B7EAF" w:rsidRDefault="005B7EAF" w:rsidP="005B7EAF">
            <w:pPr>
              <w:pStyle w:val="aa"/>
              <w:ind w:leftChars="0" w:left="0"/>
            </w:pPr>
            <w:r>
              <w:rPr>
                <w:rFonts w:hint="eastAsia"/>
              </w:rPr>
              <w:t>/</w:t>
            </w:r>
            <w:r>
              <w:t>users/:id</w:t>
            </w:r>
          </w:p>
        </w:tc>
      </w:tr>
      <w:tr w:rsidR="005B7EAF" w14:paraId="44C93911" w14:textId="77777777" w:rsidTr="001B63E9">
        <w:trPr>
          <w:jc w:val="right"/>
        </w:trPr>
        <w:tc>
          <w:tcPr>
            <w:tcW w:w="1503" w:type="dxa"/>
          </w:tcPr>
          <w:p w14:paraId="17948EAA" w14:textId="1AA6620B" w:rsidR="005B7EAF" w:rsidRPr="005B7EAF" w:rsidRDefault="00624446" w:rsidP="005B7EAF">
            <w:pPr>
              <w:pStyle w:val="aa"/>
              <w:ind w:leftChars="0" w:left="0"/>
              <w:rPr>
                <w:rStyle w:val="aff"/>
              </w:rPr>
            </w:pPr>
            <w:r>
              <w:rPr>
                <w:rStyle w:val="aff"/>
              </w:rPr>
              <w:t>Parameters</w:t>
            </w:r>
          </w:p>
        </w:tc>
        <w:tc>
          <w:tcPr>
            <w:tcW w:w="1701" w:type="dxa"/>
          </w:tcPr>
          <w:p w14:paraId="3931CB67" w14:textId="739D3C47" w:rsidR="005B7EAF" w:rsidRPr="005B7EAF" w:rsidRDefault="00624446" w:rsidP="005B7EAF">
            <w:pPr>
              <w:pStyle w:val="aa"/>
              <w:ind w:leftChars="0" w:left="0"/>
              <w:rPr>
                <w:rStyle w:val="aff"/>
              </w:rPr>
            </w:pPr>
            <w:r>
              <w:rPr>
                <w:rStyle w:val="aff"/>
                <w:rFonts w:hint="eastAsia"/>
              </w:rPr>
              <w:t>-</w:t>
            </w:r>
          </w:p>
        </w:tc>
        <w:tc>
          <w:tcPr>
            <w:tcW w:w="5052" w:type="dxa"/>
          </w:tcPr>
          <w:p w14:paraId="4654F85F" w14:textId="7C58D76E" w:rsidR="005B7EAF" w:rsidRPr="005B7EAF" w:rsidRDefault="00624446" w:rsidP="005B7EAF">
            <w:pPr>
              <w:pStyle w:val="aa"/>
              <w:ind w:leftChars="0" w:left="0"/>
              <w:rPr>
                <w:rStyle w:val="aff"/>
              </w:rPr>
            </w:pPr>
            <w:r>
              <w:rPr>
                <w:rStyle w:val="aff"/>
                <w:rFonts w:hint="eastAsia"/>
              </w:rPr>
              <w:t>-</w:t>
            </w:r>
          </w:p>
        </w:tc>
      </w:tr>
      <w:tr w:rsidR="008C7F35" w14:paraId="0A4FE358" w14:textId="77777777" w:rsidTr="001B63E9">
        <w:trPr>
          <w:jc w:val="right"/>
        </w:trPr>
        <w:tc>
          <w:tcPr>
            <w:tcW w:w="1503" w:type="dxa"/>
          </w:tcPr>
          <w:p w14:paraId="7C82E7F3" w14:textId="63BF1C5A" w:rsidR="008C7F35" w:rsidRPr="005B7EAF" w:rsidRDefault="008C7F35" w:rsidP="005B7EAF">
            <w:pPr>
              <w:pStyle w:val="aa"/>
              <w:ind w:leftChars="0" w:left="0"/>
              <w:rPr>
                <w:rStyle w:val="aff"/>
              </w:rPr>
            </w:pPr>
            <w:r>
              <w:rPr>
                <w:rStyle w:val="aff"/>
              </w:rPr>
              <w:t>Header</w:t>
            </w:r>
          </w:p>
        </w:tc>
        <w:tc>
          <w:tcPr>
            <w:tcW w:w="1701" w:type="dxa"/>
          </w:tcPr>
          <w:p w14:paraId="4509558E" w14:textId="5685E204" w:rsidR="008C7F35" w:rsidRPr="005B7EAF" w:rsidRDefault="008C7F35" w:rsidP="005B7EAF">
            <w:pPr>
              <w:pStyle w:val="aa"/>
              <w:ind w:leftChars="0" w:left="0"/>
              <w:rPr>
                <w:rStyle w:val="aff"/>
              </w:rPr>
            </w:pPr>
            <w:r>
              <w:rPr>
                <w:rStyle w:val="aff"/>
                <w:rFonts w:hint="eastAsia"/>
              </w:rPr>
              <w:t>A</w:t>
            </w:r>
            <w:r>
              <w:rPr>
                <w:rStyle w:val="aff"/>
              </w:rPr>
              <w:t>uthorization</w:t>
            </w:r>
          </w:p>
        </w:tc>
        <w:tc>
          <w:tcPr>
            <w:tcW w:w="5052" w:type="dxa"/>
          </w:tcPr>
          <w:p w14:paraId="1224013B" w14:textId="45E33935" w:rsidR="008C7F35" w:rsidRPr="005B7EAF" w:rsidRDefault="008C7F35" w:rsidP="005B7EAF">
            <w:pPr>
              <w:pStyle w:val="aa"/>
              <w:ind w:leftChars="0" w:left="0"/>
              <w:rPr>
                <w:rStyle w:val="aff"/>
              </w:rPr>
            </w:pPr>
            <w:r>
              <w:rPr>
                <w:rStyle w:val="aff"/>
                <w:rFonts w:hint="eastAsia"/>
              </w:rPr>
              <w:t>사용자 인증 토큰</w:t>
            </w:r>
          </w:p>
        </w:tc>
      </w:tr>
    </w:tbl>
    <w:p w14:paraId="2B20FAA0" w14:textId="2935B4CD" w:rsidR="005B7EAF" w:rsidRDefault="008C7F35" w:rsidP="008C7F35">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8C7F35" w14:paraId="752606E7" w14:textId="77777777" w:rsidTr="001B63E9">
        <w:trPr>
          <w:jc w:val="right"/>
        </w:trPr>
        <w:tc>
          <w:tcPr>
            <w:tcW w:w="1787" w:type="dxa"/>
          </w:tcPr>
          <w:p w14:paraId="5051EB90" w14:textId="77777777" w:rsidR="008C7F35" w:rsidRDefault="008C7F35" w:rsidP="00624446">
            <w:pPr>
              <w:pStyle w:val="aa"/>
              <w:ind w:leftChars="0" w:left="0"/>
            </w:pPr>
            <w:r>
              <w:t>Success Code</w:t>
            </w:r>
          </w:p>
        </w:tc>
        <w:tc>
          <w:tcPr>
            <w:tcW w:w="6469" w:type="dxa"/>
            <w:gridSpan w:val="2"/>
          </w:tcPr>
          <w:p w14:paraId="71C6DD55" w14:textId="2EB0B13F" w:rsidR="008C7F35" w:rsidRDefault="008C7F35" w:rsidP="00624446">
            <w:pPr>
              <w:pStyle w:val="aa"/>
              <w:ind w:leftChars="0" w:left="0"/>
            </w:pPr>
            <w:r>
              <w:t>200 OK</w:t>
            </w:r>
          </w:p>
        </w:tc>
      </w:tr>
      <w:tr w:rsidR="008C7F35" w14:paraId="54D1E7E4" w14:textId="77777777" w:rsidTr="001B63E9">
        <w:trPr>
          <w:jc w:val="right"/>
        </w:trPr>
        <w:tc>
          <w:tcPr>
            <w:tcW w:w="1787" w:type="dxa"/>
          </w:tcPr>
          <w:p w14:paraId="4EE3C407" w14:textId="77777777" w:rsidR="008C7F35" w:rsidRDefault="008C7F35" w:rsidP="00624446">
            <w:pPr>
              <w:pStyle w:val="aa"/>
              <w:ind w:leftChars="0" w:left="0"/>
            </w:pPr>
            <w:r>
              <w:rPr>
                <w:rFonts w:hint="eastAsia"/>
              </w:rPr>
              <w:t>F</w:t>
            </w:r>
            <w:r>
              <w:t>ailure Code</w:t>
            </w:r>
          </w:p>
        </w:tc>
        <w:tc>
          <w:tcPr>
            <w:tcW w:w="6469" w:type="dxa"/>
            <w:gridSpan w:val="2"/>
          </w:tcPr>
          <w:p w14:paraId="12E420FB" w14:textId="4B8C98A0" w:rsidR="008C7F35" w:rsidRDefault="008C7F35" w:rsidP="00624446">
            <w:pPr>
              <w:pStyle w:val="aa"/>
              <w:ind w:leftChars="0" w:left="0"/>
            </w:pPr>
            <w:r>
              <w:t>404 Not Found (</w:t>
            </w:r>
            <w:r>
              <w:rPr>
                <w:rFonts w:hint="eastAsia"/>
              </w:rPr>
              <w:t>i</w:t>
            </w:r>
            <w:r>
              <w:t>d</w:t>
            </w:r>
            <w:r>
              <w:rPr>
                <w:rFonts w:hint="eastAsia"/>
              </w:rPr>
              <w:t xml:space="preserve">에 해당하는 </w:t>
            </w:r>
            <w:r>
              <w:t>User</w:t>
            </w:r>
            <w:r>
              <w:rPr>
                <w:rFonts w:hint="eastAsia"/>
              </w:rPr>
              <w:t xml:space="preserve">가 없음) </w:t>
            </w:r>
          </w:p>
        </w:tc>
      </w:tr>
      <w:tr w:rsidR="008C7F35" w14:paraId="11AB5980" w14:textId="77777777" w:rsidTr="001B63E9">
        <w:trPr>
          <w:trHeight w:val="387"/>
          <w:jc w:val="right"/>
        </w:trPr>
        <w:tc>
          <w:tcPr>
            <w:tcW w:w="1787" w:type="dxa"/>
          </w:tcPr>
          <w:p w14:paraId="13BA0433" w14:textId="77777777" w:rsidR="008C7F35" w:rsidRDefault="008C7F35" w:rsidP="00624446">
            <w:pPr>
              <w:pStyle w:val="aa"/>
              <w:ind w:leftChars="0" w:left="0"/>
            </w:pPr>
            <w:r>
              <w:rPr>
                <w:rFonts w:hint="eastAsia"/>
              </w:rPr>
              <w:t>S</w:t>
            </w:r>
            <w:r>
              <w:t>uccess Response Body</w:t>
            </w:r>
          </w:p>
        </w:tc>
        <w:tc>
          <w:tcPr>
            <w:tcW w:w="1417" w:type="dxa"/>
          </w:tcPr>
          <w:p w14:paraId="623FE15B" w14:textId="4ADAF561" w:rsidR="008C7F35" w:rsidRDefault="008C7F35" w:rsidP="00624446">
            <w:pPr>
              <w:pStyle w:val="aa"/>
              <w:ind w:leftChars="0" w:left="0"/>
            </w:pPr>
            <w:r>
              <w:rPr>
                <w:rFonts w:hint="eastAsia"/>
              </w:rPr>
              <w:t>u</w:t>
            </w:r>
            <w:r>
              <w:t>ser</w:t>
            </w:r>
          </w:p>
        </w:tc>
        <w:tc>
          <w:tcPr>
            <w:tcW w:w="5052" w:type="dxa"/>
          </w:tcPr>
          <w:p w14:paraId="47B54F2D" w14:textId="12F5F62F" w:rsidR="008C7F35" w:rsidRDefault="008C7F35" w:rsidP="00624446">
            <w:pPr>
              <w:pStyle w:val="aa"/>
              <w:ind w:leftChars="0" w:left="0"/>
            </w:pPr>
            <w:r>
              <w:rPr>
                <w:rFonts w:hint="eastAsia"/>
              </w:rPr>
              <w:t>U</w:t>
            </w:r>
            <w:r>
              <w:t>ser Object</w:t>
            </w:r>
          </w:p>
        </w:tc>
      </w:tr>
      <w:tr w:rsidR="008C7F35" w14:paraId="686DB070" w14:textId="77777777" w:rsidTr="001B63E9">
        <w:trPr>
          <w:trHeight w:val="387"/>
          <w:jc w:val="right"/>
        </w:trPr>
        <w:tc>
          <w:tcPr>
            <w:tcW w:w="1787" w:type="dxa"/>
          </w:tcPr>
          <w:p w14:paraId="75954968" w14:textId="77777777" w:rsidR="008C7F35" w:rsidRDefault="008C7F35" w:rsidP="00624446">
            <w:pPr>
              <w:pStyle w:val="aa"/>
              <w:ind w:leftChars="0" w:left="0"/>
            </w:pPr>
            <w:r>
              <w:rPr>
                <w:rFonts w:hint="eastAsia"/>
              </w:rPr>
              <w:t>F</w:t>
            </w:r>
            <w:r>
              <w:t>ailure Response Body</w:t>
            </w:r>
          </w:p>
        </w:tc>
        <w:tc>
          <w:tcPr>
            <w:tcW w:w="1417" w:type="dxa"/>
          </w:tcPr>
          <w:p w14:paraId="7B2E06AD" w14:textId="5FCD5712" w:rsidR="008C7F35" w:rsidRDefault="008C7F35" w:rsidP="00624446">
            <w:pPr>
              <w:pStyle w:val="aa"/>
              <w:ind w:leftChars="0" w:left="0"/>
            </w:pPr>
            <w:r>
              <w:rPr>
                <w:rFonts w:hint="eastAsia"/>
              </w:rPr>
              <w:t>-</w:t>
            </w:r>
          </w:p>
        </w:tc>
        <w:tc>
          <w:tcPr>
            <w:tcW w:w="5052" w:type="dxa"/>
          </w:tcPr>
          <w:p w14:paraId="2FC30A44" w14:textId="090B720D" w:rsidR="008C7F35" w:rsidRDefault="008C7F35" w:rsidP="00624446">
            <w:pPr>
              <w:pStyle w:val="aa"/>
              <w:ind w:leftChars="0" w:left="0"/>
            </w:pPr>
            <w:r>
              <w:rPr>
                <w:rFonts w:hint="eastAsia"/>
              </w:rPr>
              <w:t>-</w:t>
            </w:r>
          </w:p>
        </w:tc>
      </w:tr>
    </w:tbl>
    <w:p w14:paraId="286CF1E7" w14:textId="0510A7A6" w:rsidR="008C7F35" w:rsidRPr="008C7F35" w:rsidRDefault="008C7F35" w:rsidP="008C7F35">
      <w:pPr>
        <w:pStyle w:val="4"/>
      </w:pPr>
      <w:bookmarkStart w:id="308" w:name="_Toc9467837"/>
      <w:r>
        <w:rPr>
          <w:rFonts w:hint="eastAsia"/>
        </w:rPr>
        <w:t>S</w:t>
      </w:r>
      <w:r>
        <w:t>earch</w:t>
      </w:r>
      <w:bookmarkEnd w:id="308"/>
    </w:p>
    <w:p w14:paraId="7688EBBA" w14:textId="77777777" w:rsidR="008C7F35" w:rsidRPr="008C7F35" w:rsidRDefault="008C7F35" w:rsidP="008C7F35">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8C7F35" w14:paraId="68E73FBD" w14:textId="77777777" w:rsidTr="001B63E9">
        <w:trPr>
          <w:jc w:val="right"/>
        </w:trPr>
        <w:tc>
          <w:tcPr>
            <w:tcW w:w="1503" w:type="dxa"/>
          </w:tcPr>
          <w:p w14:paraId="7DC84357" w14:textId="77777777" w:rsidR="008C7F35" w:rsidRDefault="008C7F35" w:rsidP="00624446">
            <w:pPr>
              <w:pStyle w:val="aa"/>
              <w:ind w:leftChars="0" w:left="0"/>
            </w:pPr>
            <w:r>
              <w:rPr>
                <w:rFonts w:hint="eastAsia"/>
              </w:rPr>
              <w:t>M</w:t>
            </w:r>
            <w:r>
              <w:t>ethod</w:t>
            </w:r>
          </w:p>
        </w:tc>
        <w:tc>
          <w:tcPr>
            <w:tcW w:w="6753" w:type="dxa"/>
            <w:gridSpan w:val="2"/>
          </w:tcPr>
          <w:p w14:paraId="06CC5BB7" w14:textId="77777777" w:rsidR="008C7F35" w:rsidRDefault="008C7F35" w:rsidP="00624446">
            <w:pPr>
              <w:pStyle w:val="aa"/>
              <w:ind w:leftChars="0" w:left="0"/>
            </w:pPr>
            <w:r>
              <w:t>GET</w:t>
            </w:r>
          </w:p>
        </w:tc>
      </w:tr>
      <w:tr w:rsidR="008C7F35" w14:paraId="1215BBCF" w14:textId="77777777" w:rsidTr="001B63E9">
        <w:trPr>
          <w:jc w:val="right"/>
        </w:trPr>
        <w:tc>
          <w:tcPr>
            <w:tcW w:w="1503" w:type="dxa"/>
          </w:tcPr>
          <w:p w14:paraId="0A8521B6" w14:textId="77777777" w:rsidR="008C7F35" w:rsidRDefault="008C7F35" w:rsidP="00624446">
            <w:pPr>
              <w:pStyle w:val="aa"/>
              <w:ind w:leftChars="0" w:left="0"/>
            </w:pPr>
            <w:r>
              <w:rPr>
                <w:rFonts w:hint="eastAsia"/>
              </w:rPr>
              <w:t>U</w:t>
            </w:r>
            <w:r>
              <w:t>RI</w:t>
            </w:r>
          </w:p>
        </w:tc>
        <w:tc>
          <w:tcPr>
            <w:tcW w:w="6753" w:type="dxa"/>
            <w:gridSpan w:val="2"/>
          </w:tcPr>
          <w:p w14:paraId="306AF3BF" w14:textId="217F3072" w:rsidR="008C7F35" w:rsidRDefault="008C7F35" w:rsidP="00624446">
            <w:pPr>
              <w:pStyle w:val="aa"/>
              <w:ind w:leftChars="0" w:left="0"/>
            </w:pPr>
            <w:r>
              <w:rPr>
                <w:rFonts w:hint="eastAsia"/>
              </w:rPr>
              <w:t>/</w:t>
            </w:r>
            <w:r>
              <w:t>users</w:t>
            </w:r>
          </w:p>
        </w:tc>
      </w:tr>
      <w:tr w:rsidR="008C7F35" w14:paraId="319BF148" w14:textId="77777777" w:rsidTr="001B63E9">
        <w:trPr>
          <w:jc w:val="right"/>
        </w:trPr>
        <w:tc>
          <w:tcPr>
            <w:tcW w:w="1503" w:type="dxa"/>
            <w:vMerge w:val="restart"/>
          </w:tcPr>
          <w:p w14:paraId="66D2AA5F" w14:textId="3A6D2ACF" w:rsidR="008C7F35" w:rsidRPr="005B7EAF" w:rsidRDefault="00624446" w:rsidP="00624446">
            <w:pPr>
              <w:pStyle w:val="aa"/>
              <w:ind w:leftChars="0" w:left="0"/>
              <w:rPr>
                <w:rStyle w:val="aff"/>
              </w:rPr>
            </w:pPr>
            <w:r>
              <w:rPr>
                <w:rStyle w:val="aff"/>
              </w:rPr>
              <w:t>Parameters</w:t>
            </w:r>
          </w:p>
        </w:tc>
        <w:tc>
          <w:tcPr>
            <w:tcW w:w="1701" w:type="dxa"/>
          </w:tcPr>
          <w:p w14:paraId="3ADEE4DD" w14:textId="26A4FA14" w:rsidR="008C7F35" w:rsidRPr="005B7EAF" w:rsidRDefault="008C7F35" w:rsidP="00624446">
            <w:pPr>
              <w:pStyle w:val="aa"/>
              <w:ind w:leftChars="0" w:left="0"/>
              <w:rPr>
                <w:rStyle w:val="aff"/>
              </w:rPr>
            </w:pPr>
            <w:r>
              <w:rPr>
                <w:rStyle w:val="aff"/>
                <w:rFonts w:hint="eastAsia"/>
              </w:rPr>
              <w:t>i</w:t>
            </w:r>
            <w:r>
              <w:rPr>
                <w:rStyle w:val="aff"/>
              </w:rPr>
              <w:t>d</w:t>
            </w:r>
          </w:p>
        </w:tc>
        <w:tc>
          <w:tcPr>
            <w:tcW w:w="5052" w:type="dxa"/>
          </w:tcPr>
          <w:p w14:paraId="13FED0C6" w14:textId="2DBBA492" w:rsidR="008C7F35" w:rsidRPr="005B7EAF" w:rsidRDefault="008C7F35" w:rsidP="00624446">
            <w:pPr>
              <w:pStyle w:val="aa"/>
              <w:ind w:leftChars="0" w:left="0"/>
              <w:rPr>
                <w:rStyle w:val="aff"/>
              </w:rPr>
            </w:pPr>
            <w:r>
              <w:rPr>
                <w:rStyle w:val="aff"/>
                <w:rFonts w:hint="eastAsia"/>
              </w:rPr>
              <w:t>U</w:t>
            </w:r>
            <w:r>
              <w:rPr>
                <w:rStyle w:val="aff"/>
              </w:rPr>
              <w:t>ser ID</w:t>
            </w:r>
          </w:p>
        </w:tc>
      </w:tr>
      <w:tr w:rsidR="008C7F35" w14:paraId="53490DF9" w14:textId="77777777" w:rsidTr="001B63E9">
        <w:trPr>
          <w:jc w:val="right"/>
        </w:trPr>
        <w:tc>
          <w:tcPr>
            <w:tcW w:w="1503" w:type="dxa"/>
            <w:vMerge/>
          </w:tcPr>
          <w:p w14:paraId="37584C48" w14:textId="77777777" w:rsidR="008C7F35" w:rsidRPr="005B7EAF" w:rsidRDefault="008C7F35" w:rsidP="00624446">
            <w:pPr>
              <w:pStyle w:val="aa"/>
              <w:ind w:leftChars="0" w:left="0"/>
              <w:rPr>
                <w:rStyle w:val="aff"/>
              </w:rPr>
            </w:pPr>
          </w:p>
        </w:tc>
        <w:tc>
          <w:tcPr>
            <w:tcW w:w="1701" w:type="dxa"/>
          </w:tcPr>
          <w:p w14:paraId="517331AF" w14:textId="3B8E2D81" w:rsidR="008C7F35" w:rsidRDefault="008C7F35" w:rsidP="00624446">
            <w:pPr>
              <w:pStyle w:val="aa"/>
              <w:ind w:leftChars="0" w:left="0"/>
              <w:rPr>
                <w:rStyle w:val="aff"/>
              </w:rPr>
            </w:pPr>
            <w:r>
              <w:rPr>
                <w:rStyle w:val="aff"/>
                <w:rFonts w:hint="eastAsia"/>
              </w:rPr>
              <w:t>n</w:t>
            </w:r>
            <w:r>
              <w:rPr>
                <w:rStyle w:val="aff"/>
              </w:rPr>
              <w:t>ame</w:t>
            </w:r>
          </w:p>
        </w:tc>
        <w:tc>
          <w:tcPr>
            <w:tcW w:w="5052" w:type="dxa"/>
          </w:tcPr>
          <w:p w14:paraId="4B45E402" w14:textId="38D7B30C" w:rsidR="008C7F35" w:rsidRDefault="008C7F35" w:rsidP="00624446">
            <w:pPr>
              <w:pStyle w:val="aa"/>
              <w:ind w:leftChars="0" w:left="0"/>
              <w:rPr>
                <w:rStyle w:val="aff"/>
              </w:rPr>
            </w:pPr>
            <w:proofErr w:type="gramStart"/>
            <w:r>
              <w:rPr>
                <w:rStyle w:val="aff"/>
                <w:rFonts w:hint="eastAsia"/>
              </w:rPr>
              <w:t>U</w:t>
            </w:r>
            <w:r>
              <w:rPr>
                <w:rStyle w:val="aff"/>
              </w:rPr>
              <w:t>ser Name</w:t>
            </w:r>
            <w:proofErr w:type="gramEnd"/>
          </w:p>
        </w:tc>
      </w:tr>
      <w:tr w:rsidR="008C7F35" w14:paraId="29E7BDAA" w14:textId="77777777" w:rsidTr="001B63E9">
        <w:trPr>
          <w:jc w:val="right"/>
        </w:trPr>
        <w:tc>
          <w:tcPr>
            <w:tcW w:w="1503" w:type="dxa"/>
            <w:vMerge/>
          </w:tcPr>
          <w:p w14:paraId="63131AB8" w14:textId="77777777" w:rsidR="008C7F35" w:rsidRPr="005B7EAF" w:rsidRDefault="008C7F35" w:rsidP="00624446">
            <w:pPr>
              <w:pStyle w:val="aa"/>
              <w:ind w:leftChars="0" w:left="0"/>
              <w:rPr>
                <w:rStyle w:val="aff"/>
              </w:rPr>
            </w:pPr>
          </w:p>
        </w:tc>
        <w:tc>
          <w:tcPr>
            <w:tcW w:w="1701" w:type="dxa"/>
          </w:tcPr>
          <w:p w14:paraId="6EF4F9E1" w14:textId="58BFF0E8" w:rsidR="008C7F35" w:rsidRDefault="008C7F35" w:rsidP="00624446">
            <w:pPr>
              <w:pStyle w:val="aa"/>
              <w:ind w:leftChars="0" w:left="0"/>
              <w:rPr>
                <w:rStyle w:val="aff"/>
              </w:rPr>
            </w:pPr>
            <w:r>
              <w:rPr>
                <w:rStyle w:val="aff"/>
                <w:rFonts w:hint="eastAsia"/>
              </w:rPr>
              <w:t>a</w:t>
            </w:r>
            <w:r>
              <w:rPr>
                <w:rStyle w:val="aff"/>
              </w:rPr>
              <w:t>uthority</w:t>
            </w:r>
          </w:p>
        </w:tc>
        <w:tc>
          <w:tcPr>
            <w:tcW w:w="5052" w:type="dxa"/>
          </w:tcPr>
          <w:p w14:paraId="4723224D" w14:textId="0D51ED69" w:rsidR="008C7F35" w:rsidRDefault="008C7F35" w:rsidP="00624446">
            <w:pPr>
              <w:pStyle w:val="aa"/>
              <w:ind w:leftChars="0" w:left="0"/>
              <w:rPr>
                <w:rStyle w:val="aff"/>
              </w:rPr>
            </w:pPr>
            <w:r>
              <w:rPr>
                <w:rStyle w:val="aff"/>
                <w:rFonts w:hint="eastAsia"/>
              </w:rPr>
              <w:t>U</w:t>
            </w:r>
            <w:r>
              <w:rPr>
                <w:rStyle w:val="aff"/>
              </w:rPr>
              <w:t>ser Authority</w:t>
            </w:r>
          </w:p>
        </w:tc>
      </w:tr>
      <w:tr w:rsidR="008C7F35" w14:paraId="64AAA2D4" w14:textId="77777777" w:rsidTr="001B63E9">
        <w:trPr>
          <w:jc w:val="right"/>
        </w:trPr>
        <w:tc>
          <w:tcPr>
            <w:tcW w:w="1503" w:type="dxa"/>
          </w:tcPr>
          <w:p w14:paraId="46841738" w14:textId="77777777" w:rsidR="008C7F35" w:rsidRPr="005B7EAF" w:rsidRDefault="008C7F35" w:rsidP="00624446">
            <w:pPr>
              <w:pStyle w:val="aa"/>
              <w:ind w:leftChars="0" w:left="0"/>
              <w:rPr>
                <w:rStyle w:val="aff"/>
              </w:rPr>
            </w:pPr>
            <w:r>
              <w:rPr>
                <w:rStyle w:val="aff"/>
              </w:rPr>
              <w:t>Header</w:t>
            </w:r>
          </w:p>
        </w:tc>
        <w:tc>
          <w:tcPr>
            <w:tcW w:w="1701" w:type="dxa"/>
          </w:tcPr>
          <w:p w14:paraId="547BA4CC" w14:textId="77777777" w:rsidR="008C7F35" w:rsidRPr="005B7EAF" w:rsidRDefault="008C7F35" w:rsidP="00624446">
            <w:pPr>
              <w:pStyle w:val="aa"/>
              <w:ind w:leftChars="0" w:left="0"/>
              <w:rPr>
                <w:rStyle w:val="aff"/>
              </w:rPr>
            </w:pPr>
            <w:r>
              <w:rPr>
                <w:rStyle w:val="aff"/>
                <w:rFonts w:hint="eastAsia"/>
              </w:rPr>
              <w:t>A</w:t>
            </w:r>
            <w:r>
              <w:rPr>
                <w:rStyle w:val="aff"/>
              </w:rPr>
              <w:t>uthorization</w:t>
            </w:r>
          </w:p>
        </w:tc>
        <w:tc>
          <w:tcPr>
            <w:tcW w:w="5052" w:type="dxa"/>
          </w:tcPr>
          <w:p w14:paraId="266DFDB4" w14:textId="77777777" w:rsidR="008C7F35" w:rsidRPr="005B7EAF" w:rsidRDefault="008C7F35" w:rsidP="00624446">
            <w:pPr>
              <w:pStyle w:val="aa"/>
              <w:ind w:leftChars="0" w:left="0"/>
              <w:rPr>
                <w:rStyle w:val="aff"/>
              </w:rPr>
            </w:pPr>
            <w:r>
              <w:rPr>
                <w:rStyle w:val="aff"/>
                <w:rFonts w:hint="eastAsia"/>
              </w:rPr>
              <w:t>사용자 인증 토큰</w:t>
            </w:r>
          </w:p>
        </w:tc>
      </w:tr>
    </w:tbl>
    <w:p w14:paraId="013580F3" w14:textId="77777777" w:rsidR="008C7F35" w:rsidRDefault="008C7F35" w:rsidP="008C7F35">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8C7F35" w14:paraId="67569163" w14:textId="77777777" w:rsidTr="001B63E9">
        <w:trPr>
          <w:jc w:val="right"/>
        </w:trPr>
        <w:tc>
          <w:tcPr>
            <w:tcW w:w="1787" w:type="dxa"/>
          </w:tcPr>
          <w:p w14:paraId="7CA0AD43" w14:textId="77777777" w:rsidR="008C7F35" w:rsidRDefault="008C7F35" w:rsidP="00624446">
            <w:pPr>
              <w:pStyle w:val="aa"/>
              <w:ind w:leftChars="0" w:left="0"/>
            </w:pPr>
            <w:r>
              <w:t>Success Code</w:t>
            </w:r>
          </w:p>
        </w:tc>
        <w:tc>
          <w:tcPr>
            <w:tcW w:w="6469" w:type="dxa"/>
            <w:gridSpan w:val="2"/>
          </w:tcPr>
          <w:p w14:paraId="3B23CC04" w14:textId="77777777" w:rsidR="008C7F35" w:rsidRDefault="008C7F35" w:rsidP="00624446">
            <w:pPr>
              <w:pStyle w:val="aa"/>
              <w:ind w:leftChars="0" w:left="0"/>
            </w:pPr>
            <w:r>
              <w:t>200 OK</w:t>
            </w:r>
          </w:p>
        </w:tc>
      </w:tr>
      <w:tr w:rsidR="008C7F35" w14:paraId="75FA65D0" w14:textId="77777777" w:rsidTr="001B63E9">
        <w:trPr>
          <w:jc w:val="right"/>
        </w:trPr>
        <w:tc>
          <w:tcPr>
            <w:tcW w:w="1787" w:type="dxa"/>
          </w:tcPr>
          <w:p w14:paraId="7F147E4B" w14:textId="77777777" w:rsidR="008C7F35" w:rsidRDefault="008C7F35" w:rsidP="00624446">
            <w:pPr>
              <w:pStyle w:val="aa"/>
              <w:ind w:leftChars="0" w:left="0"/>
            </w:pPr>
            <w:r>
              <w:rPr>
                <w:rFonts w:hint="eastAsia"/>
              </w:rPr>
              <w:t>F</w:t>
            </w:r>
            <w:r>
              <w:t>ailure Code</w:t>
            </w:r>
          </w:p>
        </w:tc>
        <w:tc>
          <w:tcPr>
            <w:tcW w:w="6469" w:type="dxa"/>
            <w:gridSpan w:val="2"/>
          </w:tcPr>
          <w:p w14:paraId="503E02B3" w14:textId="5570278A" w:rsidR="008C7F35" w:rsidRDefault="008C7F35" w:rsidP="00624446">
            <w:pPr>
              <w:pStyle w:val="aa"/>
              <w:ind w:leftChars="0" w:left="0"/>
            </w:pPr>
            <w:r>
              <w:t>404 Not Found (</w:t>
            </w:r>
            <w:r>
              <w:rPr>
                <w:rFonts w:hint="eastAsia"/>
              </w:rPr>
              <w:t xml:space="preserve">검색 조건에 해당하는 </w:t>
            </w:r>
            <w:r>
              <w:t>User</w:t>
            </w:r>
            <w:r>
              <w:rPr>
                <w:rFonts w:hint="eastAsia"/>
              </w:rPr>
              <w:t xml:space="preserve">가 없음) </w:t>
            </w:r>
          </w:p>
        </w:tc>
      </w:tr>
      <w:tr w:rsidR="008C7F35" w14:paraId="6F19D4C6" w14:textId="77777777" w:rsidTr="001B63E9">
        <w:trPr>
          <w:trHeight w:val="387"/>
          <w:jc w:val="right"/>
        </w:trPr>
        <w:tc>
          <w:tcPr>
            <w:tcW w:w="1787" w:type="dxa"/>
          </w:tcPr>
          <w:p w14:paraId="2220E622" w14:textId="77777777" w:rsidR="008C7F35" w:rsidRDefault="008C7F35" w:rsidP="00624446">
            <w:pPr>
              <w:pStyle w:val="aa"/>
              <w:ind w:leftChars="0" w:left="0"/>
            </w:pPr>
            <w:r>
              <w:rPr>
                <w:rFonts w:hint="eastAsia"/>
              </w:rPr>
              <w:t>S</w:t>
            </w:r>
            <w:r>
              <w:t>uccess Response Body</w:t>
            </w:r>
          </w:p>
        </w:tc>
        <w:tc>
          <w:tcPr>
            <w:tcW w:w="1417" w:type="dxa"/>
          </w:tcPr>
          <w:p w14:paraId="63296CB5" w14:textId="1AFE3A35" w:rsidR="008C7F35" w:rsidRDefault="008C7F35" w:rsidP="00624446">
            <w:pPr>
              <w:pStyle w:val="aa"/>
              <w:ind w:leftChars="0" w:left="0"/>
            </w:pPr>
            <w:r>
              <w:rPr>
                <w:rFonts w:hint="eastAsia"/>
              </w:rPr>
              <w:t>u</w:t>
            </w:r>
            <w:r>
              <w:t>sers</w:t>
            </w:r>
          </w:p>
        </w:tc>
        <w:tc>
          <w:tcPr>
            <w:tcW w:w="5052" w:type="dxa"/>
          </w:tcPr>
          <w:p w14:paraId="473C4B19" w14:textId="0EF668DC" w:rsidR="008C7F35" w:rsidRDefault="008C7F35" w:rsidP="00624446">
            <w:pPr>
              <w:pStyle w:val="aa"/>
              <w:ind w:leftChars="0" w:left="0"/>
            </w:pPr>
            <w:r>
              <w:rPr>
                <w:rFonts w:hint="eastAsia"/>
              </w:rPr>
              <w:t>U</w:t>
            </w:r>
            <w:r>
              <w:t>ser Object List</w:t>
            </w:r>
          </w:p>
        </w:tc>
      </w:tr>
      <w:tr w:rsidR="008C7F35" w14:paraId="376A34DF" w14:textId="77777777" w:rsidTr="001B63E9">
        <w:trPr>
          <w:trHeight w:val="387"/>
          <w:jc w:val="right"/>
        </w:trPr>
        <w:tc>
          <w:tcPr>
            <w:tcW w:w="1787" w:type="dxa"/>
          </w:tcPr>
          <w:p w14:paraId="4D048FD6" w14:textId="77777777" w:rsidR="008C7F35" w:rsidRDefault="008C7F35" w:rsidP="00624446">
            <w:pPr>
              <w:pStyle w:val="aa"/>
              <w:ind w:leftChars="0" w:left="0"/>
            </w:pPr>
            <w:r>
              <w:rPr>
                <w:rFonts w:hint="eastAsia"/>
              </w:rPr>
              <w:lastRenderedPageBreak/>
              <w:t>F</w:t>
            </w:r>
            <w:r>
              <w:t>ailure Response Body</w:t>
            </w:r>
          </w:p>
        </w:tc>
        <w:tc>
          <w:tcPr>
            <w:tcW w:w="1417" w:type="dxa"/>
          </w:tcPr>
          <w:p w14:paraId="430EF1C3" w14:textId="77777777" w:rsidR="008C7F35" w:rsidRDefault="008C7F35" w:rsidP="00624446">
            <w:pPr>
              <w:pStyle w:val="aa"/>
              <w:ind w:leftChars="0" w:left="0"/>
            </w:pPr>
            <w:r>
              <w:rPr>
                <w:rFonts w:hint="eastAsia"/>
              </w:rPr>
              <w:t>-</w:t>
            </w:r>
          </w:p>
        </w:tc>
        <w:tc>
          <w:tcPr>
            <w:tcW w:w="5052" w:type="dxa"/>
          </w:tcPr>
          <w:p w14:paraId="2F5DAAB2" w14:textId="77777777" w:rsidR="008C7F35" w:rsidRDefault="008C7F35" w:rsidP="00624446">
            <w:pPr>
              <w:pStyle w:val="aa"/>
              <w:ind w:leftChars="0" w:left="0"/>
            </w:pPr>
            <w:r>
              <w:rPr>
                <w:rFonts w:hint="eastAsia"/>
              </w:rPr>
              <w:t>-</w:t>
            </w:r>
          </w:p>
        </w:tc>
      </w:tr>
    </w:tbl>
    <w:p w14:paraId="0989B9FC" w14:textId="10EF14AF" w:rsidR="008C7F35" w:rsidRDefault="008C7F35" w:rsidP="008C7F35">
      <w:pPr>
        <w:pStyle w:val="4"/>
      </w:pPr>
      <w:bookmarkStart w:id="309" w:name="_Toc9467838"/>
      <w:r>
        <w:rPr>
          <w:rFonts w:hint="eastAsia"/>
        </w:rPr>
        <w:t>A</w:t>
      </w:r>
      <w:r>
        <w:t>dd</w:t>
      </w:r>
      <w:r w:rsidR="00624446">
        <w:rPr>
          <w:rFonts w:hint="eastAsia"/>
        </w:rPr>
        <w:t>/R</w:t>
      </w:r>
      <w:r w:rsidR="00624446">
        <w:t>emove</w:t>
      </w:r>
      <w:r>
        <w:t xml:space="preserve"> Bookmark</w:t>
      </w:r>
      <w:bookmarkEnd w:id="309"/>
    </w:p>
    <w:p w14:paraId="5EF592A4" w14:textId="77777777" w:rsidR="008C7F35" w:rsidRPr="008C7F35" w:rsidRDefault="008C7F35" w:rsidP="008C7F35">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8C7F35" w14:paraId="3D357D57" w14:textId="77777777" w:rsidTr="001B63E9">
        <w:trPr>
          <w:jc w:val="right"/>
        </w:trPr>
        <w:tc>
          <w:tcPr>
            <w:tcW w:w="1503" w:type="dxa"/>
          </w:tcPr>
          <w:p w14:paraId="0E0793E5" w14:textId="77777777" w:rsidR="008C7F35" w:rsidRDefault="008C7F35" w:rsidP="00624446">
            <w:pPr>
              <w:pStyle w:val="aa"/>
              <w:ind w:leftChars="0" w:left="0"/>
            </w:pPr>
            <w:r>
              <w:rPr>
                <w:rFonts w:hint="eastAsia"/>
              </w:rPr>
              <w:t>M</w:t>
            </w:r>
            <w:r>
              <w:t>ethod</w:t>
            </w:r>
          </w:p>
        </w:tc>
        <w:tc>
          <w:tcPr>
            <w:tcW w:w="6753" w:type="dxa"/>
            <w:gridSpan w:val="2"/>
          </w:tcPr>
          <w:p w14:paraId="53C16466" w14:textId="05F3FCC2" w:rsidR="008C7F35" w:rsidRDefault="008C7F35" w:rsidP="00624446">
            <w:pPr>
              <w:pStyle w:val="aa"/>
              <w:ind w:leftChars="0" w:left="0"/>
            </w:pPr>
            <w:r>
              <w:rPr>
                <w:rFonts w:hint="eastAsia"/>
              </w:rPr>
              <w:t>P</w:t>
            </w:r>
            <w:r>
              <w:t>OST</w:t>
            </w:r>
            <w:r w:rsidR="00624446">
              <w:t>/DELETE</w:t>
            </w:r>
          </w:p>
        </w:tc>
      </w:tr>
      <w:tr w:rsidR="008C7F35" w14:paraId="237D6783" w14:textId="77777777" w:rsidTr="001B63E9">
        <w:trPr>
          <w:jc w:val="right"/>
        </w:trPr>
        <w:tc>
          <w:tcPr>
            <w:tcW w:w="1503" w:type="dxa"/>
          </w:tcPr>
          <w:p w14:paraId="481635BE" w14:textId="77777777" w:rsidR="008C7F35" w:rsidRDefault="008C7F35" w:rsidP="00624446">
            <w:pPr>
              <w:pStyle w:val="aa"/>
              <w:ind w:leftChars="0" w:left="0"/>
            </w:pPr>
            <w:r>
              <w:rPr>
                <w:rFonts w:hint="eastAsia"/>
              </w:rPr>
              <w:t>U</w:t>
            </w:r>
            <w:r>
              <w:t>RI</w:t>
            </w:r>
          </w:p>
        </w:tc>
        <w:tc>
          <w:tcPr>
            <w:tcW w:w="6753" w:type="dxa"/>
            <w:gridSpan w:val="2"/>
          </w:tcPr>
          <w:p w14:paraId="17188A46" w14:textId="0CB6BD2D" w:rsidR="008C7F35" w:rsidRDefault="008C7F35" w:rsidP="00624446">
            <w:pPr>
              <w:pStyle w:val="aa"/>
              <w:ind w:leftChars="0" w:left="0"/>
            </w:pPr>
            <w:r>
              <w:rPr>
                <w:rFonts w:hint="eastAsia"/>
              </w:rPr>
              <w:t>/</w:t>
            </w:r>
            <w:r>
              <w:t>users/:id/bookmarks</w:t>
            </w:r>
          </w:p>
        </w:tc>
      </w:tr>
      <w:tr w:rsidR="008C7F35" w14:paraId="35C7B094" w14:textId="77777777" w:rsidTr="001B63E9">
        <w:trPr>
          <w:jc w:val="right"/>
        </w:trPr>
        <w:tc>
          <w:tcPr>
            <w:tcW w:w="1503" w:type="dxa"/>
          </w:tcPr>
          <w:p w14:paraId="1CF8DC64" w14:textId="72B60D0C" w:rsidR="008C7F35" w:rsidRPr="005B7EAF" w:rsidRDefault="00624446" w:rsidP="00624446">
            <w:pPr>
              <w:pStyle w:val="aa"/>
              <w:ind w:leftChars="0" w:left="0"/>
              <w:rPr>
                <w:rStyle w:val="aff"/>
              </w:rPr>
            </w:pPr>
            <w:r>
              <w:rPr>
                <w:rStyle w:val="aff"/>
              </w:rPr>
              <w:t>Parameters</w:t>
            </w:r>
          </w:p>
        </w:tc>
        <w:tc>
          <w:tcPr>
            <w:tcW w:w="1701" w:type="dxa"/>
          </w:tcPr>
          <w:p w14:paraId="122BACF7" w14:textId="57D25CD3" w:rsidR="008C7F35" w:rsidRPr="005B7EAF" w:rsidRDefault="008C7F35" w:rsidP="00624446">
            <w:pPr>
              <w:pStyle w:val="aa"/>
              <w:ind w:leftChars="0" w:left="0"/>
              <w:rPr>
                <w:rStyle w:val="aff"/>
              </w:rPr>
            </w:pPr>
            <w:proofErr w:type="spellStart"/>
            <w:r>
              <w:rPr>
                <w:rStyle w:val="aff"/>
                <w:rFonts w:hint="eastAsia"/>
              </w:rPr>
              <w:t>i</w:t>
            </w:r>
            <w:r>
              <w:rPr>
                <w:rStyle w:val="aff"/>
              </w:rPr>
              <w:t>tem_id</w:t>
            </w:r>
            <w:proofErr w:type="spellEnd"/>
          </w:p>
        </w:tc>
        <w:tc>
          <w:tcPr>
            <w:tcW w:w="5052" w:type="dxa"/>
          </w:tcPr>
          <w:p w14:paraId="309741E5" w14:textId="04A92947" w:rsidR="008C7F35" w:rsidRPr="005B7EAF" w:rsidRDefault="008C7F35" w:rsidP="00624446">
            <w:pPr>
              <w:pStyle w:val="aa"/>
              <w:ind w:leftChars="0" w:left="0"/>
              <w:rPr>
                <w:rStyle w:val="aff"/>
              </w:rPr>
            </w:pPr>
            <w:r>
              <w:rPr>
                <w:rStyle w:val="aff"/>
                <w:rFonts w:hint="eastAsia"/>
              </w:rPr>
              <w:t xml:space="preserve">상품 </w:t>
            </w:r>
            <w:r>
              <w:rPr>
                <w:rStyle w:val="aff"/>
              </w:rPr>
              <w:t>ID</w:t>
            </w:r>
          </w:p>
        </w:tc>
      </w:tr>
      <w:tr w:rsidR="008C7F35" w14:paraId="0C17C160" w14:textId="77777777" w:rsidTr="001B63E9">
        <w:trPr>
          <w:jc w:val="right"/>
        </w:trPr>
        <w:tc>
          <w:tcPr>
            <w:tcW w:w="1503" w:type="dxa"/>
          </w:tcPr>
          <w:p w14:paraId="1E0ABFEE" w14:textId="77777777" w:rsidR="008C7F35" w:rsidRPr="005B7EAF" w:rsidRDefault="008C7F35" w:rsidP="00624446">
            <w:pPr>
              <w:pStyle w:val="aa"/>
              <w:ind w:leftChars="0" w:left="0"/>
              <w:rPr>
                <w:rStyle w:val="aff"/>
              </w:rPr>
            </w:pPr>
            <w:r>
              <w:rPr>
                <w:rStyle w:val="aff"/>
              </w:rPr>
              <w:t>Header</w:t>
            </w:r>
          </w:p>
        </w:tc>
        <w:tc>
          <w:tcPr>
            <w:tcW w:w="1701" w:type="dxa"/>
          </w:tcPr>
          <w:p w14:paraId="1D71DAF0" w14:textId="77777777" w:rsidR="008C7F35" w:rsidRPr="005B7EAF" w:rsidRDefault="008C7F35" w:rsidP="00624446">
            <w:pPr>
              <w:pStyle w:val="aa"/>
              <w:ind w:leftChars="0" w:left="0"/>
              <w:rPr>
                <w:rStyle w:val="aff"/>
              </w:rPr>
            </w:pPr>
            <w:r>
              <w:rPr>
                <w:rStyle w:val="aff"/>
                <w:rFonts w:hint="eastAsia"/>
              </w:rPr>
              <w:t>A</w:t>
            </w:r>
            <w:r>
              <w:rPr>
                <w:rStyle w:val="aff"/>
              </w:rPr>
              <w:t>uthorization</w:t>
            </w:r>
          </w:p>
        </w:tc>
        <w:tc>
          <w:tcPr>
            <w:tcW w:w="5052" w:type="dxa"/>
          </w:tcPr>
          <w:p w14:paraId="33E8FBFC" w14:textId="77777777" w:rsidR="008C7F35" w:rsidRPr="005B7EAF" w:rsidRDefault="008C7F35" w:rsidP="00624446">
            <w:pPr>
              <w:pStyle w:val="aa"/>
              <w:ind w:leftChars="0" w:left="0"/>
              <w:rPr>
                <w:rStyle w:val="aff"/>
              </w:rPr>
            </w:pPr>
            <w:r>
              <w:rPr>
                <w:rStyle w:val="aff"/>
                <w:rFonts w:hint="eastAsia"/>
              </w:rPr>
              <w:t>사용자 인증 토큰</w:t>
            </w:r>
          </w:p>
        </w:tc>
      </w:tr>
    </w:tbl>
    <w:p w14:paraId="066236A7" w14:textId="77777777" w:rsidR="008C7F35" w:rsidRDefault="008C7F35" w:rsidP="008C7F35">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8C7F35" w14:paraId="4A825548" w14:textId="77777777" w:rsidTr="001B63E9">
        <w:trPr>
          <w:jc w:val="right"/>
        </w:trPr>
        <w:tc>
          <w:tcPr>
            <w:tcW w:w="1787" w:type="dxa"/>
          </w:tcPr>
          <w:p w14:paraId="00D74FAE" w14:textId="77777777" w:rsidR="008C7F35" w:rsidRDefault="008C7F35" w:rsidP="00624446">
            <w:pPr>
              <w:pStyle w:val="aa"/>
              <w:ind w:leftChars="0" w:left="0"/>
            </w:pPr>
            <w:r>
              <w:t>Success Code</w:t>
            </w:r>
          </w:p>
        </w:tc>
        <w:tc>
          <w:tcPr>
            <w:tcW w:w="6469" w:type="dxa"/>
            <w:gridSpan w:val="2"/>
          </w:tcPr>
          <w:p w14:paraId="5F1883BA" w14:textId="77777777" w:rsidR="008C7F35" w:rsidRDefault="008C7F35" w:rsidP="00624446">
            <w:pPr>
              <w:pStyle w:val="aa"/>
              <w:ind w:leftChars="0" w:left="0"/>
            </w:pPr>
            <w:r>
              <w:t>200 OK</w:t>
            </w:r>
          </w:p>
        </w:tc>
      </w:tr>
      <w:tr w:rsidR="008C7F35" w14:paraId="0A8B7C1B" w14:textId="77777777" w:rsidTr="001B63E9">
        <w:trPr>
          <w:jc w:val="right"/>
        </w:trPr>
        <w:tc>
          <w:tcPr>
            <w:tcW w:w="1787" w:type="dxa"/>
          </w:tcPr>
          <w:p w14:paraId="050E80E1" w14:textId="77777777" w:rsidR="008C7F35" w:rsidRDefault="008C7F35" w:rsidP="00624446">
            <w:pPr>
              <w:pStyle w:val="aa"/>
              <w:ind w:leftChars="0" w:left="0"/>
            </w:pPr>
            <w:r>
              <w:rPr>
                <w:rFonts w:hint="eastAsia"/>
              </w:rPr>
              <w:t>F</w:t>
            </w:r>
            <w:r>
              <w:t>ailure Code</w:t>
            </w:r>
          </w:p>
        </w:tc>
        <w:tc>
          <w:tcPr>
            <w:tcW w:w="6469" w:type="dxa"/>
            <w:gridSpan w:val="2"/>
          </w:tcPr>
          <w:p w14:paraId="1872E36D" w14:textId="38D04944" w:rsidR="008C7F35" w:rsidRDefault="008C7F35" w:rsidP="00624446">
            <w:pPr>
              <w:pStyle w:val="aa"/>
              <w:ind w:leftChars="0" w:left="0"/>
            </w:pPr>
            <w:r>
              <w:rPr>
                <w:rFonts w:hint="eastAsia"/>
              </w:rPr>
              <w:t>4</w:t>
            </w:r>
            <w:r>
              <w:t xml:space="preserve">00 Bad Request </w:t>
            </w:r>
            <w:r>
              <w:rPr>
                <w:rFonts w:hint="eastAsia"/>
              </w:rPr>
              <w:t>(이미</w:t>
            </w:r>
            <w:r w:rsidR="00624446">
              <w:rPr>
                <w:rFonts w:hint="eastAsia"/>
              </w:rPr>
              <w:t xml:space="preserve"> 등록됨/없는 </w:t>
            </w:r>
            <w:r w:rsidR="00624446">
              <w:t>bookmark</w:t>
            </w:r>
            <w:r w:rsidR="00624446">
              <w:rPr>
                <w:rFonts w:hint="eastAsia"/>
              </w:rPr>
              <w:t>임</w:t>
            </w:r>
            <w:r>
              <w:rPr>
                <w:rFonts w:hint="eastAsia"/>
              </w:rPr>
              <w:t>)</w:t>
            </w:r>
          </w:p>
        </w:tc>
      </w:tr>
      <w:tr w:rsidR="008C7F35" w14:paraId="5152ECA7" w14:textId="77777777" w:rsidTr="001B63E9">
        <w:trPr>
          <w:trHeight w:val="387"/>
          <w:jc w:val="right"/>
        </w:trPr>
        <w:tc>
          <w:tcPr>
            <w:tcW w:w="1787" w:type="dxa"/>
          </w:tcPr>
          <w:p w14:paraId="2424D16E" w14:textId="77777777" w:rsidR="008C7F35" w:rsidRDefault="008C7F35" w:rsidP="00624446">
            <w:pPr>
              <w:pStyle w:val="aa"/>
              <w:ind w:leftChars="0" w:left="0"/>
            </w:pPr>
            <w:r>
              <w:rPr>
                <w:rFonts w:hint="eastAsia"/>
              </w:rPr>
              <w:t>S</w:t>
            </w:r>
            <w:r>
              <w:t>uccess Response Body</w:t>
            </w:r>
          </w:p>
        </w:tc>
        <w:tc>
          <w:tcPr>
            <w:tcW w:w="1417" w:type="dxa"/>
          </w:tcPr>
          <w:p w14:paraId="33833696" w14:textId="2F52CD98" w:rsidR="008C7F35" w:rsidRDefault="008C7F35" w:rsidP="00624446">
            <w:pPr>
              <w:pStyle w:val="aa"/>
              <w:ind w:leftChars="0" w:left="0"/>
            </w:pPr>
            <w:r>
              <w:rPr>
                <w:rFonts w:hint="eastAsia"/>
              </w:rPr>
              <w:t>-</w:t>
            </w:r>
          </w:p>
        </w:tc>
        <w:tc>
          <w:tcPr>
            <w:tcW w:w="5052" w:type="dxa"/>
          </w:tcPr>
          <w:p w14:paraId="4BD1F939" w14:textId="6BF851EC" w:rsidR="008C7F35" w:rsidRDefault="008C7F35" w:rsidP="00624446">
            <w:pPr>
              <w:pStyle w:val="aa"/>
              <w:ind w:leftChars="0" w:left="0"/>
            </w:pPr>
            <w:r>
              <w:rPr>
                <w:rFonts w:hint="eastAsia"/>
              </w:rPr>
              <w:t>-</w:t>
            </w:r>
          </w:p>
        </w:tc>
      </w:tr>
      <w:tr w:rsidR="008C7F35" w14:paraId="0C35C518" w14:textId="77777777" w:rsidTr="001B63E9">
        <w:trPr>
          <w:trHeight w:val="387"/>
          <w:jc w:val="right"/>
        </w:trPr>
        <w:tc>
          <w:tcPr>
            <w:tcW w:w="1787" w:type="dxa"/>
          </w:tcPr>
          <w:p w14:paraId="754DA08D" w14:textId="77777777" w:rsidR="008C7F35" w:rsidRDefault="008C7F35" w:rsidP="00624446">
            <w:pPr>
              <w:pStyle w:val="aa"/>
              <w:ind w:leftChars="0" w:left="0"/>
            </w:pPr>
            <w:r>
              <w:rPr>
                <w:rFonts w:hint="eastAsia"/>
              </w:rPr>
              <w:t>F</w:t>
            </w:r>
            <w:r>
              <w:t>ailure Response Body</w:t>
            </w:r>
          </w:p>
        </w:tc>
        <w:tc>
          <w:tcPr>
            <w:tcW w:w="1417" w:type="dxa"/>
          </w:tcPr>
          <w:p w14:paraId="3E1531EA" w14:textId="77777777" w:rsidR="008C7F35" w:rsidRDefault="008C7F35" w:rsidP="00624446">
            <w:pPr>
              <w:pStyle w:val="aa"/>
              <w:ind w:leftChars="0" w:left="0"/>
            </w:pPr>
            <w:r>
              <w:rPr>
                <w:rFonts w:hint="eastAsia"/>
              </w:rPr>
              <w:t>-</w:t>
            </w:r>
          </w:p>
        </w:tc>
        <w:tc>
          <w:tcPr>
            <w:tcW w:w="5052" w:type="dxa"/>
          </w:tcPr>
          <w:p w14:paraId="4E28BF0A" w14:textId="77777777" w:rsidR="008C7F35" w:rsidRDefault="008C7F35" w:rsidP="00624446">
            <w:pPr>
              <w:pStyle w:val="aa"/>
              <w:ind w:leftChars="0" w:left="0"/>
            </w:pPr>
            <w:r>
              <w:rPr>
                <w:rFonts w:hint="eastAsia"/>
              </w:rPr>
              <w:t>-</w:t>
            </w:r>
          </w:p>
        </w:tc>
      </w:tr>
    </w:tbl>
    <w:p w14:paraId="5E89A96D" w14:textId="77777777" w:rsidR="008C7F35" w:rsidRPr="008C7F35" w:rsidRDefault="008C7F35" w:rsidP="008C7F35"/>
    <w:p w14:paraId="61CFA302" w14:textId="4D1F7A79" w:rsidR="00122F88" w:rsidRDefault="00122F88" w:rsidP="00624446">
      <w:pPr>
        <w:pStyle w:val="3"/>
      </w:pPr>
      <w:bookmarkStart w:id="310" w:name="_Toc9467839"/>
      <w:r>
        <w:t>Item</w:t>
      </w:r>
      <w:bookmarkEnd w:id="310"/>
    </w:p>
    <w:p w14:paraId="60A70D4F" w14:textId="77777777" w:rsidR="00624446" w:rsidRPr="008C7F35" w:rsidRDefault="00624446" w:rsidP="00624446">
      <w:pPr>
        <w:pStyle w:val="4"/>
      </w:pPr>
      <w:bookmarkStart w:id="311" w:name="_Toc9467840"/>
      <w:r>
        <w:t>Get</w:t>
      </w:r>
      <w:bookmarkEnd w:id="311"/>
    </w:p>
    <w:p w14:paraId="03B6680B" w14:textId="77777777" w:rsidR="00624446" w:rsidRPr="008C7F35" w:rsidRDefault="00624446" w:rsidP="00624446">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624446" w14:paraId="1DF8D73E" w14:textId="77777777" w:rsidTr="001B63E9">
        <w:trPr>
          <w:jc w:val="right"/>
        </w:trPr>
        <w:tc>
          <w:tcPr>
            <w:tcW w:w="1503" w:type="dxa"/>
          </w:tcPr>
          <w:p w14:paraId="07C22765" w14:textId="77777777" w:rsidR="00624446" w:rsidRDefault="00624446" w:rsidP="00624446">
            <w:pPr>
              <w:pStyle w:val="aa"/>
              <w:ind w:leftChars="0" w:left="0"/>
            </w:pPr>
            <w:r>
              <w:rPr>
                <w:rFonts w:hint="eastAsia"/>
              </w:rPr>
              <w:t>M</w:t>
            </w:r>
            <w:r>
              <w:t>ethod</w:t>
            </w:r>
          </w:p>
        </w:tc>
        <w:tc>
          <w:tcPr>
            <w:tcW w:w="6753" w:type="dxa"/>
            <w:gridSpan w:val="2"/>
          </w:tcPr>
          <w:p w14:paraId="3E6E066A" w14:textId="77777777" w:rsidR="00624446" w:rsidRDefault="00624446" w:rsidP="00624446">
            <w:pPr>
              <w:pStyle w:val="aa"/>
              <w:ind w:leftChars="0" w:left="0"/>
            </w:pPr>
            <w:r>
              <w:t>GET</w:t>
            </w:r>
          </w:p>
        </w:tc>
      </w:tr>
      <w:tr w:rsidR="00624446" w14:paraId="6D7673C8" w14:textId="77777777" w:rsidTr="001B63E9">
        <w:trPr>
          <w:jc w:val="right"/>
        </w:trPr>
        <w:tc>
          <w:tcPr>
            <w:tcW w:w="1503" w:type="dxa"/>
          </w:tcPr>
          <w:p w14:paraId="6E662AFB" w14:textId="77777777" w:rsidR="00624446" w:rsidRDefault="00624446" w:rsidP="00624446">
            <w:pPr>
              <w:pStyle w:val="aa"/>
              <w:ind w:leftChars="0" w:left="0"/>
            </w:pPr>
            <w:r>
              <w:rPr>
                <w:rFonts w:hint="eastAsia"/>
              </w:rPr>
              <w:t>U</w:t>
            </w:r>
            <w:r>
              <w:t>RI</w:t>
            </w:r>
          </w:p>
        </w:tc>
        <w:tc>
          <w:tcPr>
            <w:tcW w:w="6753" w:type="dxa"/>
            <w:gridSpan w:val="2"/>
          </w:tcPr>
          <w:p w14:paraId="608BC7A2" w14:textId="321FA565" w:rsidR="00624446" w:rsidRDefault="00624446" w:rsidP="00624446">
            <w:pPr>
              <w:pStyle w:val="aa"/>
              <w:ind w:leftChars="0" w:left="0"/>
            </w:pPr>
            <w:r>
              <w:rPr>
                <w:rFonts w:hint="eastAsia"/>
              </w:rPr>
              <w:t>/</w:t>
            </w:r>
            <w:r>
              <w:t>items/:id</w:t>
            </w:r>
          </w:p>
        </w:tc>
      </w:tr>
      <w:tr w:rsidR="00624446" w14:paraId="326100B5" w14:textId="77777777" w:rsidTr="001B63E9">
        <w:trPr>
          <w:jc w:val="right"/>
        </w:trPr>
        <w:tc>
          <w:tcPr>
            <w:tcW w:w="1503" w:type="dxa"/>
          </w:tcPr>
          <w:p w14:paraId="7444A901" w14:textId="77777777" w:rsidR="00624446" w:rsidRPr="005B7EAF" w:rsidRDefault="00624446" w:rsidP="00624446">
            <w:pPr>
              <w:pStyle w:val="aa"/>
              <w:ind w:leftChars="0" w:left="0"/>
              <w:rPr>
                <w:rStyle w:val="aff"/>
              </w:rPr>
            </w:pPr>
            <w:r>
              <w:rPr>
                <w:rStyle w:val="aff"/>
              </w:rPr>
              <w:t>Parameters</w:t>
            </w:r>
          </w:p>
        </w:tc>
        <w:tc>
          <w:tcPr>
            <w:tcW w:w="1701" w:type="dxa"/>
          </w:tcPr>
          <w:p w14:paraId="09147431" w14:textId="77777777" w:rsidR="00624446" w:rsidRPr="005B7EAF" w:rsidRDefault="00624446" w:rsidP="00624446">
            <w:pPr>
              <w:pStyle w:val="aa"/>
              <w:ind w:leftChars="0" w:left="0"/>
              <w:rPr>
                <w:rStyle w:val="aff"/>
              </w:rPr>
            </w:pPr>
            <w:r>
              <w:rPr>
                <w:rStyle w:val="aff"/>
                <w:rFonts w:hint="eastAsia"/>
              </w:rPr>
              <w:t>-</w:t>
            </w:r>
          </w:p>
        </w:tc>
        <w:tc>
          <w:tcPr>
            <w:tcW w:w="5052" w:type="dxa"/>
          </w:tcPr>
          <w:p w14:paraId="70BA33C5" w14:textId="77777777" w:rsidR="00624446" w:rsidRPr="005B7EAF" w:rsidRDefault="00624446" w:rsidP="00624446">
            <w:pPr>
              <w:pStyle w:val="aa"/>
              <w:ind w:leftChars="0" w:left="0"/>
              <w:rPr>
                <w:rStyle w:val="aff"/>
              </w:rPr>
            </w:pPr>
            <w:r>
              <w:rPr>
                <w:rStyle w:val="aff"/>
                <w:rFonts w:hint="eastAsia"/>
              </w:rPr>
              <w:t>-</w:t>
            </w:r>
          </w:p>
        </w:tc>
      </w:tr>
      <w:tr w:rsidR="00624446" w14:paraId="1C442C88" w14:textId="77777777" w:rsidTr="001B63E9">
        <w:trPr>
          <w:jc w:val="right"/>
        </w:trPr>
        <w:tc>
          <w:tcPr>
            <w:tcW w:w="1503" w:type="dxa"/>
          </w:tcPr>
          <w:p w14:paraId="4E64E836" w14:textId="77777777" w:rsidR="00624446" w:rsidRPr="005B7EAF" w:rsidRDefault="00624446" w:rsidP="00624446">
            <w:pPr>
              <w:pStyle w:val="aa"/>
              <w:ind w:leftChars="0" w:left="0"/>
              <w:rPr>
                <w:rStyle w:val="aff"/>
              </w:rPr>
            </w:pPr>
            <w:r>
              <w:rPr>
                <w:rStyle w:val="aff"/>
              </w:rPr>
              <w:t>Header</w:t>
            </w:r>
          </w:p>
        </w:tc>
        <w:tc>
          <w:tcPr>
            <w:tcW w:w="1701" w:type="dxa"/>
          </w:tcPr>
          <w:p w14:paraId="102D2BE6" w14:textId="6C7D41AC" w:rsidR="00624446" w:rsidRPr="005B7EAF" w:rsidRDefault="00624446" w:rsidP="00624446">
            <w:pPr>
              <w:pStyle w:val="aa"/>
              <w:ind w:leftChars="0" w:left="0"/>
              <w:rPr>
                <w:rStyle w:val="aff"/>
              </w:rPr>
            </w:pPr>
            <w:r>
              <w:rPr>
                <w:rStyle w:val="aff"/>
              </w:rPr>
              <w:t>-</w:t>
            </w:r>
          </w:p>
        </w:tc>
        <w:tc>
          <w:tcPr>
            <w:tcW w:w="5052" w:type="dxa"/>
          </w:tcPr>
          <w:p w14:paraId="2FF9C696" w14:textId="76517CDB" w:rsidR="00624446" w:rsidRPr="005B7EAF" w:rsidRDefault="00624446" w:rsidP="00624446">
            <w:pPr>
              <w:pStyle w:val="aa"/>
              <w:ind w:leftChars="0" w:left="0"/>
              <w:rPr>
                <w:rStyle w:val="aff"/>
              </w:rPr>
            </w:pPr>
            <w:r>
              <w:rPr>
                <w:rStyle w:val="aff"/>
                <w:rFonts w:hint="eastAsia"/>
              </w:rPr>
              <w:t>-</w:t>
            </w:r>
          </w:p>
        </w:tc>
      </w:tr>
    </w:tbl>
    <w:p w14:paraId="7E6D0E2E" w14:textId="77777777" w:rsidR="00624446" w:rsidRDefault="00624446" w:rsidP="00624446">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624446" w14:paraId="0F0F9876" w14:textId="77777777" w:rsidTr="001B63E9">
        <w:trPr>
          <w:jc w:val="right"/>
        </w:trPr>
        <w:tc>
          <w:tcPr>
            <w:tcW w:w="1787" w:type="dxa"/>
          </w:tcPr>
          <w:p w14:paraId="38C6046E" w14:textId="77777777" w:rsidR="00624446" w:rsidRDefault="00624446" w:rsidP="00624446">
            <w:pPr>
              <w:pStyle w:val="aa"/>
              <w:ind w:leftChars="0" w:left="0"/>
            </w:pPr>
            <w:r>
              <w:t>Success Code</w:t>
            </w:r>
          </w:p>
        </w:tc>
        <w:tc>
          <w:tcPr>
            <w:tcW w:w="6469" w:type="dxa"/>
            <w:gridSpan w:val="2"/>
          </w:tcPr>
          <w:p w14:paraId="1FA4C468" w14:textId="77777777" w:rsidR="00624446" w:rsidRDefault="00624446" w:rsidP="00624446">
            <w:pPr>
              <w:pStyle w:val="aa"/>
              <w:ind w:leftChars="0" w:left="0"/>
            </w:pPr>
            <w:r>
              <w:t>200 OK</w:t>
            </w:r>
          </w:p>
        </w:tc>
      </w:tr>
      <w:tr w:rsidR="00624446" w14:paraId="3DF1F77E" w14:textId="77777777" w:rsidTr="001B63E9">
        <w:trPr>
          <w:jc w:val="right"/>
        </w:trPr>
        <w:tc>
          <w:tcPr>
            <w:tcW w:w="1787" w:type="dxa"/>
          </w:tcPr>
          <w:p w14:paraId="64588FB4" w14:textId="77777777" w:rsidR="00624446" w:rsidRDefault="00624446" w:rsidP="00624446">
            <w:pPr>
              <w:pStyle w:val="aa"/>
              <w:ind w:leftChars="0" w:left="0"/>
            </w:pPr>
            <w:r>
              <w:rPr>
                <w:rFonts w:hint="eastAsia"/>
              </w:rPr>
              <w:t>F</w:t>
            </w:r>
            <w:r>
              <w:t>ailure Code</w:t>
            </w:r>
          </w:p>
        </w:tc>
        <w:tc>
          <w:tcPr>
            <w:tcW w:w="6469" w:type="dxa"/>
            <w:gridSpan w:val="2"/>
          </w:tcPr>
          <w:p w14:paraId="348DC602" w14:textId="565AF6C6" w:rsidR="00624446" w:rsidRDefault="00624446" w:rsidP="00624446">
            <w:pPr>
              <w:pStyle w:val="aa"/>
              <w:ind w:leftChars="0" w:left="0"/>
            </w:pPr>
            <w:r>
              <w:t>404 Not Found (</w:t>
            </w:r>
            <w:r>
              <w:rPr>
                <w:rFonts w:hint="eastAsia"/>
              </w:rPr>
              <w:t>i</w:t>
            </w:r>
            <w:r>
              <w:t>d</w:t>
            </w:r>
            <w:r>
              <w:rPr>
                <w:rFonts w:hint="eastAsia"/>
              </w:rPr>
              <w:t xml:space="preserve">에 해당하는 </w:t>
            </w:r>
            <w:r>
              <w:t>Item</w:t>
            </w:r>
            <w:r>
              <w:rPr>
                <w:rFonts w:hint="eastAsia"/>
              </w:rPr>
              <w:t xml:space="preserve">이 없음) </w:t>
            </w:r>
          </w:p>
        </w:tc>
      </w:tr>
      <w:tr w:rsidR="00624446" w14:paraId="001704E9" w14:textId="77777777" w:rsidTr="001B63E9">
        <w:trPr>
          <w:trHeight w:val="387"/>
          <w:jc w:val="right"/>
        </w:trPr>
        <w:tc>
          <w:tcPr>
            <w:tcW w:w="1787" w:type="dxa"/>
          </w:tcPr>
          <w:p w14:paraId="06B08288" w14:textId="77777777" w:rsidR="00624446" w:rsidRDefault="00624446" w:rsidP="00624446">
            <w:pPr>
              <w:pStyle w:val="aa"/>
              <w:ind w:leftChars="0" w:left="0"/>
            </w:pPr>
            <w:r>
              <w:rPr>
                <w:rFonts w:hint="eastAsia"/>
              </w:rPr>
              <w:t>S</w:t>
            </w:r>
            <w:r>
              <w:t>uccess Response Body</w:t>
            </w:r>
          </w:p>
        </w:tc>
        <w:tc>
          <w:tcPr>
            <w:tcW w:w="1417" w:type="dxa"/>
          </w:tcPr>
          <w:p w14:paraId="3C8C4225" w14:textId="03EE078F" w:rsidR="00624446" w:rsidRDefault="00624446" w:rsidP="00624446">
            <w:pPr>
              <w:pStyle w:val="aa"/>
              <w:ind w:leftChars="0" w:left="0"/>
            </w:pPr>
            <w:r>
              <w:rPr>
                <w:rFonts w:hint="eastAsia"/>
              </w:rPr>
              <w:t>i</w:t>
            </w:r>
            <w:r>
              <w:t>tem</w:t>
            </w:r>
          </w:p>
        </w:tc>
        <w:tc>
          <w:tcPr>
            <w:tcW w:w="5052" w:type="dxa"/>
          </w:tcPr>
          <w:p w14:paraId="6BD25BC2" w14:textId="0B7A5743" w:rsidR="00624446" w:rsidRDefault="00624446" w:rsidP="00624446">
            <w:pPr>
              <w:pStyle w:val="aa"/>
              <w:ind w:leftChars="0" w:left="0"/>
            </w:pPr>
            <w:r>
              <w:t>Item Object</w:t>
            </w:r>
          </w:p>
        </w:tc>
      </w:tr>
      <w:tr w:rsidR="00624446" w14:paraId="7298F2B0" w14:textId="77777777" w:rsidTr="001B63E9">
        <w:trPr>
          <w:trHeight w:val="387"/>
          <w:jc w:val="right"/>
        </w:trPr>
        <w:tc>
          <w:tcPr>
            <w:tcW w:w="1787" w:type="dxa"/>
          </w:tcPr>
          <w:p w14:paraId="0E24139F" w14:textId="77777777" w:rsidR="00624446" w:rsidRDefault="00624446" w:rsidP="00624446">
            <w:pPr>
              <w:pStyle w:val="aa"/>
              <w:ind w:leftChars="0" w:left="0"/>
            </w:pPr>
            <w:r>
              <w:rPr>
                <w:rFonts w:hint="eastAsia"/>
              </w:rPr>
              <w:t>F</w:t>
            </w:r>
            <w:r>
              <w:t>ailure Response Body</w:t>
            </w:r>
          </w:p>
        </w:tc>
        <w:tc>
          <w:tcPr>
            <w:tcW w:w="1417" w:type="dxa"/>
          </w:tcPr>
          <w:p w14:paraId="19117E5A" w14:textId="77777777" w:rsidR="00624446" w:rsidRDefault="00624446" w:rsidP="00624446">
            <w:pPr>
              <w:pStyle w:val="aa"/>
              <w:ind w:leftChars="0" w:left="0"/>
            </w:pPr>
            <w:r>
              <w:rPr>
                <w:rFonts w:hint="eastAsia"/>
              </w:rPr>
              <w:t>-</w:t>
            </w:r>
          </w:p>
        </w:tc>
        <w:tc>
          <w:tcPr>
            <w:tcW w:w="5052" w:type="dxa"/>
          </w:tcPr>
          <w:p w14:paraId="4F28FDAF" w14:textId="77777777" w:rsidR="00624446" w:rsidRDefault="00624446" w:rsidP="00624446">
            <w:pPr>
              <w:pStyle w:val="aa"/>
              <w:ind w:leftChars="0" w:left="0"/>
            </w:pPr>
            <w:r>
              <w:rPr>
                <w:rFonts w:hint="eastAsia"/>
              </w:rPr>
              <w:t>-</w:t>
            </w:r>
          </w:p>
        </w:tc>
      </w:tr>
    </w:tbl>
    <w:p w14:paraId="5E657B75" w14:textId="77777777" w:rsidR="00624446" w:rsidRPr="008C7F35" w:rsidRDefault="00624446" w:rsidP="00624446">
      <w:pPr>
        <w:pStyle w:val="4"/>
      </w:pPr>
      <w:bookmarkStart w:id="312" w:name="_Toc9467841"/>
      <w:r>
        <w:rPr>
          <w:rFonts w:hint="eastAsia"/>
        </w:rPr>
        <w:lastRenderedPageBreak/>
        <w:t>S</w:t>
      </w:r>
      <w:r>
        <w:t>earch</w:t>
      </w:r>
      <w:bookmarkEnd w:id="312"/>
    </w:p>
    <w:p w14:paraId="763E2F3D" w14:textId="77777777" w:rsidR="00624446" w:rsidRPr="008C7F35" w:rsidRDefault="00624446" w:rsidP="00624446">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624446" w14:paraId="326C3318" w14:textId="77777777" w:rsidTr="001B63E9">
        <w:trPr>
          <w:jc w:val="right"/>
        </w:trPr>
        <w:tc>
          <w:tcPr>
            <w:tcW w:w="1503" w:type="dxa"/>
          </w:tcPr>
          <w:p w14:paraId="4AA71B0A" w14:textId="77777777" w:rsidR="00624446" w:rsidRDefault="00624446" w:rsidP="00624446">
            <w:pPr>
              <w:pStyle w:val="aa"/>
              <w:ind w:leftChars="0" w:left="0"/>
            </w:pPr>
            <w:r>
              <w:rPr>
                <w:rFonts w:hint="eastAsia"/>
              </w:rPr>
              <w:t>M</w:t>
            </w:r>
            <w:r>
              <w:t>ethod</w:t>
            </w:r>
          </w:p>
        </w:tc>
        <w:tc>
          <w:tcPr>
            <w:tcW w:w="6753" w:type="dxa"/>
            <w:gridSpan w:val="2"/>
          </w:tcPr>
          <w:p w14:paraId="07C52D6C" w14:textId="77777777" w:rsidR="00624446" w:rsidRDefault="00624446" w:rsidP="00624446">
            <w:pPr>
              <w:pStyle w:val="aa"/>
              <w:ind w:leftChars="0" w:left="0"/>
            </w:pPr>
            <w:r>
              <w:t>GET</w:t>
            </w:r>
          </w:p>
        </w:tc>
      </w:tr>
      <w:tr w:rsidR="00624446" w14:paraId="24AA8EFD" w14:textId="77777777" w:rsidTr="001B63E9">
        <w:trPr>
          <w:jc w:val="right"/>
        </w:trPr>
        <w:tc>
          <w:tcPr>
            <w:tcW w:w="1503" w:type="dxa"/>
          </w:tcPr>
          <w:p w14:paraId="7BF0F5A8" w14:textId="77777777" w:rsidR="00624446" w:rsidRDefault="00624446" w:rsidP="00624446">
            <w:pPr>
              <w:pStyle w:val="aa"/>
              <w:ind w:leftChars="0" w:left="0"/>
            </w:pPr>
            <w:r>
              <w:rPr>
                <w:rFonts w:hint="eastAsia"/>
              </w:rPr>
              <w:t>U</w:t>
            </w:r>
            <w:r>
              <w:t>RI</w:t>
            </w:r>
          </w:p>
        </w:tc>
        <w:tc>
          <w:tcPr>
            <w:tcW w:w="6753" w:type="dxa"/>
            <w:gridSpan w:val="2"/>
          </w:tcPr>
          <w:p w14:paraId="660D3B58" w14:textId="1C2EDB71" w:rsidR="00624446" w:rsidRDefault="00624446" w:rsidP="00624446">
            <w:pPr>
              <w:pStyle w:val="aa"/>
              <w:ind w:leftChars="0" w:left="0"/>
            </w:pPr>
            <w:r>
              <w:rPr>
                <w:rFonts w:hint="eastAsia"/>
              </w:rPr>
              <w:t>/</w:t>
            </w:r>
            <w:r>
              <w:t>items</w:t>
            </w:r>
          </w:p>
        </w:tc>
      </w:tr>
      <w:tr w:rsidR="00624446" w14:paraId="39753DEB" w14:textId="77777777" w:rsidTr="001B63E9">
        <w:trPr>
          <w:jc w:val="right"/>
        </w:trPr>
        <w:tc>
          <w:tcPr>
            <w:tcW w:w="1503" w:type="dxa"/>
            <w:vMerge w:val="restart"/>
          </w:tcPr>
          <w:p w14:paraId="3E3C4897" w14:textId="77777777" w:rsidR="00624446" w:rsidRPr="005B7EAF" w:rsidRDefault="00624446" w:rsidP="00624446">
            <w:pPr>
              <w:pStyle w:val="aa"/>
              <w:ind w:leftChars="0" w:left="0"/>
              <w:rPr>
                <w:rStyle w:val="aff"/>
              </w:rPr>
            </w:pPr>
            <w:r>
              <w:rPr>
                <w:rStyle w:val="aff"/>
              </w:rPr>
              <w:t>Parameters</w:t>
            </w:r>
          </w:p>
        </w:tc>
        <w:tc>
          <w:tcPr>
            <w:tcW w:w="1701" w:type="dxa"/>
          </w:tcPr>
          <w:p w14:paraId="29B9AA0A" w14:textId="77777777" w:rsidR="00624446" w:rsidRPr="005B7EAF" w:rsidRDefault="00624446" w:rsidP="00624446">
            <w:pPr>
              <w:pStyle w:val="aa"/>
              <w:ind w:leftChars="0" w:left="0"/>
              <w:rPr>
                <w:rStyle w:val="aff"/>
              </w:rPr>
            </w:pPr>
            <w:r>
              <w:rPr>
                <w:rStyle w:val="aff"/>
                <w:rFonts w:hint="eastAsia"/>
              </w:rPr>
              <w:t>i</w:t>
            </w:r>
            <w:r>
              <w:rPr>
                <w:rStyle w:val="aff"/>
              </w:rPr>
              <w:t>d</w:t>
            </w:r>
          </w:p>
        </w:tc>
        <w:tc>
          <w:tcPr>
            <w:tcW w:w="5052" w:type="dxa"/>
          </w:tcPr>
          <w:p w14:paraId="52BD0BA9" w14:textId="259418B1" w:rsidR="00624446" w:rsidRPr="005B7EAF" w:rsidRDefault="00624446" w:rsidP="00624446">
            <w:pPr>
              <w:pStyle w:val="aa"/>
              <w:ind w:leftChars="0" w:left="0"/>
              <w:rPr>
                <w:rStyle w:val="aff"/>
              </w:rPr>
            </w:pPr>
            <w:r>
              <w:rPr>
                <w:rStyle w:val="aff"/>
              </w:rPr>
              <w:t>Item ID</w:t>
            </w:r>
          </w:p>
        </w:tc>
      </w:tr>
      <w:tr w:rsidR="00624446" w14:paraId="0F901AC5" w14:textId="77777777" w:rsidTr="001B63E9">
        <w:trPr>
          <w:jc w:val="right"/>
        </w:trPr>
        <w:tc>
          <w:tcPr>
            <w:tcW w:w="1503" w:type="dxa"/>
            <w:vMerge/>
          </w:tcPr>
          <w:p w14:paraId="61D52CF2" w14:textId="77777777" w:rsidR="00624446" w:rsidRPr="005B7EAF" w:rsidRDefault="00624446" w:rsidP="00624446">
            <w:pPr>
              <w:pStyle w:val="aa"/>
              <w:ind w:leftChars="0" w:left="0"/>
              <w:rPr>
                <w:rStyle w:val="aff"/>
              </w:rPr>
            </w:pPr>
          </w:p>
        </w:tc>
        <w:tc>
          <w:tcPr>
            <w:tcW w:w="1701" w:type="dxa"/>
          </w:tcPr>
          <w:p w14:paraId="4A2A322E" w14:textId="77777777" w:rsidR="00624446" w:rsidRDefault="00624446" w:rsidP="00624446">
            <w:pPr>
              <w:pStyle w:val="aa"/>
              <w:ind w:leftChars="0" w:left="0"/>
              <w:rPr>
                <w:rStyle w:val="aff"/>
              </w:rPr>
            </w:pPr>
            <w:r>
              <w:rPr>
                <w:rStyle w:val="aff"/>
                <w:rFonts w:hint="eastAsia"/>
              </w:rPr>
              <w:t>n</w:t>
            </w:r>
            <w:r>
              <w:rPr>
                <w:rStyle w:val="aff"/>
              </w:rPr>
              <w:t>ame</w:t>
            </w:r>
          </w:p>
        </w:tc>
        <w:tc>
          <w:tcPr>
            <w:tcW w:w="5052" w:type="dxa"/>
          </w:tcPr>
          <w:p w14:paraId="4FD3E8A0" w14:textId="2AFB67B9" w:rsidR="00624446" w:rsidRDefault="00624446" w:rsidP="00624446">
            <w:pPr>
              <w:pStyle w:val="aa"/>
              <w:ind w:leftChars="0" w:left="0"/>
              <w:rPr>
                <w:rStyle w:val="aff"/>
              </w:rPr>
            </w:pPr>
            <w:r>
              <w:rPr>
                <w:rStyle w:val="aff"/>
              </w:rPr>
              <w:t>Item Name</w:t>
            </w:r>
          </w:p>
        </w:tc>
      </w:tr>
      <w:tr w:rsidR="00624446" w14:paraId="088E0E73" w14:textId="77777777" w:rsidTr="001B63E9">
        <w:trPr>
          <w:jc w:val="right"/>
        </w:trPr>
        <w:tc>
          <w:tcPr>
            <w:tcW w:w="1503" w:type="dxa"/>
            <w:vMerge/>
          </w:tcPr>
          <w:p w14:paraId="265FA679" w14:textId="77777777" w:rsidR="00624446" w:rsidRPr="005B7EAF" w:rsidRDefault="00624446" w:rsidP="00624446">
            <w:pPr>
              <w:pStyle w:val="aa"/>
              <w:ind w:leftChars="0" w:left="0"/>
              <w:rPr>
                <w:rStyle w:val="aff"/>
              </w:rPr>
            </w:pPr>
          </w:p>
        </w:tc>
        <w:tc>
          <w:tcPr>
            <w:tcW w:w="1701" w:type="dxa"/>
          </w:tcPr>
          <w:p w14:paraId="3E823E8F" w14:textId="6FF911A9" w:rsidR="00624446" w:rsidRDefault="0037138C" w:rsidP="00272B7E">
            <w:pPr>
              <w:rPr>
                <w:rStyle w:val="aff"/>
              </w:rPr>
            </w:pPr>
            <w:r>
              <w:rPr>
                <w:rStyle w:val="aff"/>
                <w:rFonts w:hint="eastAsia"/>
              </w:rPr>
              <w:t>c</w:t>
            </w:r>
            <w:r>
              <w:rPr>
                <w:rStyle w:val="aff"/>
              </w:rPr>
              <w:t>ompany</w:t>
            </w:r>
          </w:p>
        </w:tc>
        <w:tc>
          <w:tcPr>
            <w:tcW w:w="5052" w:type="dxa"/>
          </w:tcPr>
          <w:p w14:paraId="25A6BC2F" w14:textId="7054826A" w:rsidR="00624446" w:rsidRDefault="0037138C" w:rsidP="00624446">
            <w:pPr>
              <w:pStyle w:val="aa"/>
              <w:ind w:leftChars="0" w:left="0"/>
              <w:rPr>
                <w:rStyle w:val="aff"/>
              </w:rPr>
            </w:pPr>
            <w:r>
              <w:rPr>
                <w:rStyle w:val="aff"/>
                <w:rFonts w:hint="eastAsia"/>
              </w:rPr>
              <w:t>I</w:t>
            </w:r>
            <w:r>
              <w:rPr>
                <w:rStyle w:val="aff"/>
              </w:rPr>
              <w:t>tem manufacture company</w:t>
            </w:r>
          </w:p>
        </w:tc>
      </w:tr>
      <w:tr w:rsidR="00624446" w14:paraId="15EE9591" w14:textId="77777777" w:rsidTr="001B63E9">
        <w:trPr>
          <w:jc w:val="right"/>
        </w:trPr>
        <w:tc>
          <w:tcPr>
            <w:tcW w:w="1503" w:type="dxa"/>
            <w:vMerge/>
          </w:tcPr>
          <w:p w14:paraId="49D9CF67" w14:textId="77777777" w:rsidR="00624446" w:rsidRPr="005B7EAF" w:rsidRDefault="00624446" w:rsidP="00624446">
            <w:pPr>
              <w:pStyle w:val="aa"/>
              <w:ind w:leftChars="0" w:left="0"/>
              <w:rPr>
                <w:rStyle w:val="aff"/>
              </w:rPr>
            </w:pPr>
          </w:p>
        </w:tc>
        <w:tc>
          <w:tcPr>
            <w:tcW w:w="1701" w:type="dxa"/>
          </w:tcPr>
          <w:p w14:paraId="43F67211" w14:textId="103883F3" w:rsidR="00624446" w:rsidRDefault="0037138C" w:rsidP="00624446">
            <w:pPr>
              <w:pStyle w:val="aa"/>
              <w:ind w:leftChars="0" w:left="0"/>
              <w:rPr>
                <w:rStyle w:val="aff"/>
              </w:rPr>
            </w:pPr>
            <w:r>
              <w:rPr>
                <w:rStyle w:val="aff"/>
                <w:rFonts w:hint="eastAsia"/>
              </w:rPr>
              <w:t>k</w:t>
            </w:r>
            <w:r>
              <w:rPr>
                <w:rStyle w:val="aff"/>
              </w:rPr>
              <w:t>eywords</w:t>
            </w:r>
          </w:p>
        </w:tc>
        <w:tc>
          <w:tcPr>
            <w:tcW w:w="5052" w:type="dxa"/>
          </w:tcPr>
          <w:p w14:paraId="6082D33C" w14:textId="1EA757E8" w:rsidR="00624446" w:rsidRDefault="0037138C" w:rsidP="00624446">
            <w:pPr>
              <w:pStyle w:val="aa"/>
              <w:ind w:leftChars="0" w:left="0"/>
              <w:rPr>
                <w:rStyle w:val="aff"/>
              </w:rPr>
            </w:pPr>
            <w:r>
              <w:rPr>
                <w:rStyle w:val="aff"/>
                <w:rFonts w:hint="eastAsia"/>
              </w:rPr>
              <w:t>I</w:t>
            </w:r>
            <w:r>
              <w:rPr>
                <w:rStyle w:val="aff"/>
              </w:rPr>
              <w:t>tem Keywords</w:t>
            </w:r>
          </w:p>
        </w:tc>
      </w:tr>
      <w:tr w:rsidR="00624446" w14:paraId="6B72679D" w14:textId="77777777" w:rsidTr="001B63E9">
        <w:trPr>
          <w:jc w:val="right"/>
        </w:trPr>
        <w:tc>
          <w:tcPr>
            <w:tcW w:w="1503" w:type="dxa"/>
            <w:vMerge/>
          </w:tcPr>
          <w:p w14:paraId="5721958E" w14:textId="77777777" w:rsidR="00624446" w:rsidRPr="005B7EAF" w:rsidRDefault="00624446" w:rsidP="00624446">
            <w:pPr>
              <w:pStyle w:val="aa"/>
              <w:ind w:leftChars="0" w:left="0"/>
              <w:rPr>
                <w:rStyle w:val="aff"/>
              </w:rPr>
            </w:pPr>
          </w:p>
        </w:tc>
        <w:tc>
          <w:tcPr>
            <w:tcW w:w="1701" w:type="dxa"/>
          </w:tcPr>
          <w:p w14:paraId="3E73492B" w14:textId="6D9BDAA4" w:rsidR="00624446" w:rsidRDefault="0037138C" w:rsidP="00624446">
            <w:pPr>
              <w:pStyle w:val="aa"/>
              <w:ind w:leftChars="0" w:left="0"/>
              <w:rPr>
                <w:rStyle w:val="aff"/>
              </w:rPr>
            </w:pPr>
            <w:r>
              <w:rPr>
                <w:rStyle w:val="aff"/>
                <w:rFonts w:hint="eastAsia"/>
              </w:rPr>
              <w:t>s</w:t>
            </w:r>
            <w:r>
              <w:rPr>
                <w:rStyle w:val="aff"/>
              </w:rPr>
              <w:t>core</w:t>
            </w:r>
          </w:p>
        </w:tc>
        <w:tc>
          <w:tcPr>
            <w:tcW w:w="5052" w:type="dxa"/>
          </w:tcPr>
          <w:p w14:paraId="67CAD5A1" w14:textId="3AF34B26" w:rsidR="00624446" w:rsidRDefault="0037138C" w:rsidP="00624446">
            <w:pPr>
              <w:pStyle w:val="aa"/>
              <w:ind w:leftChars="0" w:left="0"/>
              <w:rPr>
                <w:rStyle w:val="aff"/>
              </w:rPr>
            </w:pPr>
            <w:r>
              <w:rPr>
                <w:rStyle w:val="aff"/>
                <w:rFonts w:hint="eastAsia"/>
              </w:rPr>
              <w:t>I</w:t>
            </w:r>
            <w:r>
              <w:rPr>
                <w:rStyle w:val="aff"/>
              </w:rPr>
              <w:t>tem Score</w:t>
            </w:r>
          </w:p>
        </w:tc>
      </w:tr>
      <w:tr w:rsidR="00624446" w14:paraId="6B5565FF" w14:textId="77777777" w:rsidTr="001B63E9">
        <w:trPr>
          <w:jc w:val="right"/>
        </w:trPr>
        <w:tc>
          <w:tcPr>
            <w:tcW w:w="1503" w:type="dxa"/>
          </w:tcPr>
          <w:p w14:paraId="4CCD0E2B" w14:textId="77777777" w:rsidR="00624446" w:rsidRPr="005B7EAF" w:rsidRDefault="00624446" w:rsidP="00624446">
            <w:pPr>
              <w:pStyle w:val="aa"/>
              <w:ind w:leftChars="0" w:left="0"/>
              <w:rPr>
                <w:rStyle w:val="aff"/>
              </w:rPr>
            </w:pPr>
            <w:r>
              <w:rPr>
                <w:rStyle w:val="aff"/>
              </w:rPr>
              <w:t>Header</w:t>
            </w:r>
          </w:p>
        </w:tc>
        <w:tc>
          <w:tcPr>
            <w:tcW w:w="1701" w:type="dxa"/>
          </w:tcPr>
          <w:p w14:paraId="71A570E5" w14:textId="77777777" w:rsidR="00624446" w:rsidRPr="005B7EAF" w:rsidRDefault="00624446" w:rsidP="00624446">
            <w:pPr>
              <w:pStyle w:val="aa"/>
              <w:ind w:leftChars="0" w:left="0"/>
              <w:rPr>
                <w:rStyle w:val="aff"/>
              </w:rPr>
            </w:pPr>
            <w:r>
              <w:rPr>
                <w:rStyle w:val="aff"/>
                <w:rFonts w:hint="eastAsia"/>
              </w:rPr>
              <w:t>A</w:t>
            </w:r>
            <w:r>
              <w:rPr>
                <w:rStyle w:val="aff"/>
              </w:rPr>
              <w:t>uthorization</w:t>
            </w:r>
          </w:p>
        </w:tc>
        <w:tc>
          <w:tcPr>
            <w:tcW w:w="5052" w:type="dxa"/>
          </w:tcPr>
          <w:p w14:paraId="72E8E2E5" w14:textId="77777777" w:rsidR="00624446" w:rsidRPr="005B7EAF" w:rsidRDefault="00624446" w:rsidP="00624446">
            <w:pPr>
              <w:pStyle w:val="aa"/>
              <w:ind w:leftChars="0" w:left="0"/>
              <w:rPr>
                <w:rStyle w:val="aff"/>
              </w:rPr>
            </w:pPr>
            <w:r>
              <w:rPr>
                <w:rStyle w:val="aff"/>
                <w:rFonts w:hint="eastAsia"/>
              </w:rPr>
              <w:t>사용자 인증 토큰</w:t>
            </w:r>
          </w:p>
        </w:tc>
      </w:tr>
    </w:tbl>
    <w:p w14:paraId="4636DCC0" w14:textId="77777777" w:rsidR="00624446" w:rsidRDefault="00624446" w:rsidP="00624446">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624446" w14:paraId="4ABCC6AE" w14:textId="77777777" w:rsidTr="001B63E9">
        <w:trPr>
          <w:jc w:val="right"/>
        </w:trPr>
        <w:tc>
          <w:tcPr>
            <w:tcW w:w="1787" w:type="dxa"/>
          </w:tcPr>
          <w:p w14:paraId="41BF87FE" w14:textId="77777777" w:rsidR="00624446" w:rsidRDefault="00624446" w:rsidP="00624446">
            <w:pPr>
              <w:pStyle w:val="aa"/>
              <w:ind w:leftChars="0" w:left="0"/>
            </w:pPr>
            <w:r>
              <w:t>Success Code</w:t>
            </w:r>
          </w:p>
        </w:tc>
        <w:tc>
          <w:tcPr>
            <w:tcW w:w="6469" w:type="dxa"/>
            <w:gridSpan w:val="2"/>
          </w:tcPr>
          <w:p w14:paraId="6BD0F7BC" w14:textId="77777777" w:rsidR="00624446" w:rsidRDefault="00624446" w:rsidP="00624446">
            <w:pPr>
              <w:pStyle w:val="aa"/>
              <w:ind w:leftChars="0" w:left="0"/>
            </w:pPr>
            <w:r>
              <w:t>200 OK</w:t>
            </w:r>
          </w:p>
        </w:tc>
      </w:tr>
      <w:tr w:rsidR="00624446" w14:paraId="78EEF22D" w14:textId="77777777" w:rsidTr="001B63E9">
        <w:trPr>
          <w:jc w:val="right"/>
        </w:trPr>
        <w:tc>
          <w:tcPr>
            <w:tcW w:w="1787" w:type="dxa"/>
          </w:tcPr>
          <w:p w14:paraId="471EE3E4" w14:textId="77777777" w:rsidR="00624446" w:rsidRDefault="00624446" w:rsidP="00624446">
            <w:pPr>
              <w:pStyle w:val="aa"/>
              <w:ind w:leftChars="0" w:left="0"/>
            </w:pPr>
            <w:r>
              <w:rPr>
                <w:rFonts w:hint="eastAsia"/>
              </w:rPr>
              <w:t>F</w:t>
            </w:r>
            <w:r>
              <w:t>ailure Code</w:t>
            </w:r>
          </w:p>
        </w:tc>
        <w:tc>
          <w:tcPr>
            <w:tcW w:w="6469" w:type="dxa"/>
            <w:gridSpan w:val="2"/>
          </w:tcPr>
          <w:p w14:paraId="07198423" w14:textId="0F4195F3" w:rsidR="00624446" w:rsidRDefault="00624446" w:rsidP="00624446">
            <w:pPr>
              <w:pStyle w:val="aa"/>
              <w:ind w:leftChars="0" w:left="0"/>
            </w:pPr>
            <w:r>
              <w:t>404 Not Found (</w:t>
            </w:r>
            <w:r>
              <w:rPr>
                <w:rFonts w:hint="eastAsia"/>
              </w:rPr>
              <w:t xml:space="preserve">검색 조건에 해당하는 </w:t>
            </w:r>
            <w:r w:rsidR="0037138C">
              <w:t>Item</w:t>
            </w:r>
            <w:r w:rsidR="0037138C">
              <w:rPr>
                <w:rFonts w:hint="eastAsia"/>
              </w:rPr>
              <w:t>이</w:t>
            </w:r>
            <w:r>
              <w:rPr>
                <w:rFonts w:hint="eastAsia"/>
              </w:rPr>
              <w:t xml:space="preserve"> 없음) </w:t>
            </w:r>
          </w:p>
        </w:tc>
      </w:tr>
      <w:tr w:rsidR="00624446" w14:paraId="71AF7986" w14:textId="77777777" w:rsidTr="001B63E9">
        <w:trPr>
          <w:trHeight w:val="387"/>
          <w:jc w:val="right"/>
        </w:trPr>
        <w:tc>
          <w:tcPr>
            <w:tcW w:w="1787" w:type="dxa"/>
          </w:tcPr>
          <w:p w14:paraId="01CDA2C9" w14:textId="77777777" w:rsidR="00624446" w:rsidRDefault="00624446" w:rsidP="00624446">
            <w:pPr>
              <w:pStyle w:val="aa"/>
              <w:ind w:leftChars="0" w:left="0"/>
            </w:pPr>
            <w:r>
              <w:rPr>
                <w:rFonts w:hint="eastAsia"/>
              </w:rPr>
              <w:t>S</w:t>
            </w:r>
            <w:r>
              <w:t>uccess Response Body</w:t>
            </w:r>
          </w:p>
        </w:tc>
        <w:tc>
          <w:tcPr>
            <w:tcW w:w="1417" w:type="dxa"/>
          </w:tcPr>
          <w:p w14:paraId="48EAA501" w14:textId="027FA3BA" w:rsidR="00624446" w:rsidRDefault="0037138C" w:rsidP="00624446">
            <w:pPr>
              <w:pStyle w:val="aa"/>
              <w:ind w:leftChars="0" w:left="0"/>
            </w:pPr>
            <w:r>
              <w:rPr>
                <w:rFonts w:hint="eastAsia"/>
              </w:rPr>
              <w:t>i</w:t>
            </w:r>
            <w:r>
              <w:t>tems</w:t>
            </w:r>
          </w:p>
        </w:tc>
        <w:tc>
          <w:tcPr>
            <w:tcW w:w="5052" w:type="dxa"/>
          </w:tcPr>
          <w:p w14:paraId="6CC8E2BE" w14:textId="0A52682A" w:rsidR="00624446" w:rsidRDefault="0037138C" w:rsidP="00624446">
            <w:pPr>
              <w:pStyle w:val="aa"/>
              <w:ind w:leftChars="0" w:left="0"/>
            </w:pPr>
            <w:r>
              <w:rPr>
                <w:rFonts w:hint="eastAsia"/>
              </w:rPr>
              <w:t>I</w:t>
            </w:r>
            <w:r>
              <w:t>tem Object List</w:t>
            </w:r>
          </w:p>
        </w:tc>
      </w:tr>
    </w:tbl>
    <w:p w14:paraId="403926B3" w14:textId="77777777" w:rsidR="00B81AF4" w:rsidRDefault="00B81AF4" w:rsidP="00B81AF4"/>
    <w:p w14:paraId="14A33F6F" w14:textId="5A852068" w:rsidR="00624446" w:rsidRDefault="00B81AF4" w:rsidP="00B81AF4">
      <w:pPr>
        <w:pStyle w:val="3"/>
      </w:pPr>
      <w:r>
        <w:rPr>
          <w:rFonts w:hint="eastAsia"/>
        </w:rPr>
        <w:t>R</w:t>
      </w:r>
      <w:r>
        <w:t>eview</w:t>
      </w:r>
    </w:p>
    <w:p w14:paraId="75CEF9AF" w14:textId="77777777" w:rsidR="00B81AF4" w:rsidRPr="008C7F35" w:rsidRDefault="00B81AF4" w:rsidP="00B81AF4">
      <w:pPr>
        <w:pStyle w:val="4"/>
      </w:pPr>
      <w:r>
        <w:t>Get</w:t>
      </w:r>
    </w:p>
    <w:p w14:paraId="204DA4E3" w14:textId="77777777" w:rsidR="00B81AF4" w:rsidRPr="008C7F35" w:rsidRDefault="00B81AF4" w:rsidP="00B81AF4">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B81AF4" w14:paraId="452F2C9D" w14:textId="77777777" w:rsidTr="00272B7E">
        <w:trPr>
          <w:jc w:val="right"/>
        </w:trPr>
        <w:tc>
          <w:tcPr>
            <w:tcW w:w="1503" w:type="dxa"/>
          </w:tcPr>
          <w:p w14:paraId="5DBB6B1C" w14:textId="77777777" w:rsidR="00B81AF4" w:rsidRDefault="00B81AF4" w:rsidP="00272B7E">
            <w:pPr>
              <w:pStyle w:val="aa"/>
              <w:ind w:leftChars="0" w:left="0"/>
            </w:pPr>
            <w:r>
              <w:rPr>
                <w:rFonts w:hint="eastAsia"/>
              </w:rPr>
              <w:t>M</w:t>
            </w:r>
            <w:r>
              <w:t>ethod</w:t>
            </w:r>
          </w:p>
        </w:tc>
        <w:tc>
          <w:tcPr>
            <w:tcW w:w="6753" w:type="dxa"/>
            <w:gridSpan w:val="2"/>
          </w:tcPr>
          <w:p w14:paraId="7A08F86B" w14:textId="77777777" w:rsidR="00B81AF4" w:rsidRDefault="00B81AF4" w:rsidP="00272B7E">
            <w:pPr>
              <w:pStyle w:val="aa"/>
              <w:ind w:leftChars="0" w:left="0"/>
            </w:pPr>
            <w:r>
              <w:t>GET</w:t>
            </w:r>
          </w:p>
        </w:tc>
      </w:tr>
      <w:tr w:rsidR="00B81AF4" w14:paraId="12C76217" w14:textId="77777777" w:rsidTr="00272B7E">
        <w:trPr>
          <w:jc w:val="right"/>
        </w:trPr>
        <w:tc>
          <w:tcPr>
            <w:tcW w:w="1503" w:type="dxa"/>
          </w:tcPr>
          <w:p w14:paraId="3DCF53BC" w14:textId="77777777" w:rsidR="00B81AF4" w:rsidRDefault="00B81AF4" w:rsidP="00272B7E">
            <w:pPr>
              <w:pStyle w:val="aa"/>
              <w:ind w:leftChars="0" w:left="0"/>
            </w:pPr>
            <w:r>
              <w:rPr>
                <w:rFonts w:hint="eastAsia"/>
              </w:rPr>
              <w:t>U</w:t>
            </w:r>
            <w:r>
              <w:t>RI</w:t>
            </w:r>
          </w:p>
        </w:tc>
        <w:tc>
          <w:tcPr>
            <w:tcW w:w="6753" w:type="dxa"/>
            <w:gridSpan w:val="2"/>
          </w:tcPr>
          <w:p w14:paraId="55CC1ED3" w14:textId="7DC0D5C6" w:rsidR="00B81AF4" w:rsidRDefault="00B81AF4" w:rsidP="00272B7E">
            <w:pPr>
              <w:pStyle w:val="aa"/>
              <w:ind w:leftChars="0" w:left="0"/>
            </w:pPr>
            <w:r>
              <w:rPr>
                <w:rFonts w:hint="eastAsia"/>
              </w:rPr>
              <w:t>/</w:t>
            </w:r>
            <w:r w:rsidR="00883337">
              <w:t>reviews/:id</w:t>
            </w:r>
          </w:p>
        </w:tc>
      </w:tr>
      <w:tr w:rsidR="00B81AF4" w14:paraId="49058747" w14:textId="77777777" w:rsidTr="00272B7E">
        <w:trPr>
          <w:jc w:val="right"/>
        </w:trPr>
        <w:tc>
          <w:tcPr>
            <w:tcW w:w="1503" w:type="dxa"/>
          </w:tcPr>
          <w:p w14:paraId="060AD33E" w14:textId="77777777" w:rsidR="00B81AF4" w:rsidRPr="005B7EAF" w:rsidRDefault="00B81AF4" w:rsidP="00272B7E">
            <w:pPr>
              <w:pStyle w:val="aa"/>
              <w:ind w:leftChars="0" w:left="0"/>
              <w:rPr>
                <w:rStyle w:val="aff"/>
              </w:rPr>
            </w:pPr>
            <w:r>
              <w:rPr>
                <w:rStyle w:val="aff"/>
              </w:rPr>
              <w:t>Parameters</w:t>
            </w:r>
          </w:p>
        </w:tc>
        <w:tc>
          <w:tcPr>
            <w:tcW w:w="1701" w:type="dxa"/>
          </w:tcPr>
          <w:p w14:paraId="68569E8E" w14:textId="77777777" w:rsidR="00B81AF4" w:rsidRPr="005B7EAF" w:rsidRDefault="00B81AF4" w:rsidP="00272B7E">
            <w:pPr>
              <w:pStyle w:val="aa"/>
              <w:ind w:leftChars="0" w:left="0"/>
              <w:rPr>
                <w:rStyle w:val="aff"/>
              </w:rPr>
            </w:pPr>
            <w:r>
              <w:rPr>
                <w:rStyle w:val="aff"/>
                <w:rFonts w:hint="eastAsia"/>
              </w:rPr>
              <w:t>-</w:t>
            </w:r>
          </w:p>
        </w:tc>
        <w:tc>
          <w:tcPr>
            <w:tcW w:w="5052" w:type="dxa"/>
          </w:tcPr>
          <w:p w14:paraId="5E0D8DCB" w14:textId="77777777" w:rsidR="00B81AF4" w:rsidRPr="005B7EAF" w:rsidRDefault="00B81AF4" w:rsidP="00272B7E">
            <w:pPr>
              <w:pStyle w:val="aa"/>
              <w:ind w:leftChars="0" w:left="0"/>
              <w:rPr>
                <w:rStyle w:val="aff"/>
              </w:rPr>
            </w:pPr>
            <w:r>
              <w:rPr>
                <w:rStyle w:val="aff"/>
                <w:rFonts w:hint="eastAsia"/>
              </w:rPr>
              <w:t>-</w:t>
            </w:r>
          </w:p>
        </w:tc>
      </w:tr>
      <w:tr w:rsidR="00B81AF4" w14:paraId="226377D6" w14:textId="77777777" w:rsidTr="00272B7E">
        <w:trPr>
          <w:jc w:val="right"/>
        </w:trPr>
        <w:tc>
          <w:tcPr>
            <w:tcW w:w="1503" w:type="dxa"/>
          </w:tcPr>
          <w:p w14:paraId="74238329" w14:textId="77777777" w:rsidR="00B81AF4" w:rsidRPr="005B7EAF" w:rsidRDefault="00B81AF4" w:rsidP="00272B7E">
            <w:pPr>
              <w:pStyle w:val="aa"/>
              <w:ind w:leftChars="0" w:left="0"/>
              <w:rPr>
                <w:rStyle w:val="aff"/>
              </w:rPr>
            </w:pPr>
            <w:r>
              <w:rPr>
                <w:rStyle w:val="aff"/>
              </w:rPr>
              <w:t>Header</w:t>
            </w:r>
          </w:p>
        </w:tc>
        <w:tc>
          <w:tcPr>
            <w:tcW w:w="1701" w:type="dxa"/>
          </w:tcPr>
          <w:p w14:paraId="116BA9F8" w14:textId="77777777" w:rsidR="00B81AF4" w:rsidRPr="005B7EAF" w:rsidRDefault="00B81AF4" w:rsidP="00272B7E">
            <w:pPr>
              <w:pStyle w:val="aa"/>
              <w:ind w:leftChars="0" w:left="0"/>
              <w:rPr>
                <w:rStyle w:val="aff"/>
              </w:rPr>
            </w:pPr>
            <w:r>
              <w:rPr>
                <w:rStyle w:val="aff"/>
              </w:rPr>
              <w:t>-</w:t>
            </w:r>
          </w:p>
        </w:tc>
        <w:tc>
          <w:tcPr>
            <w:tcW w:w="5052" w:type="dxa"/>
          </w:tcPr>
          <w:p w14:paraId="6A643C20" w14:textId="77777777" w:rsidR="00B81AF4" w:rsidRPr="005B7EAF" w:rsidRDefault="00B81AF4" w:rsidP="00272B7E">
            <w:pPr>
              <w:pStyle w:val="aa"/>
              <w:ind w:leftChars="0" w:left="0"/>
              <w:rPr>
                <w:rStyle w:val="aff"/>
              </w:rPr>
            </w:pPr>
            <w:r>
              <w:rPr>
                <w:rStyle w:val="aff"/>
                <w:rFonts w:hint="eastAsia"/>
              </w:rPr>
              <w:t>-</w:t>
            </w:r>
          </w:p>
        </w:tc>
      </w:tr>
    </w:tbl>
    <w:p w14:paraId="5CF908E8" w14:textId="77777777" w:rsidR="00B81AF4" w:rsidRDefault="00B81AF4" w:rsidP="00B81AF4">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B81AF4" w14:paraId="7BF25436" w14:textId="77777777" w:rsidTr="00272B7E">
        <w:trPr>
          <w:jc w:val="right"/>
        </w:trPr>
        <w:tc>
          <w:tcPr>
            <w:tcW w:w="1787" w:type="dxa"/>
          </w:tcPr>
          <w:p w14:paraId="58D7A703" w14:textId="77777777" w:rsidR="00B81AF4" w:rsidRDefault="00B81AF4" w:rsidP="00272B7E">
            <w:pPr>
              <w:pStyle w:val="aa"/>
              <w:ind w:leftChars="0" w:left="0"/>
            </w:pPr>
            <w:r>
              <w:t>Success Code</w:t>
            </w:r>
          </w:p>
        </w:tc>
        <w:tc>
          <w:tcPr>
            <w:tcW w:w="6469" w:type="dxa"/>
            <w:gridSpan w:val="2"/>
          </w:tcPr>
          <w:p w14:paraId="642F0C28" w14:textId="77777777" w:rsidR="00B81AF4" w:rsidRDefault="00B81AF4" w:rsidP="00272B7E">
            <w:pPr>
              <w:pStyle w:val="aa"/>
              <w:ind w:leftChars="0" w:left="0"/>
            </w:pPr>
            <w:r>
              <w:t>200 OK</w:t>
            </w:r>
          </w:p>
        </w:tc>
      </w:tr>
      <w:tr w:rsidR="00B81AF4" w14:paraId="12D37F81" w14:textId="77777777" w:rsidTr="00272B7E">
        <w:trPr>
          <w:jc w:val="right"/>
        </w:trPr>
        <w:tc>
          <w:tcPr>
            <w:tcW w:w="1787" w:type="dxa"/>
          </w:tcPr>
          <w:p w14:paraId="1A959B39" w14:textId="77777777" w:rsidR="00B81AF4" w:rsidRDefault="00B81AF4" w:rsidP="00272B7E">
            <w:pPr>
              <w:pStyle w:val="aa"/>
              <w:ind w:leftChars="0" w:left="0"/>
            </w:pPr>
            <w:r>
              <w:rPr>
                <w:rFonts w:hint="eastAsia"/>
              </w:rPr>
              <w:t>F</w:t>
            </w:r>
            <w:r>
              <w:t>ailure Code</w:t>
            </w:r>
          </w:p>
        </w:tc>
        <w:tc>
          <w:tcPr>
            <w:tcW w:w="6469" w:type="dxa"/>
            <w:gridSpan w:val="2"/>
          </w:tcPr>
          <w:p w14:paraId="78709A11" w14:textId="7B8AC05F" w:rsidR="00B81AF4" w:rsidRDefault="00B81AF4" w:rsidP="00272B7E">
            <w:pPr>
              <w:pStyle w:val="aa"/>
              <w:ind w:leftChars="0" w:left="0"/>
            </w:pPr>
            <w:r>
              <w:t>404 Not Found (</w:t>
            </w:r>
            <w:r>
              <w:rPr>
                <w:rFonts w:hint="eastAsia"/>
              </w:rPr>
              <w:t>i</w:t>
            </w:r>
            <w:r>
              <w:t>d</w:t>
            </w:r>
            <w:r>
              <w:rPr>
                <w:rFonts w:hint="eastAsia"/>
              </w:rPr>
              <w:t xml:space="preserve">에 해당하는 </w:t>
            </w:r>
            <w:r w:rsidR="00883337">
              <w:t>Review</w:t>
            </w:r>
            <w:r w:rsidR="00883337">
              <w:rPr>
                <w:rFonts w:hint="eastAsia"/>
              </w:rPr>
              <w:t>가</w:t>
            </w:r>
            <w:r>
              <w:rPr>
                <w:rFonts w:hint="eastAsia"/>
              </w:rPr>
              <w:t xml:space="preserve"> 없음) </w:t>
            </w:r>
          </w:p>
        </w:tc>
      </w:tr>
      <w:tr w:rsidR="00B81AF4" w14:paraId="157CC1D5" w14:textId="77777777" w:rsidTr="00272B7E">
        <w:trPr>
          <w:trHeight w:val="387"/>
          <w:jc w:val="right"/>
        </w:trPr>
        <w:tc>
          <w:tcPr>
            <w:tcW w:w="1787" w:type="dxa"/>
          </w:tcPr>
          <w:p w14:paraId="56CF3F1E" w14:textId="77777777" w:rsidR="00B81AF4" w:rsidRDefault="00B81AF4" w:rsidP="00272B7E">
            <w:pPr>
              <w:pStyle w:val="aa"/>
              <w:ind w:leftChars="0" w:left="0"/>
            </w:pPr>
            <w:r>
              <w:rPr>
                <w:rFonts w:hint="eastAsia"/>
              </w:rPr>
              <w:t>S</w:t>
            </w:r>
            <w:r>
              <w:t>uccess Response Body</w:t>
            </w:r>
          </w:p>
        </w:tc>
        <w:tc>
          <w:tcPr>
            <w:tcW w:w="1417" w:type="dxa"/>
          </w:tcPr>
          <w:p w14:paraId="67B55822" w14:textId="5BC3866C" w:rsidR="00B81AF4" w:rsidRDefault="00883337" w:rsidP="00272B7E">
            <w:pPr>
              <w:pStyle w:val="aa"/>
              <w:ind w:leftChars="0" w:left="0"/>
            </w:pPr>
            <w:r>
              <w:rPr>
                <w:rFonts w:hint="eastAsia"/>
              </w:rPr>
              <w:t>r</w:t>
            </w:r>
            <w:r>
              <w:t>eview</w:t>
            </w:r>
          </w:p>
        </w:tc>
        <w:tc>
          <w:tcPr>
            <w:tcW w:w="5052" w:type="dxa"/>
          </w:tcPr>
          <w:p w14:paraId="33030252" w14:textId="5B2D198C" w:rsidR="00B81AF4" w:rsidRDefault="00883337" w:rsidP="00272B7E">
            <w:pPr>
              <w:pStyle w:val="aa"/>
              <w:ind w:leftChars="0" w:left="0"/>
            </w:pPr>
            <w:r>
              <w:t>review Object</w:t>
            </w:r>
          </w:p>
        </w:tc>
      </w:tr>
      <w:tr w:rsidR="00B81AF4" w14:paraId="69FEA7FB" w14:textId="77777777" w:rsidTr="00272B7E">
        <w:trPr>
          <w:trHeight w:val="387"/>
          <w:jc w:val="right"/>
        </w:trPr>
        <w:tc>
          <w:tcPr>
            <w:tcW w:w="1787" w:type="dxa"/>
          </w:tcPr>
          <w:p w14:paraId="6E24CB23" w14:textId="77777777" w:rsidR="00B81AF4" w:rsidRDefault="00B81AF4" w:rsidP="00272B7E">
            <w:pPr>
              <w:pStyle w:val="aa"/>
              <w:ind w:leftChars="0" w:left="0"/>
            </w:pPr>
            <w:r>
              <w:rPr>
                <w:rFonts w:hint="eastAsia"/>
              </w:rPr>
              <w:t>F</w:t>
            </w:r>
            <w:r>
              <w:t>ailure Response Body</w:t>
            </w:r>
          </w:p>
        </w:tc>
        <w:tc>
          <w:tcPr>
            <w:tcW w:w="1417" w:type="dxa"/>
          </w:tcPr>
          <w:p w14:paraId="1491F7DA" w14:textId="77777777" w:rsidR="00B81AF4" w:rsidRDefault="00B81AF4" w:rsidP="00272B7E">
            <w:pPr>
              <w:pStyle w:val="aa"/>
              <w:ind w:leftChars="0" w:left="0"/>
            </w:pPr>
            <w:r>
              <w:rPr>
                <w:rFonts w:hint="eastAsia"/>
              </w:rPr>
              <w:t>-</w:t>
            </w:r>
          </w:p>
        </w:tc>
        <w:tc>
          <w:tcPr>
            <w:tcW w:w="5052" w:type="dxa"/>
          </w:tcPr>
          <w:p w14:paraId="3EDE1CAB" w14:textId="77777777" w:rsidR="00B81AF4" w:rsidRDefault="00B81AF4" w:rsidP="00272B7E">
            <w:pPr>
              <w:pStyle w:val="aa"/>
              <w:ind w:leftChars="0" w:left="0"/>
            </w:pPr>
            <w:r>
              <w:rPr>
                <w:rFonts w:hint="eastAsia"/>
              </w:rPr>
              <w:t>-</w:t>
            </w:r>
          </w:p>
        </w:tc>
      </w:tr>
    </w:tbl>
    <w:p w14:paraId="697F3C8C" w14:textId="77777777" w:rsidR="00B81AF4" w:rsidRPr="008C7F35" w:rsidRDefault="00B81AF4" w:rsidP="00B81AF4">
      <w:pPr>
        <w:pStyle w:val="4"/>
      </w:pPr>
      <w:r>
        <w:rPr>
          <w:rFonts w:hint="eastAsia"/>
        </w:rPr>
        <w:lastRenderedPageBreak/>
        <w:t>S</w:t>
      </w:r>
      <w:r>
        <w:t>earch</w:t>
      </w:r>
    </w:p>
    <w:p w14:paraId="5142A412" w14:textId="77777777" w:rsidR="00B81AF4" w:rsidRPr="008C7F35" w:rsidRDefault="00B81AF4" w:rsidP="00B81AF4">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B81AF4" w14:paraId="65F95038" w14:textId="77777777" w:rsidTr="00272B7E">
        <w:trPr>
          <w:jc w:val="right"/>
        </w:trPr>
        <w:tc>
          <w:tcPr>
            <w:tcW w:w="1503" w:type="dxa"/>
          </w:tcPr>
          <w:p w14:paraId="049D1EE2" w14:textId="77777777" w:rsidR="00B81AF4" w:rsidRDefault="00B81AF4" w:rsidP="00272B7E">
            <w:pPr>
              <w:pStyle w:val="aa"/>
              <w:ind w:leftChars="0" w:left="0"/>
            </w:pPr>
            <w:r>
              <w:rPr>
                <w:rFonts w:hint="eastAsia"/>
              </w:rPr>
              <w:t>M</w:t>
            </w:r>
            <w:r>
              <w:t>ethod</w:t>
            </w:r>
          </w:p>
        </w:tc>
        <w:tc>
          <w:tcPr>
            <w:tcW w:w="6753" w:type="dxa"/>
            <w:gridSpan w:val="2"/>
          </w:tcPr>
          <w:p w14:paraId="1AB67D80" w14:textId="77777777" w:rsidR="00B81AF4" w:rsidRDefault="00B81AF4" w:rsidP="00272B7E">
            <w:pPr>
              <w:pStyle w:val="aa"/>
              <w:ind w:leftChars="0" w:left="0"/>
            </w:pPr>
            <w:r>
              <w:t>GET</w:t>
            </w:r>
          </w:p>
        </w:tc>
      </w:tr>
      <w:tr w:rsidR="00B81AF4" w14:paraId="018AF0AE" w14:textId="77777777" w:rsidTr="00272B7E">
        <w:trPr>
          <w:jc w:val="right"/>
        </w:trPr>
        <w:tc>
          <w:tcPr>
            <w:tcW w:w="1503" w:type="dxa"/>
          </w:tcPr>
          <w:p w14:paraId="28876171" w14:textId="77777777" w:rsidR="00B81AF4" w:rsidRDefault="00B81AF4" w:rsidP="00272B7E">
            <w:pPr>
              <w:pStyle w:val="aa"/>
              <w:ind w:leftChars="0" w:left="0"/>
            </w:pPr>
            <w:r>
              <w:rPr>
                <w:rFonts w:hint="eastAsia"/>
              </w:rPr>
              <w:t>U</w:t>
            </w:r>
            <w:r>
              <w:t>RI</w:t>
            </w:r>
          </w:p>
        </w:tc>
        <w:tc>
          <w:tcPr>
            <w:tcW w:w="6753" w:type="dxa"/>
            <w:gridSpan w:val="2"/>
          </w:tcPr>
          <w:p w14:paraId="6CB1F182" w14:textId="463B20DA" w:rsidR="00B81AF4" w:rsidRDefault="00B81AF4" w:rsidP="00272B7E">
            <w:pPr>
              <w:pStyle w:val="aa"/>
              <w:ind w:leftChars="0" w:left="0"/>
            </w:pPr>
            <w:r>
              <w:rPr>
                <w:rFonts w:hint="eastAsia"/>
              </w:rPr>
              <w:t>/</w:t>
            </w:r>
            <w:r w:rsidR="00883337">
              <w:rPr>
                <w:rFonts w:hint="eastAsia"/>
              </w:rPr>
              <w:t>r</w:t>
            </w:r>
            <w:r w:rsidR="00883337">
              <w:t>eviews</w:t>
            </w:r>
          </w:p>
        </w:tc>
      </w:tr>
      <w:tr w:rsidR="00883337" w14:paraId="3B202F26" w14:textId="77777777" w:rsidTr="00272B7E">
        <w:trPr>
          <w:jc w:val="right"/>
        </w:trPr>
        <w:tc>
          <w:tcPr>
            <w:tcW w:w="1503" w:type="dxa"/>
            <w:vMerge w:val="restart"/>
          </w:tcPr>
          <w:p w14:paraId="4A3FFEC7" w14:textId="77777777" w:rsidR="00883337" w:rsidRPr="005B7EAF" w:rsidRDefault="00883337" w:rsidP="00272B7E">
            <w:pPr>
              <w:pStyle w:val="aa"/>
              <w:ind w:leftChars="0" w:left="0"/>
              <w:rPr>
                <w:rStyle w:val="aff"/>
              </w:rPr>
            </w:pPr>
            <w:r>
              <w:rPr>
                <w:rStyle w:val="aff"/>
              </w:rPr>
              <w:t>Parameters</w:t>
            </w:r>
          </w:p>
        </w:tc>
        <w:tc>
          <w:tcPr>
            <w:tcW w:w="1701" w:type="dxa"/>
          </w:tcPr>
          <w:p w14:paraId="141E01A5" w14:textId="77777777" w:rsidR="00883337" w:rsidRPr="005B7EAF" w:rsidRDefault="00883337" w:rsidP="00272B7E">
            <w:pPr>
              <w:pStyle w:val="aa"/>
              <w:ind w:leftChars="0" w:left="0"/>
              <w:rPr>
                <w:rStyle w:val="aff"/>
              </w:rPr>
            </w:pPr>
            <w:r>
              <w:rPr>
                <w:rStyle w:val="aff"/>
                <w:rFonts w:hint="eastAsia"/>
              </w:rPr>
              <w:t>i</w:t>
            </w:r>
            <w:r>
              <w:rPr>
                <w:rStyle w:val="aff"/>
              </w:rPr>
              <w:t>d</w:t>
            </w:r>
          </w:p>
        </w:tc>
        <w:tc>
          <w:tcPr>
            <w:tcW w:w="5052" w:type="dxa"/>
          </w:tcPr>
          <w:p w14:paraId="5E31E4B7" w14:textId="1AB5C3A1" w:rsidR="00883337" w:rsidRPr="005B7EAF" w:rsidRDefault="00883337" w:rsidP="00272B7E">
            <w:pPr>
              <w:pStyle w:val="aa"/>
              <w:ind w:leftChars="0" w:left="0"/>
              <w:rPr>
                <w:rStyle w:val="aff"/>
              </w:rPr>
            </w:pPr>
            <w:r>
              <w:rPr>
                <w:rStyle w:val="aff"/>
              </w:rPr>
              <w:t xml:space="preserve">Review </w:t>
            </w:r>
            <w:r>
              <w:rPr>
                <w:rStyle w:val="aff"/>
              </w:rPr>
              <w:t>ID</w:t>
            </w:r>
          </w:p>
        </w:tc>
      </w:tr>
      <w:tr w:rsidR="00883337" w14:paraId="260AAA60" w14:textId="77777777" w:rsidTr="00272B7E">
        <w:trPr>
          <w:jc w:val="right"/>
        </w:trPr>
        <w:tc>
          <w:tcPr>
            <w:tcW w:w="1503" w:type="dxa"/>
            <w:vMerge/>
          </w:tcPr>
          <w:p w14:paraId="5CBDA982" w14:textId="77777777" w:rsidR="00883337" w:rsidRPr="005B7EAF" w:rsidRDefault="00883337" w:rsidP="00272B7E">
            <w:pPr>
              <w:pStyle w:val="aa"/>
              <w:ind w:leftChars="0" w:left="0"/>
              <w:rPr>
                <w:rStyle w:val="aff"/>
              </w:rPr>
            </w:pPr>
          </w:p>
        </w:tc>
        <w:tc>
          <w:tcPr>
            <w:tcW w:w="1701" w:type="dxa"/>
          </w:tcPr>
          <w:p w14:paraId="731CBEDC" w14:textId="7E7FE16A" w:rsidR="00883337" w:rsidRDefault="00883337" w:rsidP="00272B7E">
            <w:pPr>
              <w:pStyle w:val="aa"/>
              <w:ind w:leftChars="0" w:left="0"/>
              <w:rPr>
                <w:rStyle w:val="aff"/>
              </w:rPr>
            </w:pPr>
            <w:r>
              <w:rPr>
                <w:rStyle w:val="aff"/>
              </w:rPr>
              <w:t>reference</w:t>
            </w:r>
          </w:p>
        </w:tc>
        <w:tc>
          <w:tcPr>
            <w:tcW w:w="5052" w:type="dxa"/>
          </w:tcPr>
          <w:p w14:paraId="30D2E792" w14:textId="72289463" w:rsidR="00883337" w:rsidRDefault="00883337" w:rsidP="00272B7E">
            <w:pPr>
              <w:pStyle w:val="aa"/>
              <w:ind w:leftChars="0" w:left="0"/>
              <w:rPr>
                <w:rStyle w:val="aff"/>
              </w:rPr>
            </w:pPr>
            <w:r>
              <w:rPr>
                <w:rStyle w:val="aff"/>
                <w:rFonts w:hint="eastAsia"/>
              </w:rPr>
              <w:t>R</w:t>
            </w:r>
            <w:r>
              <w:rPr>
                <w:rStyle w:val="aff"/>
              </w:rPr>
              <w:t>eview reference</w:t>
            </w:r>
          </w:p>
        </w:tc>
      </w:tr>
      <w:tr w:rsidR="00883337" w14:paraId="4A15D388" w14:textId="77777777" w:rsidTr="00272B7E">
        <w:trPr>
          <w:jc w:val="right"/>
        </w:trPr>
        <w:tc>
          <w:tcPr>
            <w:tcW w:w="1503" w:type="dxa"/>
            <w:vMerge/>
          </w:tcPr>
          <w:p w14:paraId="0236F2A8" w14:textId="77777777" w:rsidR="00883337" w:rsidRPr="005B7EAF" w:rsidRDefault="00883337" w:rsidP="00272B7E">
            <w:pPr>
              <w:pStyle w:val="aa"/>
              <w:ind w:leftChars="0" w:left="0"/>
              <w:rPr>
                <w:rStyle w:val="aff"/>
              </w:rPr>
            </w:pPr>
          </w:p>
        </w:tc>
        <w:tc>
          <w:tcPr>
            <w:tcW w:w="1701" w:type="dxa"/>
          </w:tcPr>
          <w:p w14:paraId="1107B8FA" w14:textId="2508395F" w:rsidR="00883337" w:rsidRDefault="00883337" w:rsidP="00272B7E">
            <w:pPr>
              <w:rPr>
                <w:rStyle w:val="aff"/>
              </w:rPr>
            </w:pPr>
            <w:r>
              <w:rPr>
                <w:rStyle w:val="aff"/>
                <w:rFonts w:hint="eastAsia"/>
              </w:rPr>
              <w:t>i</w:t>
            </w:r>
            <w:r>
              <w:rPr>
                <w:rStyle w:val="aff"/>
              </w:rPr>
              <w:t>tem</w:t>
            </w:r>
          </w:p>
        </w:tc>
        <w:tc>
          <w:tcPr>
            <w:tcW w:w="5052" w:type="dxa"/>
          </w:tcPr>
          <w:p w14:paraId="70500D29" w14:textId="632050F3" w:rsidR="00883337" w:rsidRDefault="00883337" w:rsidP="00272B7E">
            <w:pPr>
              <w:pStyle w:val="aa"/>
              <w:ind w:leftChars="0" w:left="0"/>
              <w:rPr>
                <w:rStyle w:val="aff"/>
              </w:rPr>
            </w:pPr>
            <w:r>
              <w:rPr>
                <w:rStyle w:val="aff"/>
              </w:rPr>
              <w:t>Review item</w:t>
            </w:r>
          </w:p>
        </w:tc>
      </w:tr>
      <w:tr w:rsidR="00883337" w14:paraId="702CB17C" w14:textId="77777777" w:rsidTr="00272B7E">
        <w:trPr>
          <w:jc w:val="right"/>
        </w:trPr>
        <w:tc>
          <w:tcPr>
            <w:tcW w:w="1503" w:type="dxa"/>
            <w:vMerge/>
          </w:tcPr>
          <w:p w14:paraId="4260E924" w14:textId="77777777" w:rsidR="00883337" w:rsidRPr="005B7EAF" w:rsidRDefault="00883337" w:rsidP="00272B7E">
            <w:pPr>
              <w:pStyle w:val="aa"/>
              <w:ind w:leftChars="0" w:left="0"/>
              <w:rPr>
                <w:rStyle w:val="aff"/>
              </w:rPr>
            </w:pPr>
          </w:p>
        </w:tc>
        <w:tc>
          <w:tcPr>
            <w:tcW w:w="1701" w:type="dxa"/>
          </w:tcPr>
          <w:p w14:paraId="1ADCD0AA" w14:textId="77777777" w:rsidR="00883337" w:rsidRDefault="00883337" w:rsidP="00272B7E">
            <w:pPr>
              <w:pStyle w:val="aa"/>
              <w:ind w:leftChars="0" w:left="0"/>
              <w:rPr>
                <w:rStyle w:val="aff"/>
              </w:rPr>
            </w:pPr>
            <w:r>
              <w:rPr>
                <w:rStyle w:val="aff"/>
                <w:rFonts w:hint="eastAsia"/>
              </w:rPr>
              <w:t>k</w:t>
            </w:r>
            <w:r>
              <w:rPr>
                <w:rStyle w:val="aff"/>
              </w:rPr>
              <w:t>eywords</w:t>
            </w:r>
          </w:p>
        </w:tc>
        <w:tc>
          <w:tcPr>
            <w:tcW w:w="5052" w:type="dxa"/>
          </w:tcPr>
          <w:p w14:paraId="243DC148" w14:textId="2BA31026" w:rsidR="00883337" w:rsidRDefault="00883337" w:rsidP="00272B7E">
            <w:pPr>
              <w:pStyle w:val="aa"/>
              <w:ind w:leftChars="0" w:left="0"/>
              <w:rPr>
                <w:rStyle w:val="aff"/>
              </w:rPr>
            </w:pPr>
            <w:r>
              <w:rPr>
                <w:rStyle w:val="aff"/>
              </w:rPr>
              <w:t>Review mentioned k</w:t>
            </w:r>
            <w:r>
              <w:rPr>
                <w:rStyle w:val="aff"/>
              </w:rPr>
              <w:t>eywords</w:t>
            </w:r>
          </w:p>
        </w:tc>
      </w:tr>
      <w:tr w:rsidR="00883337" w14:paraId="501F9C43" w14:textId="77777777" w:rsidTr="00272B7E">
        <w:trPr>
          <w:jc w:val="right"/>
        </w:trPr>
        <w:tc>
          <w:tcPr>
            <w:tcW w:w="1503" w:type="dxa"/>
            <w:vMerge/>
          </w:tcPr>
          <w:p w14:paraId="7DA1C313" w14:textId="77777777" w:rsidR="00883337" w:rsidRPr="005B7EAF" w:rsidRDefault="00883337" w:rsidP="00272B7E">
            <w:pPr>
              <w:pStyle w:val="aa"/>
              <w:ind w:leftChars="0" w:left="0"/>
              <w:rPr>
                <w:rStyle w:val="aff"/>
              </w:rPr>
            </w:pPr>
          </w:p>
        </w:tc>
        <w:tc>
          <w:tcPr>
            <w:tcW w:w="1701" w:type="dxa"/>
          </w:tcPr>
          <w:p w14:paraId="41C5B8CC" w14:textId="77777777" w:rsidR="00883337" w:rsidRDefault="00883337" w:rsidP="00272B7E">
            <w:pPr>
              <w:pStyle w:val="aa"/>
              <w:ind w:leftChars="0" w:left="0"/>
              <w:rPr>
                <w:rStyle w:val="aff"/>
              </w:rPr>
            </w:pPr>
            <w:r>
              <w:rPr>
                <w:rStyle w:val="aff"/>
                <w:rFonts w:hint="eastAsia"/>
              </w:rPr>
              <w:t>s</w:t>
            </w:r>
            <w:r>
              <w:rPr>
                <w:rStyle w:val="aff"/>
              </w:rPr>
              <w:t>core</w:t>
            </w:r>
          </w:p>
        </w:tc>
        <w:tc>
          <w:tcPr>
            <w:tcW w:w="5052" w:type="dxa"/>
          </w:tcPr>
          <w:p w14:paraId="594F3E8D" w14:textId="1036BE51" w:rsidR="00883337" w:rsidRDefault="00883337" w:rsidP="00272B7E">
            <w:pPr>
              <w:pStyle w:val="aa"/>
              <w:ind w:leftChars="0" w:left="0"/>
              <w:rPr>
                <w:rStyle w:val="aff"/>
              </w:rPr>
            </w:pPr>
            <w:r>
              <w:rPr>
                <w:rStyle w:val="aff"/>
              </w:rPr>
              <w:t>Review s</w:t>
            </w:r>
            <w:r>
              <w:rPr>
                <w:rStyle w:val="aff"/>
              </w:rPr>
              <w:t>core</w:t>
            </w:r>
          </w:p>
        </w:tc>
      </w:tr>
      <w:tr w:rsidR="00883337" w14:paraId="4BA44C0A" w14:textId="77777777" w:rsidTr="00272B7E">
        <w:trPr>
          <w:jc w:val="right"/>
        </w:trPr>
        <w:tc>
          <w:tcPr>
            <w:tcW w:w="1503" w:type="dxa"/>
            <w:vMerge/>
          </w:tcPr>
          <w:p w14:paraId="577885BC" w14:textId="77777777" w:rsidR="00883337" w:rsidRPr="005B7EAF" w:rsidRDefault="00883337" w:rsidP="00272B7E">
            <w:pPr>
              <w:pStyle w:val="aa"/>
              <w:ind w:leftChars="0" w:left="0"/>
              <w:rPr>
                <w:rStyle w:val="aff"/>
              </w:rPr>
            </w:pPr>
          </w:p>
        </w:tc>
        <w:tc>
          <w:tcPr>
            <w:tcW w:w="1701" w:type="dxa"/>
          </w:tcPr>
          <w:p w14:paraId="45AF533D" w14:textId="6BF20021" w:rsidR="00883337" w:rsidRDefault="00883337" w:rsidP="00272B7E">
            <w:pPr>
              <w:pStyle w:val="aa"/>
              <w:ind w:leftChars="0" w:left="0"/>
              <w:rPr>
                <w:rStyle w:val="aff"/>
                <w:rFonts w:hint="eastAsia"/>
              </w:rPr>
            </w:pPr>
            <w:r>
              <w:rPr>
                <w:rStyle w:val="aff"/>
                <w:rFonts w:hint="eastAsia"/>
              </w:rPr>
              <w:t>i</w:t>
            </w:r>
            <w:r>
              <w:rPr>
                <w:rStyle w:val="aff"/>
              </w:rPr>
              <w:t>mportance</w:t>
            </w:r>
          </w:p>
        </w:tc>
        <w:tc>
          <w:tcPr>
            <w:tcW w:w="5052" w:type="dxa"/>
          </w:tcPr>
          <w:p w14:paraId="7219321C" w14:textId="65940661" w:rsidR="00883337" w:rsidRDefault="00883337" w:rsidP="00272B7E">
            <w:pPr>
              <w:pStyle w:val="aa"/>
              <w:ind w:leftChars="0" w:left="0"/>
              <w:rPr>
                <w:rStyle w:val="aff"/>
              </w:rPr>
            </w:pPr>
            <w:r>
              <w:rPr>
                <w:rStyle w:val="aff"/>
                <w:rFonts w:hint="eastAsia"/>
              </w:rPr>
              <w:t>R</w:t>
            </w:r>
            <w:r>
              <w:rPr>
                <w:rStyle w:val="aff"/>
              </w:rPr>
              <w:t>eview importance</w:t>
            </w:r>
          </w:p>
        </w:tc>
      </w:tr>
      <w:tr w:rsidR="00B81AF4" w14:paraId="470B7FC8" w14:textId="77777777" w:rsidTr="00272B7E">
        <w:trPr>
          <w:jc w:val="right"/>
        </w:trPr>
        <w:tc>
          <w:tcPr>
            <w:tcW w:w="1503" w:type="dxa"/>
          </w:tcPr>
          <w:p w14:paraId="67BA8589" w14:textId="77777777" w:rsidR="00B81AF4" w:rsidRPr="005B7EAF" w:rsidRDefault="00B81AF4" w:rsidP="00272B7E">
            <w:pPr>
              <w:pStyle w:val="aa"/>
              <w:ind w:leftChars="0" w:left="0"/>
              <w:rPr>
                <w:rStyle w:val="aff"/>
              </w:rPr>
            </w:pPr>
            <w:r>
              <w:rPr>
                <w:rStyle w:val="aff"/>
              </w:rPr>
              <w:t>Header</w:t>
            </w:r>
          </w:p>
        </w:tc>
        <w:tc>
          <w:tcPr>
            <w:tcW w:w="1701" w:type="dxa"/>
          </w:tcPr>
          <w:p w14:paraId="79A1D8BE" w14:textId="77777777" w:rsidR="00B81AF4" w:rsidRPr="005B7EAF" w:rsidRDefault="00B81AF4" w:rsidP="00272B7E">
            <w:pPr>
              <w:pStyle w:val="aa"/>
              <w:ind w:leftChars="0" w:left="0"/>
              <w:rPr>
                <w:rStyle w:val="aff"/>
              </w:rPr>
            </w:pPr>
            <w:r>
              <w:rPr>
                <w:rStyle w:val="aff"/>
                <w:rFonts w:hint="eastAsia"/>
              </w:rPr>
              <w:t>A</w:t>
            </w:r>
            <w:r>
              <w:rPr>
                <w:rStyle w:val="aff"/>
              </w:rPr>
              <w:t>uthorization</w:t>
            </w:r>
          </w:p>
        </w:tc>
        <w:tc>
          <w:tcPr>
            <w:tcW w:w="5052" w:type="dxa"/>
          </w:tcPr>
          <w:p w14:paraId="5104FA84" w14:textId="77777777" w:rsidR="00B81AF4" w:rsidRPr="005B7EAF" w:rsidRDefault="00B81AF4" w:rsidP="00272B7E">
            <w:pPr>
              <w:pStyle w:val="aa"/>
              <w:ind w:leftChars="0" w:left="0"/>
              <w:rPr>
                <w:rStyle w:val="aff"/>
              </w:rPr>
            </w:pPr>
            <w:r>
              <w:rPr>
                <w:rStyle w:val="aff"/>
                <w:rFonts w:hint="eastAsia"/>
              </w:rPr>
              <w:t>사용자 인증 토큰</w:t>
            </w:r>
          </w:p>
        </w:tc>
      </w:tr>
    </w:tbl>
    <w:p w14:paraId="1F31EFBA" w14:textId="77777777" w:rsidR="00B81AF4" w:rsidRDefault="00B81AF4" w:rsidP="00B81AF4">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B81AF4" w14:paraId="47AB1F78" w14:textId="77777777" w:rsidTr="00272B7E">
        <w:trPr>
          <w:jc w:val="right"/>
        </w:trPr>
        <w:tc>
          <w:tcPr>
            <w:tcW w:w="1787" w:type="dxa"/>
          </w:tcPr>
          <w:p w14:paraId="59C684C4" w14:textId="77777777" w:rsidR="00B81AF4" w:rsidRDefault="00B81AF4" w:rsidP="00272B7E">
            <w:pPr>
              <w:pStyle w:val="aa"/>
              <w:ind w:leftChars="0" w:left="0"/>
            </w:pPr>
            <w:r>
              <w:t>Success Code</w:t>
            </w:r>
          </w:p>
        </w:tc>
        <w:tc>
          <w:tcPr>
            <w:tcW w:w="6469" w:type="dxa"/>
            <w:gridSpan w:val="2"/>
          </w:tcPr>
          <w:p w14:paraId="2FE03702" w14:textId="77777777" w:rsidR="00B81AF4" w:rsidRDefault="00B81AF4" w:rsidP="00272B7E">
            <w:pPr>
              <w:pStyle w:val="aa"/>
              <w:ind w:leftChars="0" w:left="0"/>
            </w:pPr>
            <w:r>
              <w:t>200 OK</w:t>
            </w:r>
          </w:p>
        </w:tc>
      </w:tr>
      <w:tr w:rsidR="00B81AF4" w14:paraId="08E865C2" w14:textId="77777777" w:rsidTr="00272B7E">
        <w:trPr>
          <w:jc w:val="right"/>
        </w:trPr>
        <w:tc>
          <w:tcPr>
            <w:tcW w:w="1787" w:type="dxa"/>
          </w:tcPr>
          <w:p w14:paraId="0AE30CF9" w14:textId="77777777" w:rsidR="00B81AF4" w:rsidRDefault="00B81AF4" w:rsidP="00272B7E">
            <w:pPr>
              <w:pStyle w:val="aa"/>
              <w:ind w:leftChars="0" w:left="0"/>
            </w:pPr>
            <w:r>
              <w:rPr>
                <w:rFonts w:hint="eastAsia"/>
              </w:rPr>
              <w:t>F</w:t>
            </w:r>
            <w:r>
              <w:t>ailure Code</w:t>
            </w:r>
          </w:p>
        </w:tc>
        <w:tc>
          <w:tcPr>
            <w:tcW w:w="6469" w:type="dxa"/>
            <w:gridSpan w:val="2"/>
          </w:tcPr>
          <w:p w14:paraId="43755FC8" w14:textId="77777777" w:rsidR="00B81AF4" w:rsidRDefault="00B81AF4" w:rsidP="00272B7E">
            <w:pPr>
              <w:pStyle w:val="aa"/>
              <w:ind w:leftChars="0" w:left="0"/>
            </w:pPr>
            <w:r>
              <w:t>404 Not Found (</w:t>
            </w:r>
            <w:r>
              <w:rPr>
                <w:rFonts w:hint="eastAsia"/>
              </w:rPr>
              <w:t xml:space="preserve">검색 조건에 해당하는 </w:t>
            </w:r>
            <w:r>
              <w:t>Item</w:t>
            </w:r>
            <w:r>
              <w:rPr>
                <w:rFonts w:hint="eastAsia"/>
              </w:rPr>
              <w:t xml:space="preserve">이 없음) </w:t>
            </w:r>
          </w:p>
        </w:tc>
      </w:tr>
      <w:tr w:rsidR="00B81AF4" w14:paraId="561EC374" w14:textId="77777777" w:rsidTr="00272B7E">
        <w:trPr>
          <w:trHeight w:val="387"/>
          <w:jc w:val="right"/>
        </w:trPr>
        <w:tc>
          <w:tcPr>
            <w:tcW w:w="1787" w:type="dxa"/>
          </w:tcPr>
          <w:p w14:paraId="56947EBE" w14:textId="77777777" w:rsidR="00B81AF4" w:rsidRDefault="00B81AF4" w:rsidP="00272B7E">
            <w:pPr>
              <w:pStyle w:val="aa"/>
              <w:ind w:leftChars="0" w:left="0"/>
            </w:pPr>
            <w:r>
              <w:rPr>
                <w:rFonts w:hint="eastAsia"/>
              </w:rPr>
              <w:t>S</w:t>
            </w:r>
            <w:r>
              <w:t>uccess Response Body</w:t>
            </w:r>
          </w:p>
        </w:tc>
        <w:tc>
          <w:tcPr>
            <w:tcW w:w="1417" w:type="dxa"/>
          </w:tcPr>
          <w:p w14:paraId="19CF32DD" w14:textId="249FA963" w:rsidR="00B81AF4" w:rsidRDefault="00883337" w:rsidP="00272B7E">
            <w:pPr>
              <w:pStyle w:val="aa"/>
              <w:ind w:leftChars="0" w:left="0"/>
            </w:pPr>
            <w:r>
              <w:rPr>
                <w:rFonts w:hint="eastAsia"/>
              </w:rPr>
              <w:t>r</w:t>
            </w:r>
            <w:r>
              <w:t>eviews</w:t>
            </w:r>
          </w:p>
        </w:tc>
        <w:tc>
          <w:tcPr>
            <w:tcW w:w="5052" w:type="dxa"/>
          </w:tcPr>
          <w:p w14:paraId="3CDF1B15" w14:textId="25DB7721" w:rsidR="00B81AF4" w:rsidRDefault="00883337" w:rsidP="00272B7E">
            <w:pPr>
              <w:pStyle w:val="aa"/>
              <w:ind w:leftChars="0" w:left="0"/>
            </w:pPr>
            <w:r>
              <w:t>Review Object List</w:t>
            </w:r>
          </w:p>
        </w:tc>
      </w:tr>
    </w:tbl>
    <w:p w14:paraId="5BBDF2E7" w14:textId="3B273FAA" w:rsidR="00883337" w:rsidRPr="008C7F35" w:rsidRDefault="00883337" w:rsidP="00883337">
      <w:pPr>
        <w:pStyle w:val="4"/>
      </w:pPr>
      <w:r>
        <w:rPr>
          <w:rFonts w:hint="eastAsia"/>
        </w:rPr>
        <w:t>W</w:t>
      </w:r>
      <w:r>
        <w:t>rite</w:t>
      </w:r>
    </w:p>
    <w:p w14:paraId="211C8054" w14:textId="77777777" w:rsidR="00883337" w:rsidRPr="008C7F35" w:rsidRDefault="00883337" w:rsidP="00883337">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883337" w14:paraId="14A0871F" w14:textId="77777777" w:rsidTr="00272B7E">
        <w:trPr>
          <w:jc w:val="right"/>
        </w:trPr>
        <w:tc>
          <w:tcPr>
            <w:tcW w:w="1503" w:type="dxa"/>
          </w:tcPr>
          <w:p w14:paraId="5D73EC62" w14:textId="77777777" w:rsidR="00883337" w:rsidRDefault="00883337" w:rsidP="00272B7E">
            <w:pPr>
              <w:pStyle w:val="aa"/>
              <w:ind w:leftChars="0" w:left="0"/>
            </w:pPr>
            <w:r>
              <w:rPr>
                <w:rFonts w:hint="eastAsia"/>
              </w:rPr>
              <w:t>M</w:t>
            </w:r>
            <w:r>
              <w:t>ethod</w:t>
            </w:r>
          </w:p>
        </w:tc>
        <w:tc>
          <w:tcPr>
            <w:tcW w:w="6753" w:type="dxa"/>
            <w:gridSpan w:val="2"/>
          </w:tcPr>
          <w:p w14:paraId="43404B96" w14:textId="1B8F53AB" w:rsidR="00883337" w:rsidRDefault="00883337" w:rsidP="00272B7E">
            <w:pPr>
              <w:pStyle w:val="aa"/>
              <w:ind w:leftChars="0" w:left="0"/>
            </w:pPr>
            <w:r>
              <w:rPr>
                <w:rFonts w:hint="eastAsia"/>
              </w:rPr>
              <w:t>P</w:t>
            </w:r>
            <w:r>
              <w:t>OST</w:t>
            </w:r>
          </w:p>
        </w:tc>
      </w:tr>
      <w:tr w:rsidR="00883337" w14:paraId="01E2735D" w14:textId="77777777" w:rsidTr="00272B7E">
        <w:trPr>
          <w:jc w:val="right"/>
        </w:trPr>
        <w:tc>
          <w:tcPr>
            <w:tcW w:w="1503" w:type="dxa"/>
          </w:tcPr>
          <w:p w14:paraId="6D6C6AA1" w14:textId="77777777" w:rsidR="00883337" w:rsidRDefault="00883337" w:rsidP="00272B7E">
            <w:pPr>
              <w:pStyle w:val="aa"/>
              <w:ind w:leftChars="0" w:left="0"/>
            </w:pPr>
            <w:r>
              <w:rPr>
                <w:rFonts w:hint="eastAsia"/>
              </w:rPr>
              <w:t>U</w:t>
            </w:r>
            <w:r>
              <w:t>RI</w:t>
            </w:r>
          </w:p>
        </w:tc>
        <w:tc>
          <w:tcPr>
            <w:tcW w:w="6753" w:type="dxa"/>
            <w:gridSpan w:val="2"/>
          </w:tcPr>
          <w:p w14:paraId="73438F6E" w14:textId="77777777" w:rsidR="00883337" w:rsidRDefault="00883337" w:rsidP="00272B7E">
            <w:pPr>
              <w:pStyle w:val="aa"/>
              <w:ind w:leftChars="0" w:left="0"/>
            </w:pPr>
            <w:r>
              <w:rPr>
                <w:rFonts w:hint="eastAsia"/>
              </w:rPr>
              <w:t>/r</w:t>
            </w:r>
            <w:r>
              <w:t>eviews</w:t>
            </w:r>
          </w:p>
        </w:tc>
      </w:tr>
      <w:tr w:rsidR="00883337" w14:paraId="2918DB27" w14:textId="77777777" w:rsidTr="00272B7E">
        <w:trPr>
          <w:jc w:val="right"/>
        </w:trPr>
        <w:tc>
          <w:tcPr>
            <w:tcW w:w="1503" w:type="dxa"/>
            <w:vMerge w:val="restart"/>
          </w:tcPr>
          <w:p w14:paraId="677068C3" w14:textId="77777777" w:rsidR="00883337" w:rsidRPr="005B7EAF" w:rsidRDefault="00883337" w:rsidP="00272B7E">
            <w:pPr>
              <w:pStyle w:val="aa"/>
              <w:ind w:leftChars="0" w:left="0"/>
              <w:rPr>
                <w:rStyle w:val="aff"/>
              </w:rPr>
            </w:pPr>
            <w:r>
              <w:rPr>
                <w:rStyle w:val="aff"/>
              </w:rPr>
              <w:t>Parameters</w:t>
            </w:r>
          </w:p>
        </w:tc>
        <w:tc>
          <w:tcPr>
            <w:tcW w:w="1701" w:type="dxa"/>
          </w:tcPr>
          <w:p w14:paraId="5E6FE099" w14:textId="4AE66E5C" w:rsidR="00883337" w:rsidRPr="005B7EAF" w:rsidRDefault="00883337" w:rsidP="00272B7E">
            <w:pPr>
              <w:pStyle w:val="aa"/>
              <w:ind w:leftChars="0" w:left="0"/>
              <w:rPr>
                <w:rStyle w:val="aff"/>
              </w:rPr>
            </w:pPr>
            <w:r>
              <w:rPr>
                <w:rStyle w:val="aff"/>
                <w:rFonts w:hint="eastAsia"/>
              </w:rPr>
              <w:t>t</w:t>
            </w:r>
            <w:r>
              <w:rPr>
                <w:rStyle w:val="aff"/>
              </w:rPr>
              <w:t>itle</w:t>
            </w:r>
          </w:p>
        </w:tc>
        <w:tc>
          <w:tcPr>
            <w:tcW w:w="5052" w:type="dxa"/>
          </w:tcPr>
          <w:p w14:paraId="050843AC" w14:textId="147C59A9" w:rsidR="00883337" w:rsidRPr="005B7EAF" w:rsidRDefault="00883337" w:rsidP="00272B7E">
            <w:pPr>
              <w:pStyle w:val="aa"/>
              <w:ind w:leftChars="0" w:left="0"/>
              <w:rPr>
                <w:rStyle w:val="aff"/>
              </w:rPr>
            </w:pPr>
            <w:r>
              <w:rPr>
                <w:rStyle w:val="aff"/>
                <w:rFonts w:hint="eastAsia"/>
              </w:rPr>
              <w:t>R</w:t>
            </w:r>
            <w:r>
              <w:rPr>
                <w:rStyle w:val="aff"/>
              </w:rPr>
              <w:t>eview title</w:t>
            </w:r>
          </w:p>
        </w:tc>
      </w:tr>
      <w:tr w:rsidR="00883337" w14:paraId="58DC4BB7" w14:textId="77777777" w:rsidTr="00272B7E">
        <w:trPr>
          <w:jc w:val="right"/>
        </w:trPr>
        <w:tc>
          <w:tcPr>
            <w:tcW w:w="1503" w:type="dxa"/>
            <w:vMerge/>
          </w:tcPr>
          <w:p w14:paraId="399C2D74" w14:textId="77777777" w:rsidR="00883337" w:rsidRPr="005B7EAF" w:rsidRDefault="00883337" w:rsidP="00272B7E">
            <w:pPr>
              <w:pStyle w:val="aa"/>
              <w:ind w:leftChars="0" w:left="0"/>
              <w:rPr>
                <w:rStyle w:val="aff"/>
              </w:rPr>
            </w:pPr>
          </w:p>
        </w:tc>
        <w:tc>
          <w:tcPr>
            <w:tcW w:w="1701" w:type="dxa"/>
          </w:tcPr>
          <w:p w14:paraId="37887D27" w14:textId="7C594F86" w:rsidR="00883337" w:rsidRDefault="00883337" w:rsidP="00272B7E">
            <w:pPr>
              <w:pStyle w:val="aa"/>
              <w:ind w:leftChars="0" w:left="0"/>
              <w:rPr>
                <w:rStyle w:val="aff"/>
              </w:rPr>
            </w:pPr>
            <w:r>
              <w:rPr>
                <w:rStyle w:val="aff"/>
                <w:rFonts w:hint="eastAsia"/>
              </w:rPr>
              <w:t>c</w:t>
            </w:r>
            <w:r>
              <w:rPr>
                <w:rStyle w:val="aff"/>
              </w:rPr>
              <w:t>ontent</w:t>
            </w:r>
          </w:p>
        </w:tc>
        <w:tc>
          <w:tcPr>
            <w:tcW w:w="5052" w:type="dxa"/>
          </w:tcPr>
          <w:p w14:paraId="0A361BFC" w14:textId="1D006CEA" w:rsidR="00883337" w:rsidRDefault="00883337" w:rsidP="00272B7E">
            <w:pPr>
              <w:pStyle w:val="aa"/>
              <w:ind w:leftChars="0" w:left="0"/>
              <w:rPr>
                <w:rStyle w:val="aff"/>
              </w:rPr>
            </w:pPr>
            <w:r>
              <w:rPr>
                <w:rStyle w:val="aff"/>
                <w:rFonts w:hint="eastAsia"/>
              </w:rPr>
              <w:t>R</w:t>
            </w:r>
            <w:r>
              <w:rPr>
                <w:rStyle w:val="aff"/>
              </w:rPr>
              <w:t>eview content</w:t>
            </w:r>
          </w:p>
        </w:tc>
      </w:tr>
      <w:tr w:rsidR="00883337" w14:paraId="17D5D3A5" w14:textId="77777777" w:rsidTr="00272B7E">
        <w:trPr>
          <w:jc w:val="right"/>
        </w:trPr>
        <w:tc>
          <w:tcPr>
            <w:tcW w:w="1503" w:type="dxa"/>
            <w:vMerge/>
          </w:tcPr>
          <w:p w14:paraId="16519C07" w14:textId="77777777" w:rsidR="00883337" w:rsidRPr="005B7EAF" w:rsidRDefault="00883337" w:rsidP="00272B7E">
            <w:pPr>
              <w:pStyle w:val="aa"/>
              <w:ind w:leftChars="0" w:left="0"/>
              <w:rPr>
                <w:rStyle w:val="aff"/>
              </w:rPr>
            </w:pPr>
          </w:p>
        </w:tc>
        <w:tc>
          <w:tcPr>
            <w:tcW w:w="1701" w:type="dxa"/>
          </w:tcPr>
          <w:p w14:paraId="53DB6546" w14:textId="1972BFCC" w:rsidR="00883337" w:rsidRDefault="00883337" w:rsidP="00272B7E">
            <w:pPr>
              <w:rPr>
                <w:rStyle w:val="aff"/>
              </w:rPr>
            </w:pPr>
            <w:proofErr w:type="spellStart"/>
            <w:r>
              <w:rPr>
                <w:rStyle w:val="aff"/>
                <w:rFonts w:hint="eastAsia"/>
              </w:rPr>
              <w:t>i</w:t>
            </w:r>
            <w:r>
              <w:rPr>
                <w:rStyle w:val="aff"/>
              </w:rPr>
              <w:t>tem</w:t>
            </w:r>
            <w:r>
              <w:rPr>
                <w:rStyle w:val="aff"/>
              </w:rPr>
              <w:t>_id</w:t>
            </w:r>
            <w:proofErr w:type="spellEnd"/>
          </w:p>
        </w:tc>
        <w:tc>
          <w:tcPr>
            <w:tcW w:w="5052" w:type="dxa"/>
          </w:tcPr>
          <w:p w14:paraId="22C91921" w14:textId="3063B4C7" w:rsidR="00883337" w:rsidRDefault="00883337" w:rsidP="00272B7E">
            <w:pPr>
              <w:pStyle w:val="aa"/>
              <w:ind w:leftChars="0" w:left="0"/>
              <w:rPr>
                <w:rStyle w:val="aff"/>
              </w:rPr>
            </w:pPr>
            <w:r>
              <w:rPr>
                <w:rStyle w:val="aff"/>
              </w:rPr>
              <w:t xml:space="preserve">Review </w:t>
            </w:r>
            <w:r>
              <w:rPr>
                <w:rStyle w:val="aff"/>
              </w:rPr>
              <w:t>item id</w:t>
            </w:r>
          </w:p>
        </w:tc>
      </w:tr>
      <w:tr w:rsidR="00883337" w14:paraId="7BE5AD85" w14:textId="77777777" w:rsidTr="00272B7E">
        <w:trPr>
          <w:jc w:val="right"/>
        </w:trPr>
        <w:tc>
          <w:tcPr>
            <w:tcW w:w="1503" w:type="dxa"/>
          </w:tcPr>
          <w:p w14:paraId="463FCEE0" w14:textId="77777777" w:rsidR="00883337" w:rsidRPr="005B7EAF" w:rsidRDefault="00883337" w:rsidP="00272B7E">
            <w:pPr>
              <w:pStyle w:val="aa"/>
              <w:ind w:leftChars="0" w:left="0"/>
              <w:rPr>
                <w:rStyle w:val="aff"/>
              </w:rPr>
            </w:pPr>
            <w:r>
              <w:rPr>
                <w:rStyle w:val="aff"/>
              </w:rPr>
              <w:t>Header</w:t>
            </w:r>
          </w:p>
        </w:tc>
        <w:tc>
          <w:tcPr>
            <w:tcW w:w="1701" w:type="dxa"/>
          </w:tcPr>
          <w:p w14:paraId="18F03D78" w14:textId="77777777" w:rsidR="00883337" w:rsidRPr="005B7EAF" w:rsidRDefault="00883337" w:rsidP="00272B7E">
            <w:pPr>
              <w:pStyle w:val="aa"/>
              <w:ind w:leftChars="0" w:left="0"/>
              <w:rPr>
                <w:rStyle w:val="aff"/>
              </w:rPr>
            </w:pPr>
            <w:r>
              <w:rPr>
                <w:rStyle w:val="aff"/>
                <w:rFonts w:hint="eastAsia"/>
              </w:rPr>
              <w:t>A</w:t>
            </w:r>
            <w:r>
              <w:rPr>
                <w:rStyle w:val="aff"/>
              </w:rPr>
              <w:t>uthorization</w:t>
            </w:r>
          </w:p>
        </w:tc>
        <w:tc>
          <w:tcPr>
            <w:tcW w:w="5052" w:type="dxa"/>
          </w:tcPr>
          <w:p w14:paraId="5372F31E" w14:textId="77777777" w:rsidR="00883337" w:rsidRPr="005B7EAF" w:rsidRDefault="00883337" w:rsidP="00272B7E">
            <w:pPr>
              <w:pStyle w:val="aa"/>
              <w:ind w:leftChars="0" w:left="0"/>
              <w:rPr>
                <w:rStyle w:val="aff"/>
              </w:rPr>
            </w:pPr>
            <w:r>
              <w:rPr>
                <w:rStyle w:val="aff"/>
                <w:rFonts w:hint="eastAsia"/>
              </w:rPr>
              <w:t>사용자 인증 토큰</w:t>
            </w:r>
          </w:p>
        </w:tc>
      </w:tr>
    </w:tbl>
    <w:p w14:paraId="353ECF89" w14:textId="77777777" w:rsidR="00883337" w:rsidRDefault="00883337" w:rsidP="00883337">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883337" w14:paraId="585862AD" w14:textId="77777777" w:rsidTr="00272B7E">
        <w:trPr>
          <w:jc w:val="right"/>
        </w:trPr>
        <w:tc>
          <w:tcPr>
            <w:tcW w:w="1787" w:type="dxa"/>
          </w:tcPr>
          <w:p w14:paraId="45AC9D4D" w14:textId="77777777" w:rsidR="00883337" w:rsidRDefault="00883337" w:rsidP="00272B7E">
            <w:pPr>
              <w:pStyle w:val="aa"/>
              <w:ind w:leftChars="0" w:left="0"/>
            </w:pPr>
            <w:r>
              <w:t>Success Code</w:t>
            </w:r>
          </w:p>
        </w:tc>
        <w:tc>
          <w:tcPr>
            <w:tcW w:w="6469" w:type="dxa"/>
            <w:gridSpan w:val="2"/>
          </w:tcPr>
          <w:p w14:paraId="0A1B6758" w14:textId="77777777" w:rsidR="00883337" w:rsidRDefault="00883337" w:rsidP="00272B7E">
            <w:pPr>
              <w:pStyle w:val="aa"/>
              <w:ind w:leftChars="0" w:left="0"/>
            </w:pPr>
            <w:r>
              <w:t>200 OK</w:t>
            </w:r>
          </w:p>
        </w:tc>
      </w:tr>
      <w:tr w:rsidR="00883337" w14:paraId="07A26A94" w14:textId="77777777" w:rsidTr="00272B7E">
        <w:trPr>
          <w:jc w:val="right"/>
        </w:trPr>
        <w:tc>
          <w:tcPr>
            <w:tcW w:w="1787" w:type="dxa"/>
          </w:tcPr>
          <w:p w14:paraId="51CE5A2B" w14:textId="77777777" w:rsidR="00883337" w:rsidRDefault="00883337" w:rsidP="00272B7E">
            <w:pPr>
              <w:pStyle w:val="aa"/>
              <w:ind w:leftChars="0" w:left="0"/>
            </w:pPr>
            <w:r>
              <w:rPr>
                <w:rFonts w:hint="eastAsia"/>
              </w:rPr>
              <w:t>F</w:t>
            </w:r>
            <w:r>
              <w:t>ailure Code</w:t>
            </w:r>
          </w:p>
        </w:tc>
        <w:tc>
          <w:tcPr>
            <w:tcW w:w="6469" w:type="dxa"/>
            <w:gridSpan w:val="2"/>
          </w:tcPr>
          <w:p w14:paraId="7465FCDC" w14:textId="6D3A564C" w:rsidR="00883337" w:rsidRDefault="00883337" w:rsidP="00272B7E">
            <w:pPr>
              <w:pStyle w:val="aa"/>
              <w:ind w:leftChars="0" w:left="0"/>
            </w:pPr>
            <w:r>
              <w:t>40</w:t>
            </w:r>
            <w:r>
              <w:t>0 Bad Request</w:t>
            </w:r>
          </w:p>
        </w:tc>
      </w:tr>
      <w:tr w:rsidR="005057B5" w14:paraId="62D0CE56" w14:textId="77777777" w:rsidTr="00272B7E">
        <w:trPr>
          <w:trHeight w:val="387"/>
          <w:jc w:val="right"/>
        </w:trPr>
        <w:tc>
          <w:tcPr>
            <w:tcW w:w="1787" w:type="dxa"/>
          </w:tcPr>
          <w:p w14:paraId="6FBFE58C" w14:textId="761F51A3" w:rsidR="005057B5" w:rsidRDefault="005057B5" w:rsidP="00272B7E">
            <w:pPr>
              <w:pStyle w:val="aa"/>
              <w:ind w:leftChars="0" w:left="0"/>
              <w:rPr>
                <w:rFonts w:hint="eastAsia"/>
              </w:rPr>
            </w:pPr>
            <w:r>
              <w:rPr>
                <w:rFonts w:hint="eastAsia"/>
              </w:rPr>
              <w:t>S</w:t>
            </w:r>
            <w:r>
              <w:t>uccess Response Body</w:t>
            </w:r>
          </w:p>
        </w:tc>
        <w:tc>
          <w:tcPr>
            <w:tcW w:w="1417" w:type="dxa"/>
          </w:tcPr>
          <w:p w14:paraId="2FD6289E" w14:textId="07264F16" w:rsidR="005057B5" w:rsidRDefault="005057B5" w:rsidP="00272B7E">
            <w:pPr>
              <w:pStyle w:val="aa"/>
              <w:ind w:leftChars="0" w:left="0"/>
              <w:rPr>
                <w:rFonts w:hint="eastAsia"/>
              </w:rPr>
            </w:pPr>
            <w:proofErr w:type="spellStart"/>
            <w:r>
              <w:t>review_id</w:t>
            </w:r>
            <w:proofErr w:type="spellEnd"/>
          </w:p>
        </w:tc>
        <w:tc>
          <w:tcPr>
            <w:tcW w:w="5052" w:type="dxa"/>
          </w:tcPr>
          <w:p w14:paraId="45E0F982" w14:textId="13007757" w:rsidR="005057B5" w:rsidRDefault="005057B5" w:rsidP="00272B7E">
            <w:pPr>
              <w:pStyle w:val="aa"/>
              <w:ind w:leftChars="0" w:left="0"/>
              <w:rPr>
                <w:rFonts w:hint="eastAsia"/>
              </w:rPr>
            </w:pPr>
            <w:r>
              <w:rPr>
                <w:rFonts w:hint="eastAsia"/>
              </w:rPr>
              <w:t>C</w:t>
            </w:r>
            <w:r>
              <w:t>reated review id</w:t>
            </w:r>
          </w:p>
        </w:tc>
      </w:tr>
      <w:tr w:rsidR="00883337" w14:paraId="058A8C25" w14:textId="77777777" w:rsidTr="00272B7E">
        <w:trPr>
          <w:trHeight w:val="387"/>
          <w:jc w:val="right"/>
        </w:trPr>
        <w:tc>
          <w:tcPr>
            <w:tcW w:w="1787" w:type="dxa"/>
          </w:tcPr>
          <w:p w14:paraId="7CDF5D8B" w14:textId="67C2ACE8" w:rsidR="00883337" w:rsidRDefault="005057B5" w:rsidP="00272B7E">
            <w:pPr>
              <w:pStyle w:val="aa"/>
              <w:ind w:leftChars="0" w:left="0"/>
            </w:pPr>
            <w:r>
              <w:t xml:space="preserve">Failure </w:t>
            </w:r>
            <w:r>
              <w:t>Response Body</w:t>
            </w:r>
          </w:p>
        </w:tc>
        <w:tc>
          <w:tcPr>
            <w:tcW w:w="1417" w:type="dxa"/>
          </w:tcPr>
          <w:p w14:paraId="20149D07" w14:textId="7BC813CE" w:rsidR="00883337" w:rsidRDefault="00883337" w:rsidP="00272B7E">
            <w:pPr>
              <w:pStyle w:val="aa"/>
              <w:ind w:leftChars="0" w:left="0"/>
              <w:rPr>
                <w:rFonts w:hint="eastAsia"/>
              </w:rPr>
            </w:pPr>
            <w:r>
              <w:rPr>
                <w:rFonts w:hint="eastAsia"/>
              </w:rPr>
              <w:t>m</w:t>
            </w:r>
            <w:r>
              <w:t>essage</w:t>
            </w:r>
          </w:p>
        </w:tc>
        <w:tc>
          <w:tcPr>
            <w:tcW w:w="5052" w:type="dxa"/>
          </w:tcPr>
          <w:p w14:paraId="0A699EAA" w14:textId="77777777" w:rsidR="00883337" w:rsidRDefault="00883337" w:rsidP="00272B7E">
            <w:pPr>
              <w:pStyle w:val="aa"/>
              <w:ind w:leftChars="0" w:left="0"/>
            </w:pPr>
            <w:r>
              <w:rPr>
                <w:rFonts w:hint="eastAsia"/>
              </w:rPr>
              <w:t>f</w:t>
            </w:r>
            <w:r>
              <w:t>ail reasons</w:t>
            </w:r>
          </w:p>
          <w:p w14:paraId="6EC2E8D6" w14:textId="77777777" w:rsidR="00883337" w:rsidRDefault="00883337" w:rsidP="00883337">
            <w:pPr>
              <w:pStyle w:val="aa"/>
              <w:numPr>
                <w:ilvl w:val="0"/>
                <w:numId w:val="9"/>
              </w:numPr>
              <w:ind w:leftChars="0"/>
            </w:pPr>
            <w:r>
              <w:rPr>
                <w:rFonts w:hint="eastAsia"/>
              </w:rPr>
              <w:t xml:space="preserve">해당 </w:t>
            </w:r>
            <w:r>
              <w:t>item</w:t>
            </w:r>
            <w:r>
              <w:rPr>
                <w:rFonts w:hint="eastAsia"/>
              </w:rPr>
              <w:t xml:space="preserve">에 대한 </w:t>
            </w:r>
            <w:r>
              <w:t>review</w:t>
            </w:r>
            <w:r>
              <w:rPr>
                <w:rFonts w:hint="eastAsia"/>
              </w:rPr>
              <w:t>가 이미 있음</w:t>
            </w:r>
          </w:p>
          <w:p w14:paraId="51D8CF03" w14:textId="788EC384" w:rsidR="00883337" w:rsidRDefault="00883337" w:rsidP="00883337">
            <w:pPr>
              <w:pStyle w:val="aa"/>
              <w:numPr>
                <w:ilvl w:val="0"/>
                <w:numId w:val="9"/>
              </w:numPr>
              <w:ind w:leftChars="0"/>
            </w:pPr>
            <w:r>
              <w:rPr>
                <w:rFonts w:hint="eastAsia"/>
              </w:rPr>
              <w:lastRenderedPageBreak/>
              <w:t>본문에 비속어가 있음</w:t>
            </w:r>
          </w:p>
        </w:tc>
      </w:tr>
    </w:tbl>
    <w:p w14:paraId="748E3401" w14:textId="03AB8F9C" w:rsidR="00883337" w:rsidRPr="008C7F35" w:rsidRDefault="00883337" w:rsidP="00883337">
      <w:pPr>
        <w:pStyle w:val="4"/>
      </w:pPr>
      <w:r>
        <w:rPr>
          <w:rFonts w:hint="eastAsia"/>
        </w:rPr>
        <w:lastRenderedPageBreak/>
        <w:t>D</w:t>
      </w:r>
      <w:r>
        <w:t>elete</w:t>
      </w:r>
    </w:p>
    <w:p w14:paraId="0E6E08C5" w14:textId="77777777" w:rsidR="00883337" w:rsidRPr="008C7F35" w:rsidRDefault="00883337" w:rsidP="00883337">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883337" w14:paraId="37369D75" w14:textId="77777777" w:rsidTr="00272B7E">
        <w:trPr>
          <w:jc w:val="right"/>
        </w:trPr>
        <w:tc>
          <w:tcPr>
            <w:tcW w:w="1503" w:type="dxa"/>
          </w:tcPr>
          <w:p w14:paraId="2E533187" w14:textId="77777777" w:rsidR="00883337" w:rsidRDefault="00883337" w:rsidP="00272B7E">
            <w:pPr>
              <w:pStyle w:val="aa"/>
              <w:ind w:leftChars="0" w:left="0"/>
            </w:pPr>
            <w:r>
              <w:rPr>
                <w:rFonts w:hint="eastAsia"/>
              </w:rPr>
              <w:t>M</w:t>
            </w:r>
            <w:r>
              <w:t>ethod</w:t>
            </w:r>
          </w:p>
        </w:tc>
        <w:tc>
          <w:tcPr>
            <w:tcW w:w="6753" w:type="dxa"/>
            <w:gridSpan w:val="2"/>
          </w:tcPr>
          <w:p w14:paraId="489FD837" w14:textId="743C0F52" w:rsidR="00883337" w:rsidRDefault="00883337" w:rsidP="00272B7E">
            <w:pPr>
              <w:pStyle w:val="aa"/>
              <w:ind w:leftChars="0" w:left="0"/>
            </w:pPr>
            <w:r>
              <w:rPr>
                <w:rFonts w:hint="eastAsia"/>
              </w:rPr>
              <w:t>D</w:t>
            </w:r>
            <w:r>
              <w:t>ELETE</w:t>
            </w:r>
          </w:p>
        </w:tc>
      </w:tr>
      <w:tr w:rsidR="00883337" w14:paraId="44F11F9B" w14:textId="77777777" w:rsidTr="00272B7E">
        <w:trPr>
          <w:jc w:val="right"/>
        </w:trPr>
        <w:tc>
          <w:tcPr>
            <w:tcW w:w="1503" w:type="dxa"/>
          </w:tcPr>
          <w:p w14:paraId="4543656C" w14:textId="77777777" w:rsidR="00883337" w:rsidRDefault="00883337" w:rsidP="00272B7E">
            <w:pPr>
              <w:pStyle w:val="aa"/>
              <w:ind w:leftChars="0" w:left="0"/>
            </w:pPr>
            <w:r>
              <w:rPr>
                <w:rFonts w:hint="eastAsia"/>
              </w:rPr>
              <w:t>U</w:t>
            </w:r>
            <w:r>
              <w:t>RI</w:t>
            </w:r>
          </w:p>
        </w:tc>
        <w:tc>
          <w:tcPr>
            <w:tcW w:w="6753" w:type="dxa"/>
            <w:gridSpan w:val="2"/>
          </w:tcPr>
          <w:p w14:paraId="4596CADB" w14:textId="5EAF51B0" w:rsidR="00883337" w:rsidRDefault="00883337" w:rsidP="00272B7E">
            <w:pPr>
              <w:pStyle w:val="aa"/>
              <w:ind w:leftChars="0" w:left="0"/>
            </w:pPr>
            <w:r>
              <w:rPr>
                <w:rFonts w:hint="eastAsia"/>
              </w:rPr>
              <w:t>/r</w:t>
            </w:r>
            <w:r>
              <w:t>eviews</w:t>
            </w:r>
            <w:r>
              <w:t>/:id</w:t>
            </w:r>
          </w:p>
        </w:tc>
      </w:tr>
      <w:tr w:rsidR="00883337" w14:paraId="7FE06084" w14:textId="77777777" w:rsidTr="00272B7E">
        <w:trPr>
          <w:jc w:val="right"/>
        </w:trPr>
        <w:tc>
          <w:tcPr>
            <w:tcW w:w="1503" w:type="dxa"/>
          </w:tcPr>
          <w:p w14:paraId="09E2929A" w14:textId="77777777" w:rsidR="00883337" w:rsidRPr="005B7EAF" w:rsidRDefault="00883337" w:rsidP="00272B7E">
            <w:pPr>
              <w:pStyle w:val="aa"/>
              <w:ind w:leftChars="0" w:left="0"/>
              <w:rPr>
                <w:rStyle w:val="aff"/>
              </w:rPr>
            </w:pPr>
            <w:r>
              <w:rPr>
                <w:rStyle w:val="aff"/>
              </w:rPr>
              <w:t>Header</w:t>
            </w:r>
          </w:p>
        </w:tc>
        <w:tc>
          <w:tcPr>
            <w:tcW w:w="1701" w:type="dxa"/>
          </w:tcPr>
          <w:p w14:paraId="541EDDDC" w14:textId="77777777" w:rsidR="00883337" w:rsidRPr="005B7EAF" w:rsidRDefault="00883337" w:rsidP="00272B7E">
            <w:pPr>
              <w:pStyle w:val="aa"/>
              <w:ind w:leftChars="0" w:left="0"/>
              <w:rPr>
                <w:rStyle w:val="aff"/>
              </w:rPr>
            </w:pPr>
            <w:r>
              <w:rPr>
                <w:rStyle w:val="aff"/>
                <w:rFonts w:hint="eastAsia"/>
              </w:rPr>
              <w:t>A</w:t>
            </w:r>
            <w:r>
              <w:rPr>
                <w:rStyle w:val="aff"/>
              </w:rPr>
              <w:t>uthorization</w:t>
            </w:r>
          </w:p>
        </w:tc>
        <w:tc>
          <w:tcPr>
            <w:tcW w:w="5052" w:type="dxa"/>
          </w:tcPr>
          <w:p w14:paraId="3F321870" w14:textId="77777777" w:rsidR="00883337" w:rsidRPr="005B7EAF" w:rsidRDefault="00883337" w:rsidP="00272B7E">
            <w:pPr>
              <w:pStyle w:val="aa"/>
              <w:ind w:leftChars="0" w:left="0"/>
              <w:rPr>
                <w:rStyle w:val="aff"/>
              </w:rPr>
            </w:pPr>
            <w:r>
              <w:rPr>
                <w:rStyle w:val="aff"/>
                <w:rFonts w:hint="eastAsia"/>
              </w:rPr>
              <w:t>사용자 인증 토큰</w:t>
            </w:r>
          </w:p>
        </w:tc>
      </w:tr>
    </w:tbl>
    <w:p w14:paraId="5DE3B45E" w14:textId="77777777" w:rsidR="00883337" w:rsidRDefault="00883337" w:rsidP="00883337">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6469"/>
      </w:tblGrid>
      <w:tr w:rsidR="00883337" w14:paraId="761AA936" w14:textId="77777777" w:rsidTr="00272B7E">
        <w:trPr>
          <w:jc w:val="right"/>
        </w:trPr>
        <w:tc>
          <w:tcPr>
            <w:tcW w:w="1787" w:type="dxa"/>
          </w:tcPr>
          <w:p w14:paraId="038B6347" w14:textId="77777777" w:rsidR="00883337" w:rsidRDefault="00883337" w:rsidP="00272B7E">
            <w:pPr>
              <w:pStyle w:val="aa"/>
              <w:ind w:leftChars="0" w:left="0"/>
            </w:pPr>
            <w:r>
              <w:t>Success Code</w:t>
            </w:r>
          </w:p>
        </w:tc>
        <w:tc>
          <w:tcPr>
            <w:tcW w:w="6469" w:type="dxa"/>
          </w:tcPr>
          <w:p w14:paraId="156C4834" w14:textId="77777777" w:rsidR="00883337" w:rsidRDefault="00883337" w:rsidP="00272B7E">
            <w:pPr>
              <w:pStyle w:val="aa"/>
              <w:ind w:leftChars="0" w:left="0"/>
            </w:pPr>
            <w:r>
              <w:t>200 OK</w:t>
            </w:r>
          </w:p>
        </w:tc>
      </w:tr>
      <w:tr w:rsidR="00883337" w14:paraId="7B79D336" w14:textId="77777777" w:rsidTr="00272B7E">
        <w:trPr>
          <w:jc w:val="right"/>
        </w:trPr>
        <w:tc>
          <w:tcPr>
            <w:tcW w:w="1787" w:type="dxa"/>
          </w:tcPr>
          <w:p w14:paraId="77DA70E7" w14:textId="77777777" w:rsidR="00883337" w:rsidRDefault="00883337" w:rsidP="00272B7E">
            <w:pPr>
              <w:pStyle w:val="aa"/>
              <w:ind w:leftChars="0" w:left="0"/>
            </w:pPr>
            <w:r>
              <w:rPr>
                <w:rFonts w:hint="eastAsia"/>
              </w:rPr>
              <w:t>F</w:t>
            </w:r>
            <w:r>
              <w:t>ailure Code</w:t>
            </w:r>
          </w:p>
        </w:tc>
        <w:tc>
          <w:tcPr>
            <w:tcW w:w="6469" w:type="dxa"/>
          </w:tcPr>
          <w:p w14:paraId="122A4A87" w14:textId="5D5E361A" w:rsidR="00883337" w:rsidRDefault="00883337" w:rsidP="00272B7E">
            <w:pPr>
              <w:pStyle w:val="aa"/>
              <w:ind w:leftChars="0" w:left="0"/>
            </w:pPr>
            <w:r>
              <w:t>40</w:t>
            </w:r>
            <w:r>
              <w:t>3 Forbidden (</w:t>
            </w:r>
            <w:r>
              <w:rPr>
                <w:rFonts w:hint="eastAsia"/>
              </w:rPr>
              <w:t xml:space="preserve">삭제 권한 없음) </w:t>
            </w:r>
          </w:p>
        </w:tc>
      </w:tr>
    </w:tbl>
    <w:p w14:paraId="5C78C1C0" w14:textId="5BC16FA8" w:rsidR="00A91CDE" w:rsidRDefault="00122F88" w:rsidP="00A91CDE">
      <w:pPr>
        <w:pStyle w:val="3"/>
      </w:pPr>
      <w:r>
        <w:t>Recommend</w:t>
      </w:r>
      <w:r w:rsidR="00A91CDE">
        <w:t>ation</w:t>
      </w:r>
    </w:p>
    <w:p w14:paraId="77DA9ABF" w14:textId="77777777" w:rsidR="00A91CDE" w:rsidRPr="008C7F35" w:rsidRDefault="00A91CDE" w:rsidP="00A91CDE">
      <w:pPr>
        <w:pStyle w:val="4"/>
      </w:pPr>
      <w:r>
        <w:t>Get</w:t>
      </w:r>
    </w:p>
    <w:p w14:paraId="186F7904" w14:textId="77777777" w:rsidR="00A91CDE" w:rsidRPr="008C7F35" w:rsidRDefault="00A91CDE" w:rsidP="00A91CDE">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A91CDE" w14:paraId="420DB2EF" w14:textId="77777777" w:rsidTr="00272B7E">
        <w:trPr>
          <w:jc w:val="right"/>
        </w:trPr>
        <w:tc>
          <w:tcPr>
            <w:tcW w:w="1503" w:type="dxa"/>
          </w:tcPr>
          <w:p w14:paraId="07824A06" w14:textId="77777777" w:rsidR="00A91CDE" w:rsidRDefault="00A91CDE" w:rsidP="00272B7E">
            <w:pPr>
              <w:pStyle w:val="aa"/>
              <w:ind w:leftChars="0" w:left="0"/>
            </w:pPr>
            <w:r>
              <w:rPr>
                <w:rFonts w:hint="eastAsia"/>
              </w:rPr>
              <w:t>M</w:t>
            </w:r>
            <w:r>
              <w:t>ethod</w:t>
            </w:r>
          </w:p>
        </w:tc>
        <w:tc>
          <w:tcPr>
            <w:tcW w:w="6753" w:type="dxa"/>
            <w:gridSpan w:val="2"/>
          </w:tcPr>
          <w:p w14:paraId="2C5E8B2B" w14:textId="77777777" w:rsidR="00A91CDE" w:rsidRDefault="00A91CDE" w:rsidP="00272B7E">
            <w:pPr>
              <w:pStyle w:val="aa"/>
              <w:ind w:leftChars="0" w:left="0"/>
            </w:pPr>
            <w:r>
              <w:t>GET</w:t>
            </w:r>
          </w:p>
        </w:tc>
      </w:tr>
      <w:tr w:rsidR="00A91CDE" w14:paraId="4246003D" w14:textId="77777777" w:rsidTr="00272B7E">
        <w:trPr>
          <w:jc w:val="right"/>
        </w:trPr>
        <w:tc>
          <w:tcPr>
            <w:tcW w:w="1503" w:type="dxa"/>
          </w:tcPr>
          <w:p w14:paraId="22964B26" w14:textId="77777777" w:rsidR="00A91CDE" w:rsidRDefault="00A91CDE" w:rsidP="00272B7E">
            <w:pPr>
              <w:pStyle w:val="aa"/>
              <w:ind w:leftChars="0" w:left="0"/>
            </w:pPr>
            <w:r>
              <w:rPr>
                <w:rFonts w:hint="eastAsia"/>
              </w:rPr>
              <w:t>U</w:t>
            </w:r>
            <w:r>
              <w:t>RI</w:t>
            </w:r>
          </w:p>
        </w:tc>
        <w:tc>
          <w:tcPr>
            <w:tcW w:w="6753" w:type="dxa"/>
            <w:gridSpan w:val="2"/>
          </w:tcPr>
          <w:p w14:paraId="7ACDBFDA" w14:textId="3BFE2587" w:rsidR="00A91CDE" w:rsidRDefault="00A91CDE" w:rsidP="00272B7E">
            <w:pPr>
              <w:pStyle w:val="aa"/>
              <w:ind w:leftChars="0" w:left="0"/>
            </w:pPr>
            <w:r>
              <w:rPr>
                <w:rFonts w:hint="eastAsia"/>
              </w:rPr>
              <w:t>/</w:t>
            </w:r>
            <w:r>
              <w:t>recommendations</w:t>
            </w:r>
            <w:r>
              <w:t>/:id</w:t>
            </w:r>
          </w:p>
        </w:tc>
      </w:tr>
      <w:tr w:rsidR="00A91CDE" w14:paraId="1CEAB9A4" w14:textId="77777777" w:rsidTr="00272B7E">
        <w:trPr>
          <w:jc w:val="right"/>
        </w:trPr>
        <w:tc>
          <w:tcPr>
            <w:tcW w:w="1503" w:type="dxa"/>
          </w:tcPr>
          <w:p w14:paraId="1283E952" w14:textId="77777777" w:rsidR="00A91CDE" w:rsidRPr="005B7EAF" w:rsidRDefault="00A91CDE" w:rsidP="00272B7E">
            <w:pPr>
              <w:pStyle w:val="aa"/>
              <w:ind w:leftChars="0" w:left="0"/>
              <w:rPr>
                <w:rStyle w:val="aff"/>
              </w:rPr>
            </w:pPr>
            <w:r>
              <w:rPr>
                <w:rStyle w:val="aff"/>
              </w:rPr>
              <w:t>Parameters</w:t>
            </w:r>
          </w:p>
        </w:tc>
        <w:tc>
          <w:tcPr>
            <w:tcW w:w="1701" w:type="dxa"/>
          </w:tcPr>
          <w:p w14:paraId="699ABB5D" w14:textId="77777777" w:rsidR="00A91CDE" w:rsidRPr="005B7EAF" w:rsidRDefault="00A91CDE" w:rsidP="00272B7E">
            <w:pPr>
              <w:pStyle w:val="aa"/>
              <w:ind w:leftChars="0" w:left="0"/>
              <w:rPr>
                <w:rStyle w:val="aff"/>
              </w:rPr>
            </w:pPr>
            <w:r>
              <w:rPr>
                <w:rStyle w:val="aff"/>
                <w:rFonts w:hint="eastAsia"/>
              </w:rPr>
              <w:t>-</w:t>
            </w:r>
          </w:p>
        </w:tc>
        <w:tc>
          <w:tcPr>
            <w:tcW w:w="5052" w:type="dxa"/>
          </w:tcPr>
          <w:p w14:paraId="7012D10C" w14:textId="77777777" w:rsidR="00A91CDE" w:rsidRPr="005B7EAF" w:rsidRDefault="00A91CDE" w:rsidP="00272B7E">
            <w:pPr>
              <w:pStyle w:val="aa"/>
              <w:ind w:leftChars="0" w:left="0"/>
              <w:rPr>
                <w:rStyle w:val="aff"/>
              </w:rPr>
            </w:pPr>
            <w:r>
              <w:rPr>
                <w:rStyle w:val="aff"/>
                <w:rFonts w:hint="eastAsia"/>
              </w:rPr>
              <w:t>-</w:t>
            </w:r>
          </w:p>
        </w:tc>
      </w:tr>
      <w:tr w:rsidR="00A91CDE" w14:paraId="2D45545F" w14:textId="77777777" w:rsidTr="00272B7E">
        <w:trPr>
          <w:jc w:val="right"/>
        </w:trPr>
        <w:tc>
          <w:tcPr>
            <w:tcW w:w="1503" w:type="dxa"/>
          </w:tcPr>
          <w:p w14:paraId="73E07ADA" w14:textId="77777777" w:rsidR="00A91CDE" w:rsidRPr="005B7EAF" w:rsidRDefault="00A91CDE" w:rsidP="00272B7E">
            <w:pPr>
              <w:pStyle w:val="aa"/>
              <w:ind w:leftChars="0" w:left="0"/>
              <w:rPr>
                <w:rStyle w:val="aff"/>
              </w:rPr>
            </w:pPr>
            <w:r>
              <w:rPr>
                <w:rStyle w:val="aff"/>
              </w:rPr>
              <w:t>Header</w:t>
            </w:r>
          </w:p>
        </w:tc>
        <w:tc>
          <w:tcPr>
            <w:tcW w:w="1701" w:type="dxa"/>
          </w:tcPr>
          <w:p w14:paraId="05D5F8D5" w14:textId="77777777" w:rsidR="00A91CDE" w:rsidRPr="005B7EAF" w:rsidRDefault="00A91CDE" w:rsidP="00272B7E">
            <w:pPr>
              <w:pStyle w:val="aa"/>
              <w:ind w:leftChars="0" w:left="0"/>
              <w:rPr>
                <w:rStyle w:val="aff"/>
              </w:rPr>
            </w:pPr>
            <w:r>
              <w:rPr>
                <w:rStyle w:val="aff"/>
              </w:rPr>
              <w:t>-</w:t>
            </w:r>
          </w:p>
        </w:tc>
        <w:tc>
          <w:tcPr>
            <w:tcW w:w="5052" w:type="dxa"/>
          </w:tcPr>
          <w:p w14:paraId="7CB7ABC3" w14:textId="77777777" w:rsidR="00A91CDE" w:rsidRPr="005B7EAF" w:rsidRDefault="00A91CDE" w:rsidP="00272B7E">
            <w:pPr>
              <w:pStyle w:val="aa"/>
              <w:ind w:leftChars="0" w:left="0"/>
              <w:rPr>
                <w:rStyle w:val="aff"/>
              </w:rPr>
            </w:pPr>
            <w:r>
              <w:rPr>
                <w:rStyle w:val="aff"/>
                <w:rFonts w:hint="eastAsia"/>
              </w:rPr>
              <w:t>-</w:t>
            </w:r>
          </w:p>
        </w:tc>
      </w:tr>
    </w:tbl>
    <w:p w14:paraId="57C29627" w14:textId="77777777" w:rsidR="00A91CDE" w:rsidRDefault="00A91CDE" w:rsidP="00A91CDE">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A91CDE" w14:paraId="4D0D0401" w14:textId="77777777" w:rsidTr="00272B7E">
        <w:trPr>
          <w:jc w:val="right"/>
        </w:trPr>
        <w:tc>
          <w:tcPr>
            <w:tcW w:w="1787" w:type="dxa"/>
          </w:tcPr>
          <w:p w14:paraId="5F07479C" w14:textId="77777777" w:rsidR="00A91CDE" w:rsidRDefault="00A91CDE" w:rsidP="00272B7E">
            <w:pPr>
              <w:pStyle w:val="aa"/>
              <w:ind w:leftChars="0" w:left="0"/>
            </w:pPr>
            <w:r>
              <w:t>Success Code</w:t>
            </w:r>
          </w:p>
        </w:tc>
        <w:tc>
          <w:tcPr>
            <w:tcW w:w="6469" w:type="dxa"/>
            <w:gridSpan w:val="2"/>
          </w:tcPr>
          <w:p w14:paraId="355305A9" w14:textId="77777777" w:rsidR="00A91CDE" w:rsidRDefault="00A91CDE" w:rsidP="00272B7E">
            <w:pPr>
              <w:pStyle w:val="aa"/>
              <w:ind w:leftChars="0" w:left="0"/>
            </w:pPr>
            <w:r>
              <w:t>200 OK</w:t>
            </w:r>
          </w:p>
        </w:tc>
      </w:tr>
      <w:tr w:rsidR="00A91CDE" w14:paraId="57753262" w14:textId="77777777" w:rsidTr="00272B7E">
        <w:trPr>
          <w:jc w:val="right"/>
        </w:trPr>
        <w:tc>
          <w:tcPr>
            <w:tcW w:w="1787" w:type="dxa"/>
          </w:tcPr>
          <w:p w14:paraId="075F6B84" w14:textId="77777777" w:rsidR="00A91CDE" w:rsidRDefault="00A91CDE" w:rsidP="00272B7E">
            <w:pPr>
              <w:pStyle w:val="aa"/>
              <w:ind w:leftChars="0" w:left="0"/>
            </w:pPr>
            <w:r>
              <w:rPr>
                <w:rFonts w:hint="eastAsia"/>
              </w:rPr>
              <w:t>F</w:t>
            </w:r>
            <w:r>
              <w:t>ailure Code</w:t>
            </w:r>
          </w:p>
        </w:tc>
        <w:tc>
          <w:tcPr>
            <w:tcW w:w="6469" w:type="dxa"/>
            <w:gridSpan w:val="2"/>
          </w:tcPr>
          <w:p w14:paraId="72AC4F90" w14:textId="368DE9B4" w:rsidR="00A91CDE" w:rsidRDefault="00A91CDE" w:rsidP="00272B7E">
            <w:pPr>
              <w:pStyle w:val="aa"/>
              <w:ind w:leftChars="0" w:left="0"/>
            </w:pPr>
            <w:r>
              <w:t>404 Not Found (</w:t>
            </w:r>
            <w:r>
              <w:rPr>
                <w:rFonts w:hint="eastAsia"/>
              </w:rPr>
              <w:t>i</w:t>
            </w:r>
            <w:r>
              <w:t>d</w:t>
            </w:r>
            <w:r>
              <w:rPr>
                <w:rFonts w:hint="eastAsia"/>
              </w:rPr>
              <w:t xml:space="preserve">에 해당하는 </w:t>
            </w:r>
            <w:r>
              <w:t>Recommendation</w:t>
            </w:r>
            <w:r>
              <w:rPr>
                <w:rFonts w:hint="eastAsia"/>
              </w:rPr>
              <w:t>이</w:t>
            </w:r>
            <w:r>
              <w:rPr>
                <w:rFonts w:hint="eastAsia"/>
              </w:rPr>
              <w:t xml:space="preserve"> 없음) </w:t>
            </w:r>
          </w:p>
        </w:tc>
      </w:tr>
      <w:tr w:rsidR="00A91CDE" w14:paraId="7F78DF9B" w14:textId="77777777" w:rsidTr="00272B7E">
        <w:trPr>
          <w:trHeight w:val="387"/>
          <w:jc w:val="right"/>
        </w:trPr>
        <w:tc>
          <w:tcPr>
            <w:tcW w:w="1787" w:type="dxa"/>
          </w:tcPr>
          <w:p w14:paraId="461AC92B" w14:textId="77777777" w:rsidR="00A91CDE" w:rsidRDefault="00A91CDE" w:rsidP="00272B7E">
            <w:pPr>
              <w:pStyle w:val="aa"/>
              <w:ind w:leftChars="0" w:left="0"/>
            </w:pPr>
            <w:r>
              <w:rPr>
                <w:rFonts w:hint="eastAsia"/>
              </w:rPr>
              <w:t>S</w:t>
            </w:r>
            <w:r>
              <w:t>uccess Response Body</w:t>
            </w:r>
          </w:p>
        </w:tc>
        <w:tc>
          <w:tcPr>
            <w:tcW w:w="1417" w:type="dxa"/>
          </w:tcPr>
          <w:p w14:paraId="0CA46239" w14:textId="01017C63" w:rsidR="00A91CDE" w:rsidRDefault="00A91CDE" w:rsidP="00272B7E">
            <w:pPr>
              <w:pStyle w:val="aa"/>
              <w:ind w:leftChars="0" w:left="0"/>
            </w:pPr>
            <w:r>
              <w:rPr>
                <w:rFonts w:hint="eastAsia"/>
              </w:rPr>
              <w:t>r</w:t>
            </w:r>
            <w:r>
              <w:t>e</w:t>
            </w:r>
            <w:r>
              <w:t>commend</w:t>
            </w:r>
          </w:p>
        </w:tc>
        <w:tc>
          <w:tcPr>
            <w:tcW w:w="5052" w:type="dxa"/>
          </w:tcPr>
          <w:p w14:paraId="1958D1E4" w14:textId="2F4D9088" w:rsidR="00A91CDE" w:rsidRDefault="00A91CDE" w:rsidP="00272B7E">
            <w:pPr>
              <w:pStyle w:val="aa"/>
              <w:ind w:leftChars="0" w:left="0"/>
            </w:pPr>
            <w:r>
              <w:rPr>
                <w:rFonts w:hint="eastAsia"/>
              </w:rPr>
              <w:t>R</w:t>
            </w:r>
            <w:r>
              <w:t>ecommendation category object</w:t>
            </w:r>
          </w:p>
        </w:tc>
      </w:tr>
      <w:tr w:rsidR="00A91CDE" w14:paraId="1F091245" w14:textId="77777777" w:rsidTr="00272B7E">
        <w:trPr>
          <w:trHeight w:val="387"/>
          <w:jc w:val="right"/>
        </w:trPr>
        <w:tc>
          <w:tcPr>
            <w:tcW w:w="1787" w:type="dxa"/>
          </w:tcPr>
          <w:p w14:paraId="5B273DF6" w14:textId="77777777" w:rsidR="00A91CDE" w:rsidRDefault="00A91CDE" w:rsidP="00272B7E">
            <w:pPr>
              <w:pStyle w:val="aa"/>
              <w:ind w:leftChars="0" w:left="0"/>
            </w:pPr>
            <w:r>
              <w:rPr>
                <w:rFonts w:hint="eastAsia"/>
              </w:rPr>
              <w:t>F</w:t>
            </w:r>
            <w:r>
              <w:t>ailure Response Body</w:t>
            </w:r>
          </w:p>
        </w:tc>
        <w:tc>
          <w:tcPr>
            <w:tcW w:w="1417" w:type="dxa"/>
          </w:tcPr>
          <w:p w14:paraId="0B80DB90" w14:textId="77777777" w:rsidR="00A91CDE" w:rsidRDefault="00A91CDE" w:rsidP="00272B7E">
            <w:pPr>
              <w:pStyle w:val="aa"/>
              <w:ind w:leftChars="0" w:left="0"/>
            </w:pPr>
            <w:r>
              <w:rPr>
                <w:rFonts w:hint="eastAsia"/>
              </w:rPr>
              <w:t>-</w:t>
            </w:r>
          </w:p>
        </w:tc>
        <w:tc>
          <w:tcPr>
            <w:tcW w:w="5052" w:type="dxa"/>
          </w:tcPr>
          <w:p w14:paraId="6973EAF1" w14:textId="77777777" w:rsidR="00A91CDE" w:rsidRDefault="00A91CDE" w:rsidP="00272B7E">
            <w:pPr>
              <w:pStyle w:val="aa"/>
              <w:ind w:leftChars="0" w:left="0"/>
            </w:pPr>
            <w:r>
              <w:rPr>
                <w:rFonts w:hint="eastAsia"/>
              </w:rPr>
              <w:t>-</w:t>
            </w:r>
          </w:p>
        </w:tc>
      </w:tr>
    </w:tbl>
    <w:p w14:paraId="3A0E9811" w14:textId="77777777" w:rsidR="00A91CDE" w:rsidRPr="008C7F35" w:rsidRDefault="00A91CDE" w:rsidP="00A91CDE">
      <w:pPr>
        <w:pStyle w:val="4"/>
      </w:pPr>
      <w:r>
        <w:rPr>
          <w:rFonts w:hint="eastAsia"/>
        </w:rPr>
        <w:t>S</w:t>
      </w:r>
      <w:r>
        <w:t>earch</w:t>
      </w:r>
    </w:p>
    <w:p w14:paraId="5CEC8417" w14:textId="77777777" w:rsidR="00A91CDE" w:rsidRPr="008C7F35" w:rsidRDefault="00A91CDE" w:rsidP="00A91CDE">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A91CDE" w14:paraId="7A670B98" w14:textId="77777777" w:rsidTr="00272B7E">
        <w:trPr>
          <w:jc w:val="right"/>
        </w:trPr>
        <w:tc>
          <w:tcPr>
            <w:tcW w:w="1503" w:type="dxa"/>
          </w:tcPr>
          <w:p w14:paraId="78943DDE" w14:textId="77777777" w:rsidR="00A91CDE" w:rsidRDefault="00A91CDE" w:rsidP="00272B7E">
            <w:pPr>
              <w:pStyle w:val="aa"/>
              <w:ind w:leftChars="0" w:left="0"/>
            </w:pPr>
            <w:r>
              <w:rPr>
                <w:rFonts w:hint="eastAsia"/>
              </w:rPr>
              <w:t>M</w:t>
            </w:r>
            <w:r>
              <w:t>ethod</w:t>
            </w:r>
          </w:p>
        </w:tc>
        <w:tc>
          <w:tcPr>
            <w:tcW w:w="6753" w:type="dxa"/>
            <w:gridSpan w:val="2"/>
          </w:tcPr>
          <w:p w14:paraId="6A1673D8" w14:textId="77777777" w:rsidR="00A91CDE" w:rsidRDefault="00A91CDE" w:rsidP="00272B7E">
            <w:pPr>
              <w:pStyle w:val="aa"/>
              <w:ind w:leftChars="0" w:left="0"/>
            </w:pPr>
            <w:r>
              <w:t>GET</w:t>
            </w:r>
          </w:p>
        </w:tc>
      </w:tr>
      <w:tr w:rsidR="00A91CDE" w14:paraId="70AC1123" w14:textId="77777777" w:rsidTr="00272B7E">
        <w:trPr>
          <w:jc w:val="right"/>
        </w:trPr>
        <w:tc>
          <w:tcPr>
            <w:tcW w:w="1503" w:type="dxa"/>
          </w:tcPr>
          <w:p w14:paraId="5E34B629" w14:textId="77777777" w:rsidR="00A91CDE" w:rsidRDefault="00A91CDE" w:rsidP="00272B7E">
            <w:pPr>
              <w:pStyle w:val="aa"/>
              <w:ind w:leftChars="0" w:left="0"/>
            </w:pPr>
            <w:r>
              <w:rPr>
                <w:rFonts w:hint="eastAsia"/>
              </w:rPr>
              <w:t>U</w:t>
            </w:r>
            <w:r>
              <w:t>RI</w:t>
            </w:r>
          </w:p>
        </w:tc>
        <w:tc>
          <w:tcPr>
            <w:tcW w:w="6753" w:type="dxa"/>
            <w:gridSpan w:val="2"/>
          </w:tcPr>
          <w:p w14:paraId="273D2B1F" w14:textId="59DE30AC" w:rsidR="00A91CDE" w:rsidRDefault="00A91CDE" w:rsidP="00272B7E">
            <w:pPr>
              <w:pStyle w:val="aa"/>
              <w:ind w:leftChars="0" w:left="0"/>
            </w:pPr>
            <w:r>
              <w:rPr>
                <w:rFonts w:hint="eastAsia"/>
              </w:rPr>
              <w:t>/</w:t>
            </w:r>
            <w:r>
              <w:t>recommendations</w:t>
            </w:r>
          </w:p>
        </w:tc>
      </w:tr>
      <w:tr w:rsidR="00A91CDE" w14:paraId="10CA36FB" w14:textId="77777777" w:rsidTr="00272B7E">
        <w:trPr>
          <w:jc w:val="right"/>
        </w:trPr>
        <w:tc>
          <w:tcPr>
            <w:tcW w:w="1503" w:type="dxa"/>
            <w:vMerge w:val="restart"/>
          </w:tcPr>
          <w:p w14:paraId="141A537E" w14:textId="77777777" w:rsidR="00A91CDE" w:rsidRPr="005B7EAF" w:rsidRDefault="00A91CDE" w:rsidP="00272B7E">
            <w:pPr>
              <w:pStyle w:val="aa"/>
              <w:ind w:leftChars="0" w:left="0"/>
              <w:rPr>
                <w:rStyle w:val="aff"/>
              </w:rPr>
            </w:pPr>
            <w:r>
              <w:rPr>
                <w:rStyle w:val="aff"/>
              </w:rPr>
              <w:t>Parameters</w:t>
            </w:r>
          </w:p>
        </w:tc>
        <w:tc>
          <w:tcPr>
            <w:tcW w:w="1701" w:type="dxa"/>
          </w:tcPr>
          <w:p w14:paraId="5101D247" w14:textId="50AD55B1" w:rsidR="00A91CDE" w:rsidRPr="005B7EAF" w:rsidRDefault="00A91CDE" w:rsidP="00272B7E">
            <w:pPr>
              <w:pStyle w:val="aa"/>
              <w:ind w:leftChars="0" w:left="0"/>
              <w:rPr>
                <w:rStyle w:val="aff"/>
              </w:rPr>
            </w:pPr>
            <w:r>
              <w:rPr>
                <w:rStyle w:val="aff"/>
                <w:rFonts w:hint="eastAsia"/>
              </w:rPr>
              <w:t>i</w:t>
            </w:r>
            <w:r>
              <w:rPr>
                <w:rStyle w:val="aff"/>
              </w:rPr>
              <w:t>d</w:t>
            </w:r>
          </w:p>
        </w:tc>
        <w:tc>
          <w:tcPr>
            <w:tcW w:w="5052" w:type="dxa"/>
          </w:tcPr>
          <w:p w14:paraId="4DECCEE6" w14:textId="3B4E2BB8" w:rsidR="00A91CDE" w:rsidRPr="005B7EAF" w:rsidRDefault="00A91CDE" w:rsidP="00272B7E">
            <w:pPr>
              <w:pStyle w:val="aa"/>
              <w:ind w:leftChars="0" w:left="0"/>
              <w:rPr>
                <w:rStyle w:val="aff"/>
              </w:rPr>
            </w:pPr>
            <w:r>
              <w:rPr>
                <w:rStyle w:val="aff"/>
                <w:rFonts w:hint="eastAsia"/>
              </w:rPr>
              <w:t>R</w:t>
            </w:r>
            <w:r>
              <w:rPr>
                <w:rStyle w:val="aff"/>
              </w:rPr>
              <w:t>ecommendation id</w:t>
            </w:r>
          </w:p>
        </w:tc>
      </w:tr>
      <w:tr w:rsidR="00A91CDE" w14:paraId="250717E8" w14:textId="77777777" w:rsidTr="00272B7E">
        <w:trPr>
          <w:jc w:val="right"/>
        </w:trPr>
        <w:tc>
          <w:tcPr>
            <w:tcW w:w="1503" w:type="dxa"/>
            <w:vMerge/>
          </w:tcPr>
          <w:p w14:paraId="38AC0477" w14:textId="77777777" w:rsidR="00A91CDE" w:rsidRPr="005B7EAF" w:rsidRDefault="00A91CDE" w:rsidP="00272B7E">
            <w:pPr>
              <w:pStyle w:val="aa"/>
              <w:ind w:leftChars="0" w:left="0"/>
              <w:rPr>
                <w:rStyle w:val="aff"/>
              </w:rPr>
            </w:pPr>
          </w:p>
        </w:tc>
        <w:tc>
          <w:tcPr>
            <w:tcW w:w="1701" w:type="dxa"/>
          </w:tcPr>
          <w:p w14:paraId="3A34156F" w14:textId="1BEC20C5" w:rsidR="00A91CDE" w:rsidRDefault="00A91CDE" w:rsidP="00272B7E">
            <w:pPr>
              <w:pStyle w:val="aa"/>
              <w:ind w:leftChars="0" w:left="0"/>
              <w:rPr>
                <w:rStyle w:val="aff"/>
              </w:rPr>
            </w:pPr>
            <w:r>
              <w:rPr>
                <w:rStyle w:val="aff"/>
                <w:rFonts w:hint="eastAsia"/>
              </w:rPr>
              <w:t>c</w:t>
            </w:r>
            <w:r>
              <w:rPr>
                <w:rStyle w:val="aff"/>
              </w:rPr>
              <w:t>ategory</w:t>
            </w:r>
          </w:p>
        </w:tc>
        <w:tc>
          <w:tcPr>
            <w:tcW w:w="5052" w:type="dxa"/>
          </w:tcPr>
          <w:p w14:paraId="7B2712BF" w14:textId="61FDC3F4" w:rsidR="00A91CDE" w:rsidRDefault="00A91CDE" w:rsidP="00272B7E">
            <w:pPr>
              <w:pStyle w:val="aa"/>
              <w:ind w:leftChars="0" w:left="0"/>
              <w:rPr>
                <w:rStyle w:val="aff"/>
              </w:rPr>
            </w:pPr>
            <w:r>
              <w:rPr>
                <w:rStyle w:val="aff"/>
                <w:rFonts w:hint="eastAsia"/>
              </w:rPr>
              <w:t>I</w:t>
            </w:r>
            <w:r>
              <w:rPr>
                <w:rStyle w:val="aff"/>
              </w:rPr>
              <w:t>tem category</w:t>
            </w:r>
          </w:p>
        </w:tc>
      </w:tr>
      <w:tr w:rsidR="00A91CDE" w14:paraId="52BB74A2" w14:textId="77777777" w:rsidTr="00272B7E">
        <w:trPr>
          <w:jc w:val="right"/>
        </w:trPr>
        <w:tc>
          <w:tcPr>
            <w:tcW w:w="1503" w:type="dxa"/>
          </w:tcPr>
          <w:p w14:paraId="19A9A721" w14:textId="77777777" w:rsidR="00A91CDE" w:rsidRPr="005B7EAF" w:rsidRDefault="00A91CDE" w:rsidP="00272B7E">
            <w:pPr>
              <w:pStyle w:val="aa"/>
              <w:ind w:leftChars="0" w:left="0"/>
              <w:rPr>
                <w:rStyle w:val="aff"/>
              </w:rPr>
            </w:pPr>
            <w:r>
              <w:rPr>
                <w:rStyle w:val="aff"/>
              </w:rPr>
              <w:lastRenderedPageBreak/>
              <w:t>Header</w:t>
            </w:r>
          </w:p>
        </w:tc>
        <w:tc>
          <w:tcPr>
            <w:tcW w:w="1701" w:type="dxa"/>
          </w:tcPr>
          <w:p w14:paraId="1C7D6C57" w14:textId="77777777" w:rsidR="00A91CDE" w:rsidRPr="005B7EAF" w:rsidRDefault="00A91CDE" w:rsidP="00272B7E">
            <w:pPr>
              <w:pStyle w:val="aa"/>
              <w:ind w:leftChars="0" w:left="0"/>
              <w:rPr>
                <w:rStyle w:val="aff"/>
              </w:rPr>
            </w:pPr>
            <w:r>
              <w:rPr>
                <w:rStyle w:val="aff"/>
                <w:rFonts w:hint="eastAsia"/>
              </w:rPr>
              <w:t>A</w:t>
            </w:r>
            <w:r>
              <w:rPr>
                <w:rStyle w:val="aff"/>
              </w:rPr>
              <w:t>uthorization</w:t>
            </w:r>
          </w:p>
        </w:tc>
        <w:tc>
          <w:tcPr>
            <w:tcW w:w="5052" w:type="dxa"/>
          </w:tcPr>
          <w:p w14:paraId="12B206CC" w14:textId="77777777" w:rsidR="00A91CDE" w:rsidRPr="005B7EAF" w:rsidRDefault="00A91CDE" w:rsidP="00272B7E">
            <w:pPr>
              <w:pStyle w:val="aa"/>
              <w:ind w:leftChars="0" w:left="0"/>
              <w:rPr>
                <w:rStyle w:val="aff"/>
              </w:rPr>
            </w:pPr>
            <w:r>
              <w:rPr>
                <w:rStyle w:val="aff"/>
                <w:rFonts w:hint="eastAsia"/>
              </w:rPr>
              <w:t>사용자 인증 토큰</w:t>
            </w:r>
          </w:p>
        </w:tc>
      </w:tr>
    </w:tbl>
    <w:p w14:paraId="7C76515A" w14:textId="77777777" w:rsidR="00A91CDE" w:rsidRDefault="00A91CDE" w:rsidP="00A91CDE">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1417"/>
        <w:gridCol w:w="5052"/>
      </w:tblGrid>
      <w:tr w:rsidR="00A91CDE" w14:paraId="416DAD32" w14:textId="77777777" w:rsidTr="00272B7E">
        <w:trPr>
          <w:jc w:val="right"/>
        </w:trPr>
        <w:tc>
          <w:tcPr>
            <w:tcW w:w="1787" w:type="dxa"/>
          </w:tcPr>
          <w:p w14:paraId="621BD61D" w14:textId="77777777" w:rsidR="00A91CDE" w:rsidRDefault="00A91CDE" w:rsidP="00272B7E">
            <w:pPr>
              <w:pStyle w:val="aa"/>
              <w:ind w:leftChars="0" w:left="0"/>
            </w:pPr>
            <w:r>
              <w:t>Success Code</w:t>
            </w:r>
          </w:p>
        </w:tc>
        <w:tc>
          <w:tcPr>
            <w:tcW w:w="6469" w:type="dxa"/>
            <w:gridSpan w:val="2"/>
          </w:tcPr>
          <w:p w14:paraId="60F21071" w14:textId="77777777" w:rsidR="00A91CDE" w:rsidRDefault="00A91CDE" w:rsidP="00272B7E">
            <w:pPr>
              <w:pStyle w:val="aa"/>
              <w:ind w:leftChars="0" w:left="0"/>
            </w:pPr>
            <w:r>
              <w:t>200 OK</w:t>
            </w:r>
          </w:p>
        </w:tc>
      </w:tr>
      <w:tr w:rsidR="00A91CDE" w14:paraId="6E783F00" w14:textId="77777777" w:rsidTr="00272B7E">
        <w:trPr>
          <w:jc w:val="right"/>
        </w:trPr>
        <w:tc>
          <w:tcPr>
            <w:tcW w:w="1787" w:type="dxa"/>
          </w:tcPr>
          <w:p w14:paraId="279A3174" w14:textId="77777777" w:rsidR="00A91CDE" w:rsidRDefault="00A91CDE" w:rsidP="00272B7E">
            <w:pPr>
              <w:pStyle w:val="aa"/>
              <w:ind w:leftChars="0" w:left="0"/>
            </w:pPr>
            <w:r>
              <w:rPr>
                <w:rFonts w:hint="eastAsia"/>
              </w:rPr>
              <w:t>F</w:t>
            </w:r>
            <w:r>
              <w:t>ailure Code</w:t>
            </w:r>
          </w:p>
        </w:tc>
        <w:tc>
          <w:tcPr>
            <w:tcW w:w="6469" w:type="dxa"/>
            <w:gridSpan w:val="2"/>
          </w:tcPr>
          <w:p w14:paraId="61680442" w14:textId="760D1FCB" w:rsidR="00A91CDE" w:rsidRDefault="00A91CDE" w:rsidP="00272B7E">
            <w:pPr>
              <w:pStyle w:val="aa"/>
              <w:ind w:leftChars="0" w:left="0"/>
            </w:pPr>
            <w:r>
              <w:t>404 Not Found (</w:t>
            </w:r>
            <w:r>
              <w:rPr>
                <w:rFonts w:hint="eastAsia"/>
              </w:rPr>
              <w:t xml:space="preserve">검색 조건에 해당하는 </w:t>
            </w:r>
            <w:r>
              <w:t>Recommendation</w:t>
            </w:r>
            <w:r>
              <w:rPr>
                <w:rFonts w:hint="eastAsia"/>
              </w:rPr>
              <w:t xml:space="preserve">이 없음) </w:t>
            </w:r>
          </w:p>
        </w:tc>
      </w:tr>
      <w:tr w:rsidR="00A91CDE" w14:paraId="5240F60D" w14:textId="77777777" w:rsidTr="00272B7E">
        <w:trPr>
          <w:trHeight w:val="387"/>
          <w:jc w:val="right"/>
        </w:trPr>
        <w:tc>
          <w:tcPr>
            <w:tcW w:w="1787" w:type="dxa"/>
          </w:tcPr>
          <w:p w14:paraId="1615D9D7" w14:textId="77777777" w:rsidR="00A91CDE" w:rsidRDefault="00A91CDE" w:rsidP="00272B7E">
            <w:pPr>
              <w:pStyle w:val="aa"/>
              <w:ind w:leftChars="0" w:left="0"/>
            </w:pPr>
            <w:r>
              <w:rPr>
                <w:rFonts w:hint="eastAsia"/>
              </w:rPr>
              <w:t>S</w:t>
            </w:r>
            <w:r>
              <w:t>uccess Response Body</w:t>
            </w:r>
          </w:p>
        </w:tc>
        <w:tc>
          <w:tcPr>
            <w:tcW w:w="1417" w:type="dxa"/>
          </w:tcPr>
          <w:p w14:paraId="5F52C3E0" w14:textId="7BC347A5" w:rsidR="00A91CDE" w:rsidRDefault="00A91CDE" w:rsidP="00272B7E">
            <w:pPr>
              <w:pStyle w:val="aa"/>
              <w:ind w:leftChars="0" w:left="0"/>
            </w:pPr>
            <w:r>
              <w:rPr>
                <w:rFonts w:hint="eastAsia"/>
              </w:rPr>
              <w:t>r</w:t>
            </w:r>
            <w:r>
              <w:t>ecommend</w:t>
            </w:r>
          </w:p>
        </w:tc>
        <w:tc>
          <w:tcPr>
            <w:tcW w:w="5052" w:type="dxa"/>
          </w:tcPr>
          <w:p w14:paraId="0531601D" w14:textId="013BE687" w:rsidR="00A91CDE" w:rsidRDefault="00A91CDE" w:rsidP="00272B7E">
            <w:pPr>
              <w:pStyle w:val="aa"/>
              <w:ind w:leftChars="0" w:left="0"/>
            </w:pPr>
            <w:r>
              <w:t>Recommendation Object List</w:t>
            </w:r>
          </w:p>
        </w:tc>
      </w:tr>
    </w:tbl>
    <w:p w14:paraId="36E99FD2" w14:textId="77777777" w:rsidR="00A91CDE" w:rsidRPr="008C7F35" w:rsidRDefault="00A91CDE" w:rsidP="00A91CDE">
      <w:pPr>
        <w:pStyle w:val="4"/>
      </w:pPr>
      <w:r>
        <w:rPr>
          <w:rFonts w:hint="eastAsia"/>
        </w:rPr>
        <w:t>W</w:t>
      </w:r>
      <w:r>
        <w:t>rite</w:t>
      </w:r>
    </w:p>
    <w:p w14:paraId="3BA4F955" w14:textId="77777777" w:rsidR="00A91CDE" w:rsidRPr="008C7F35" w:rsidRDefault="00A91CDE" w:rsidP="00A91CDE">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A91CDE" w14:paraId="27833205" w14:textId="77777777" w:rsidTr="00272B7E">
        <w:trPr>
          <w:jc w:val="right"/>
        </w:trPr>
        <w:tc>
          <w:tcPr>
            <w:tcW w:w="1503" w:type="dxa"/>
          </w:tcPr>
          <w:p w14:paraId="42FDF4A4" w14:textId="77777777" w:rsidR="00A91CDE" w:rsidRDefault="00A91CDE" w:rsidP="00272B7E">
            <w:pPr>
              <w:pStyle w:val="aa"/>
              <w:ind w:leftChars="0" w:left="0"/>
            </w:pPr>
            <w:r>
              <w:rPr>
                <w:rFonts w:hint="eastAsia"/>
              </w:rPr>
              <w:t>M</w:t>
            </w:r>
            <w:r>
              <w:t>ethod</w:t>
            </w:r>
          </w:p>
        </w:tc>
        <w:tc>
          <w:tcPr>
            <w:tcW w:w="6753" w:type="dxa"/>
            <w:gridSpan w:val="2"/>
          </w:tcPr>
          <w:p w14:paraId="239F0B5A" w14:textId="77777777" w:rsidR="00A91CDE" w:rsidRDefault="00A91CDE" w:rsidP="00272B7E">
            <w:pPr>
              <w:pStyle w:val="aa"/>
              <w:ind w:leftChars="0" w:left="0"/>
            </w:pPr>
            <w:r>
              <w:rPr>
                <w:rFonts w:hint="eastAsia"/>
              </w:rPr>
              <w:t>P</w:t>
            </w:r>
            <w:r>
              <w:t>OST</w:t>
            </w:r>
          </w:p>
        </w:tc>
      </w:tr>
      <w:tr w:rsidR="00A91CDE" w14:paraId="072F6F3E" w14:textId="77777777" w:rsidTr="00272B7E">
        <w:trPr>
          <w:jc w:val="right"/>
        </w:trPr>
        <w:tc>
          <w:tcPr>
            <w:tcW w:w="1503" w:type="dxa"/>
          </w:tcPr>
          <w:p w14:paraId="6F22B7BD" w14:textId="77777777" w:rsidR="00A91CDE" w:rsidRDefault="00A91CDE" w:rsidP="00272B7E">
            <w:pPr>
              <w:pStyle w:val="aa"/>
              <w:ind w:leftChars="0" w:left="0"/>
            </w:pPr>
            <w:r>
              <w:rPr>
                <w:rFonts w:hint="eastAsia"/>
              </w:rPr>
              <w:t>U</w:t>
            </w:r>
            <w:r>
              <w:t>RI</w:t>
            </w:r>
          </w:p>
        </w:tc>
        <w:tc>
          <w:tcPr>
            <w:tcW w:w="6753" w:type="dxa"/>
            <w:gridSpan w:val="2"/>
          </w:tcPr>
          <w:p w14:paraId="21EFCA45" w14:textId="2A17E238" w:rsidR="00A91CDE" w:rsidRDefault="00A91CDE" w:rsidP="00272B7E">
            <w:pPr>
              <w:pStyle w:val="aa"/>
              <w:ind w:leftChars="0" w:left="0"/>
            </w:pPr>
            <w:r>
              <w:rPr>
                <w:rFonts w:hint="eastAsia"/>
              </w:rPr>
              <w:t>/</w:t>
            </w:r>
            <w:r>
              <w:t>recommendations</w:t>
            </w:r>
          </w:p>
        </w:tc>
      </w:tr>
      <w:tr w:rsidR="00A91CDE" w14:paraId="60362276" w14:textId="77777777" w:rsidTr="00272B7E">
        <w:trPr>
          <w:jc w:val="right"/>
        </w:trPr>
        <w:tc>
          <w:tcPr>
            <w:tcW w:w="1503" w:type="dxa"/>
            <w:vMerge w:val="restart"/>
          </w:tcPr>
          <w:p w14:paraId="41CB5D83" w14:textId="77777777" w:rsidR="00A91CDE" w:rsidRPr="005B7EAF" w:rsidRDefault="00A91CDE" w:rsidP="00272B7E">
            <w:pPr>
              <w:pStyle w:val="aa"/>
              <w:ind w:leftChars="0" w:left="0"/>
              <w:rPr>
                <w:rStyle w:val="aff"/>
              </w:rPr>
            </w:pPr>
            <w:r>
              <w:rPr>
                <w:rStyle w:val="aff"/>
              </w:rPr>
              <w:t>Parameters</w:t>
            </w:r>
          </w:p>
        </w:tc>
        <w:tc>
          <w:tcPr>
            <w:tcW w:w="1701" w:type="dxa"/>
          </w:tcPr>
          <w:p w14:paraId="31CF4913" w14:textId="080D65D1" w:rsidR="00A91CDE" w:rsidRPr="005B7EAF" w:rsidRDefault="00A91CDE" w:rsidP="00272B7E">
            <w:pPr>
              <w:pStyle w:val="aa"/>
              <w:ind w:leftChars="0" w:left="0"/>
              <w:rPr>
                <w:rStyle w:val="aff"/>
              </w:rPr>
            </w:pPr>
            <w:r>
              <w:rPr>
                <w:rStyle w:val="aff"/>
                <w:rFonts w:hint="eastAsia"/>
              </w:rPr>
              <w:t>n</w:t>
            </w:r>
            <w:r>
              <w:rPr>
                <w:rStyle w:val="aff"/>
              </w:rPr>
              <w:t>ame</w:t>
            </w:r>
          </w:p>
        </w:tc>
        <w:tc>
          <w:tcPr>
            <w:tcW w:w="5052" w:type="dxa"/>
          </w:tcPr>
          <w:p w14:paraId="7833399D" w14:textId="0A77508C" w:rsidR="00A91CDE" w:rsidRPr="005B7EAF" w:rsidRDefault="00A91CDE" w:rsidP="00272B7E">
            <w:pPr>
              <w:pStyle w:val="aa"/>
              <w:ind w:leftChars="0" w:left="0"/>
              <w:rPr>
                <w:rStyle w:val="aff"/>
              </w:rPr>
            </w:pPr>
            <w:r>
              <w:rPr>
                <w:rStyle w:val="aff"/>
                <w:rFonts w:hint="eastAsia"/>
              </w:rPr>
              <w:t>R</w:t>
            </w:r>
            <w:r>
              <w:rPr>
                <w:rStyle w:val="aff"/>
              </w:rPr>
              <w:t>ecommendation category name</w:t>
            </w:r>
          </w:p>
        </w:tc>
      </w:tr>
      <w:tr w:rsidR="00A91CDE" w14:paraId="7822F0C4" w14:textId="77777777" w:rsidTr="00272B7E">
        <w:trPr>
          <w:jc w:val="right"/>
        </w:trPr>
        <w:tc>
          <w:tcPr>
            <w:tcW w:w="1503" w:type="dxa"/>
            <w:vMerge/>
          </w:tcPr>
          <w:p w14:paraId="17D4EE66" w14:textId="77777777" w:rsidR="00A91CDE" w:rsidRPr="005B7EAF" w:rsidRDefault="00A91CDE" w:rsidP="00272B7E">
            <w:pPr>
              <w:pStyle w:val="aa"/>
              <w:ind w:leftChars="0" w:left="0"/>
              <w:rPr>
                <w:rStyle w:val="aff"/>
              </w:rPr>
            </w:pPr>
          </w:p>
        </w:tc>
        <w:tc>
          <w:tcPr>
            <w:tcW w:w="1701" w:type="dxa"/>
          </w:tcPr>
          <w:p w14:paraId="5ECA7740" w14:textId="4CA2EF2F" w:rsidR="00A91CDE" w:rsidRDefault="00A91CDE" w:rsidP="00272B7E">
            <w:pPr>
              <w:pStyle w:val="aa"/>
              <w:ind w:leftChars="0" w:left="0"/>
              <w:rPr>
                <w:rStyle w:val="aff"/>
              </w:rPr>
            </w:pPr>
            <w:r>
              <w:rPr>
                <w:rStyle w:val="aff"/>
              </w:rPr>
              <w:t>description</w:t>
            </w:r>
          </w:p>
        </w:tc>
        <w:tc>
          <w:tcPr>
            <w:tcW w:w="5052" w:type="dxa"/>
          </w:tcPr>
          <w:p w14:paraId="184DB4EF" w14:textId="7B63AC79" w:rsidR="00A91CDE" w:rsidRDefault="00A91CDE" w:rsidP="00272B7E">
            <w:pPr>
              <w:pStyle w:val="aa"/>
              <w:ind w:leftChars="0" w:left="0"/>
              <w:rPr>
                <w:rStyle w:val="aff"/>
              </w:rPr>
            </w:pPr>
            <w:r>
              <w:rPr>
                <w:rStyle w:val="aff"/>
              </w:rPr>
              <w:t>Recommendation description</w:t>
            </w:r>
          </w:p>
        </w:tc>
      </w:tr>
      <w:tr w:rsidR="00A91CDE" w14:paraId="03B34B19" w14:textId="77777777" w:rsidTr="00272B7E">
        <w:trPr>
          <w:jc w:val="right"/>
        </w:trPr>
        <w:tc>
          <w:tcPr>
            <w:tcW w:w="1503" w:type="dxa"/>
            <w:vMerge/>
          </w:tcPr>
          <w:p w14:paraId="6F7B7507" w14:textId="77777777" w:rsidR="00A91CDE" w:rsidRPr="005B7EAF" w:rsidRDefault="00A91CDE" w:rsidP="00272B7E">
            <w:pPr>
              <w:pStyle w:val="aa"/>
              <w:ind w:leftChars="0" w:left="0"/>
              <w:rPr>
                <w:rStyle w:val="aff"/>
              </w:rPr>
            </w:pPr>
          </w:p>
        </w:tc>
        <w:tc>
          <w:tcPr>
            <w:tcW w:w="1701" w:type="dxa"/>
          </w:tcPr>
          <w:p w14:paraId="6E45880C" w14:textId="22E58807" w:rsidR="00A91CDE" w:rsidRDefault="00A91CDE" w:rsidP="00272B7E">
            <w:pPr>
              <w:rPr>
                <w:rStyle w:val="aff"/>
              </w:rPr>
            </w:pPr>
            <w:r>
              <w:rPr>
                <w:rStyle w:val="aff"/>
              </w:rPr>
              <w:t>keywords</w:t>
            </w:r>
          </w:p>
        </w:tc>
        <w:tc>
          <w:tcPr>
            <w:tcW w:w="5052" w:type="dxa"/>
          </w:tcPr>
          <w:p w14:paraId="7C8133F5" w14:textId="48215D57" w:rsidR="00A91CDE" w:rsidRDefault="00A91CDE" w:rsidP="00272B7E">
            <w:pPr>
              <w:pStyle w:val="aa"/>
              <w:ind w:leftChars="0" w:left="0"/>
              <w:rPr>
                <w:rStyle w:val="aff"/>
              </w:rPr>
            </w:pPr>
            <w:r>
              <w:rPr>
                <w:rStyle w:val="aff"/>
              </w:rPr>
              <w:t>Recommendation keywords</w:t>
            </w:r>
          </w:p>
        </w:tc>
      </w:tr>
      <w:tr w:rsidR="00A91CDE" w14:paraId="142E6EA4" w14:textId="77777777" w:rsidTr="00272B7E">
        <w:trPr>
          <w:jc w:val="right"/>
        </w:trPr>
        <w:tc>
          <w:tcPr>
            <w:tcW w:w="1503" w:type="dxa"/>
          </w:tcPr>
          <w:p w14:paraId="1054B2C3" w14:textId="77777777" w:rsidR="00A91CDE" w:rsidRPr="005B7EAF" w:rsidRDefault="00A91CDE" w:rsidP="00272B7E">
            <w:pPr>
              <w:pStyle w:val="aa"/>
              <w:ind w:leftChars="0" w:left="0"/>
              <w:rPr>
                <w:rStyle w:val="aff"/>
              </w:rPr>
            </w:pPr>
            <w:r>
              <w:rPr>
                <w:rStyle w:val="aff"/>
              </w:rPr>
              <w:t>Header</w:t>
            </w:r>
          </w:p>
        </w:tc>
        <w:tc>
          <w:tcPr>
            <w:tcW w:w="1701" w:type="dxa"/>
          </w:tcPr>
          <w:p w14:paraId="1C5A8A8E" w14:textId="77777777" w:rsidR="00A91CDE" w:rsidRPr="005B7EAF" w:rsidRDefault="00A91CDE" w:rsidP="00272B7E">
            <w:pPr>
              <w:pStyle w:val="aa"/>
              <w:ind w:leftChars="0" w:left="0"/>
              <w:rPr>
                <w:rStyle w:val="aff"/>
              </w:rPr>
            </w:pPr>
            <w:r>
              <w:rPr>
                <w:rStyle w:val="aff"/>
                <w:rFonts w:hint="eastAsia"/>
              </w:rPr>
              <w:t>A</w:t>
            </w:r>
            <w:r>
              <w:rPr>
                <w:rStyle w:val="aff"/>
              </w:rPr>
              <w:t>uthorization</w:t>
            </w:r>
          </w:p>
        </w:tc>
        <w:tc>
          <w:tcPr>
            <w:tcW w:w="5052" w:type="dxa"/>
          </w:tcPr>
          <w:p w14:paraId="58822767" w14:textId="77777777" w:rsidR="00A91CDE" w:rsidRPr="005B7EAF" w:rsidRDefault="00A91CDE" w:rsidP="00272B7E">
            <w:pPr>
              <w:pStyle w:val="aa"/>
              <w:ind w:leftChars="0" w:left="0"/>
              <w:rPr>
                <w:rStyle w:val="aff"/>
              </w:rPr>
            </w:pPr>
            <w:r>
              <w:rPr>
                <w:rStyle w:val="aff"/>
                <w:rFonts w:hint="eastAsia"/>
              </w:rPr>
              <w:t>사용자 인증 토큰</w:t>
            </w:r>
          </w:p>
        </w:tc>
      </w:tr>
    </w:tbl>
    <w:p w14:paraId="54574359" w14:textId="77777777" w:rsidR="00A91CDE" w:rsidRDefault="00A91CDE" w:rsidP="00A91CDE">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2319"/>
        <w:gridCol w:w="4150"/>
      </w:tblGrid>
      <w:tr w:rsidR="00A91CDE" w14:paraId="3328ADE8" w14:textId="77777777" w:rsidTr="00272B7E">
        <w:trPr>
          <w:jc w:val="right"/>
        </w:trPr>
        <w:tc>
          <w:tcPr>
            <w:tcW w:w="1787" w:type="dxa"/>
          </w:tcPr>
          <w:p w14:paraId="32BF88E5" w14:textId="77777777" w:rsidR="00A91CDE" w:rsidRDefault="00A91CDE" w:rsidP="00272B7E">
            <w:pPr>
              <w:pStyle w:val="aa"/>
              <w:ind w:leftChars="0" w:left="0"/>
            </w:pPr>
            <w:r>
              <w:t>Success Code</w:t>
            </w:r>
          </w:p>
        </w:tc>
        <w:tc>
          <w:tcPr>
            <w:tcW w:w="6469" w:type="dxa"/>
            <w:gridSpan w:val="2"/>
          </w:tcPr>
          <w:p w14:paraId="78F391AE" w14:textId="77777777" w:rsidR="00A91CDE" w:rsidRDefault="00A91CDE" w:rsidP="00272B7E">
            <w:pPr>
              <w:pStyle w:val="aa"/>
              <w:ind w:leftChars="0" w:left="0"/>
            </w:pPr>
            <w:r>
              <w:t>200 OK</w:t>
            </w:r>
          </w:p>
        </w:tc>
      </w:tr>
      <w:tr w:rsidR="00A91CDE" w14:paraId="0D086B97" w14:textId="77777777" w:rsidTr="00272B7E">
        <w:trPr>
          <w:jc w:val="right"/>
        </w:trPr>
        <w:tc>
          <w:tcPr>
            <w:tcW w:w="1787" w:type="dxa"/>
          </w:tcPr>
          <w:p w14:paraId="3AA47420" w14:textId="77777777" w:rsidR="00A91CDE" w:rsidRDefault="00A91CDE" w:rsidP="00272B7E">
            <w:pPr>
              <w:pStyle w:val="aa"/>
              <w:ind w:leftChars="0" w:left="0"/>
            </w:pPr>
            <w:r>
              <w:rPr>
                <w:rFonts w:hint="eastAsia"/>
              </w:rPr>
              <w:t>F</w:t>
            </w:r>
            <w:r>
              <w:t>ailure Code</w:t>
            </w:r>
          </w:p>
        </w:tc>
        <w:tc>
          <w:tcPr>
            <w:tcW w:w="6469" w:type="dxa"/>
            <w:gridSpan w:val="2"/>
          </w:tcPr>
          <w:p w14:paraId="5207B71B" w14:textId="22198213" w:rsidR="00A91CDE" w:rsidRDefault="00A91CDE" w:rsidP="00272B7E">
            <w:pPr>
              <w:pStyle w:val="aa"/>
              <w:ind w:leftChars="0" w:left="0"/>
            </w:pPr>
            <w:r>
              <w:t>400 Bad Request</w:t>
            </w:r>
          </w:p>
        </w:tc>
      </w:tr>
      <w:tr w:rsidR="005057B5" w14:paraId="4510B381" w14:textId="77777777" w:rsidTr="005057B5">
        <w:trPr>
          <w:trHeight w:val="387"/>
          <w:jc w:val="right"/>
        </w:trPr>
        <w:tc>
          <w:tcPr>
            <w:tcW w:w="1787" w:type="dxa"/>
          </w:tcPr>
          <w:p w14:paraId="260ED79B" w14:textId="1ABABAC6" w:rsidR="005057B5" w:rsidRDefault="005057B5" w:rsidP="00272B7E">
            <w:pPr>
              <w:pStyle w:val="aa"/>
              <w:ind w:leftChars="0" w:left="0"/>
              <w:rPr>
                <w:rFonts w:hint="eastAsia"/>
              </w:rPr>
            </w:pPr>
            <w:r>
              <w:rPr>
                <w:rFonts w:hint="eastAsia"/>
              </w:rPr>
              <w:t>S</w:t>
            </w:r>
            <w:r>
              <w:t>uccess Response Body</w:t>
            </w:r>
          </w:p>
        </w:tc>
        <w:tc>
          <w:tcPr>
            <w:tcW w:w="2319" w:type="dxa"/>
          </w:tcPr>
          <w:p w14:paraId="22722B2E" w14:textId="1FFEE6AF" w:rsidR="005057B5" w:rsidRDefault="005057B5" w:rsidP="00272B7E">
            <w:pPr>
              <w:pStyle w:val="aa"/>
              <w:ind w:leftChars="0" w:left="0"/>
              <w:rPr>
                <w:rFonts w:hint="eastAsia"/>
              </w:rPr>
            </w:pPr>
            <w:proofErr w:type="spellStart"/>
            <w:r>
              <w:rPr>
                <w:rFonts w:hint="eastAsia"/>
              </w:rPr>
              <w:t>r</w:t>
            </w:r>
            <w:r>
              <w:t>ecommendation_id</w:t>
            </w:r>
            <w:proofErr w:type="spellEnd"/>
          </w:p>
        </w:tc>
        <w:tc>
          <w:tcPr>
            <w:tcW w:w="4150" w:type="dxa"/>
          </w:tcPr>
          <w:p w14:paraId="10EF3D56" w14:textId="07DB2A1B" w:rsidR="005057B5" w:rsidRDefault="005057B5" w:rsidP="00A91CDE">
            <w:pPr>
              <w:pStyle w:val="aa"/>
              <w:ind w:leftChars="0" w:left="0"/>
              <w:rPr>
                <w:rFonts w:hint="eastAsia"/>
              </w:rPr>
            </w:pPr>
            <w:r>
              <w:rPr>
                <w:rFonts w:hint="eastAsia"/>
              </w:rPr>
              <w:t>C</w:t>
            </w:r>
            <w:r>
              <w:t>reated recommendation id</w:t>
            </w:r>
          </w:p>
        </w:tc>
      </w:tr>
      <w:tr w:rsidR="00A91CDE" w14:paraId="4CCEA2A9" w14:textId="77777777" w:rsidTr="005057B5">
        <w:trPr>
          <w:trHeight w:val="387"/>
          <w:jc w:val="right"/>
        </w:trPr>
        <w:tc>
          <w:tcPr>
            <w:tcW w:w="1787" w:type="dxa"/>
          </w:tcPr>
          <w:p w14:paraId="17143F19" w14:textId="0BF72872" w:rsidR="00A91CDE" w:rsidRDefault="005057B5" w:rsidP="00272B7E">
            <w:pPr>
              <w:pStyle w:val="aa"/>
              <w:ind w:leftChars="0" w:left="0"/>
            </w:pPr>
            <w:r>
              <w:t xml:space="preserve">Failure </w:t>
            </w:r>
            <w:r>
              <w:t>Response Body</w:t>
            </w:r>
          </w:p>
        </w:tc>
        <w:tc>
          <w:tcPr>
            <w:tcW w:w="2319" w:type="dxa"/>
          </w:tcPr>
          <w:p w14:paraId="7EC5613E" w14:textId="77777777" w:rsidR="00A91CDE" w:rsidRDefault="00A91CDE" w:rsidP="00272B7E">
            <w:pPr>
              <w:pStyle w:val="aa"/>
              <w:ind w:leftChars="0" w:left="0"/>
              <w:rPr>
                <w:rFonts w:hint="eastAsia"/>
              </w:rPr>
            </w:pPr>
            <w:r>
              <w:rPr>
                <w:rFonts w:hint="eastAsia"/>
              </w:rPr>
              <w:t>m</w:t>
            </w:r>
            <w:r>
              <w:t>essage</w:t>
            </w:r>
          </w:p>
        </w:tc>
        <w:tc>
          <w:tcPr>
            <w:tcW w:w="4150" w:type="dxa"/>
          </w:tcPr>
          <w:p w14:paraId="3972B547" w14:textId="77777777" w:rsidR="00A91CDE" w:rsidRDefault="00A91CDE" w:rsidP="00A91CDE">
            <w:pPr>
              <w:pStyle w:val="aa"/>
              <w:ind w:leftChars="0" w:left="0"/>
            </w:pPr>
            <w:r>
              <w:rPr>
                <w:rFonts w:hint="eastAsia"/>
              </w:rPr>
              <w:t>f</w:t>
            </w:r>
            <w:r>
              <w:t>ail reasons</w:t>
            </w:r>
          </w:p>
          <w:p w14:paraId="36433ED8" w14:textId="6095D55A" w:rsidR="00A91CDE" w:rsidRDefault="00A91CDE" w:rsidP="00A91CDE">
            <w:pPr>
              <w:pStyle w:val="aa"/>
              <w:numPr>
                <w:ilvl w:val="0"/>
                <w:numId w:val="9"/>
              </w:numPr>
              <w:ind w:leftChars="0"/>
            </w:pPr>
            <w:r>
              <w:rPr>
                <w:rFonts w:hint="eastAsia"/>
              </w:rPr>
              <w:t>본문에 비속어가 있음</w:t>
            </w:r>
          </w:p>
        </w:tc>
      </w:tr>
    </w:tbl>
    <w:p w14:paraId="2CFBB93F" w14:textId="77777777" w:rsidR="005057B5" w:rsidRPr="008C7F35" w:rsidRDefault="005057B5" w:rsidP="005057B5">
      <w:pPr>
        <w:pStyle w:val="4"/>
      </w:pPr>
      <w:r>
        <w:rPr>
          <w:rFonts w:hint="eastAsia"/>
        </w:rPr>
        <w:t>D</w:t>
      </w:r>
      <w:r>
        <w:t>elete</w:t>
      </w:r>
    </w:p>
    <w:p w14:paraId="4FFE6008" w14:textId="77777777" w:rsidR="005057B5" w:rsidRPr="008C7F35" w:rsidRDefault="005057B5" w:rsidP="005057B5">
      <w:pPr>
        <w:pStyle w:val="aa"/>
        <w:numPr>
          <w:ilvl w:val="0"/>
          <w:numId w:val="9"/>
        </w:numPr>
        <w:ind w:leftChars="0"/>
      </w:pPr>
      <w:r>
        <w:rPr>
          <w:rFonts w:hint="eastAsia"/>
        </w:rPr>
        <w:t>R</w:t>
      </w:r>
      <w:r>
        <w:t>equest</w:t>
      </w:r>
    </w:p>
    <w:tbl>
      <w:tblPr>
        <w:tblStyle w:val="a6"/>
        <w:tblW w:w="0" w:type="auto"/>
        <w:jc w:val="right"/>
        <w:tblLook w:val="04A0" w:firstRow="1" w:lastRow="0" w:firstColumn="1" w:lastColumn="0" w:noHBand="0" w:noVBand="1"/>
      </w:tblPr>
      <w:tblGrid>
        <w:gridCol w:w="1503"/>
        <w:gridCol w:w="1701"/>
        <w:gridCol w:w="5052"/>
      </w:tblGrid>
      <w:tr w:rsidR="005057B5" w14:paraId="4524849D" w14:textId="77777777" w:rsidTr="00272B7E">
        <w:trPr>
          <w:jc w:val="right"/>
        </w:trPr>
        <w:tc>
          <w:tcPr>
            <w:tcW w:w="1503" w:type="dxa"/>
          </w:tcPr>
          <w:p w14:paraId="6CB6EAF2" w14:textId="77777777" w:rsidR="005057B5" w:rsidRDefault="005057B5" w:rsidP="00272B7E">
            <w:pPr>
              <w:pStyle w:val="aa"/>
              <w:ind w:leftChars="0" w:left="0"/>
            </w:pPr>
            <w:r>
              <w:rPr>
                <w:rFonts w:hint="eastAsia"/>
              </w:rPr>
              <w:t>M</w:t>
            </w:r>
            <w:r>
              <w:t>ethod</w:t>
            </w:r>
          </w:p>
        </w:tc>
        <w:tc>
          <w:tcPr>
            <w:tcW w:w="6753" w:type="dxa"/>
            <w:gridSpan w:val="2"/>
          </w:tcPr>
          <w:p w14:paraId="4060302A" w14:textId="77777777" w:rsidR="005057B5" w:rsidRDefault="005057B5" w:rsidP="00272B7E">
            <w:pPr>
              <w:pStyle w:val="aa"/>
              <w:ind w:leftChars="0" w:left="0"/>
            </w:pPr>
            <w:r>
              <w:rPr>
                <w:rFonts w:hint="eastAsia"/>
              </w:rPr>
              <w:t>D</w:t>
            </w:r>
            <w:r>
              <w:t>ELETE</w:t>
            </w:r>
          </w:p>
        </w:tc>
      </w:tr>
      <w:tr w:rsidR="005057B5" w14:paraId="7E65C07A" w14:textId="77777777" w:rsidTr="00272B7E">
        <w:trPr>
          <w:jc w:val="right"/>
        </w:trPr>
        <w:tc>
          <w:tcPr>
            <w:tcW w:w="1503" w:type="dxa"/>
          </w:tcPr>
          <w:p w14:paraId="25004E35" w14:textId="77777777" w:rsidR="005057B5" w:rsidRDefault="005057B5" w:rsidP="00272B7E">
            <w:pPr>
              <w:pStyle w:val="aa"/>
              <w:ind w:leftChars="0" w:left="0"/>
            </w:pPr>
            <w:r>
              <w:rPr>
                <w:rFonts w:hint="eastAsia"/>
              </w:rPr>
              <w:t>U</w:t>
            </w:r>
            <w:r>
              <w:t>RI</w:t>
            </w:r>
          </w:p>
        </w:tc>
        <w:tc>
          <w:tcPr>
            <w:tcW w:w="6753" w:type="dxa"/>
            <w:gridSpan w:val="2"/>
          </w:tcPr>
          <w:p w14:paraId="17C5128F" w14:textId="46A74045" w:rsidR="005057B5" w:rsidRDefault="005057B5" w:rsidP="00272B7E">
            <w:pPr>
              <w:pStyle w:val="aa"/>
              <w:ind w:leftChars="0" w:left="0"/>
            </w:pPr>
            <w:r>
              <w:rPr>
                <w:rFonts w:hint="eastAsia"/>
              </w:rPr>
              <w:t>/</w:t>
            </w:r>
            <w:r>
              <w:t>recommendation</w:t>
            </w:r>
            <w:r>
              <w:t>/:id</w:t>
            </w:r>
          </w:p>
        </w:tc>
      </w:tr>
      <w:tr w:rsidR="005057B5" w14:paraId="4A40EE44" w14:textId="77777777" w:rsidTr="00272B7E">
        <w:trPr>
          <w:jc w:val="right"/>
        </w:trPr>
        <w:tc>
          <w:tcPr>
            <w:tcW w:w="1503" w:type="dxa"/>
          </w:tcPr>
          <w:p w14:paraId="209601EE" w14:textId="77777777" w:rsidR="005057B5" w:rsidRPr="005B7EAF" w:rsidRDefault="005057B5" w:rsidP="00272B7E">
            <w:pPr>
              <w:pStyle w:val="aa"/>
              <w:ind w:leftChars="0" w:left="0"/>
              <w:rPr>
                <w:rStyle w:val="aff"/>
              </w:rPr>
            </w:pPr>
            <w:r>
              <w:rPr>
                <w:rStyle w:val="aff"/>
              </w:rPr>
              <w:t>Header</w:t>
            </w:r>
          </w:p>
        </w:tc>
        <w:tc>
          <w:tcPr>
            <w:tcW w:w="1701" w:type="dxa"/>
          </w:tcPr>
          <w:p w14:paraId="35D4D9CF" w14:textId="77777777" w:rsidR="005057B5" w:rsidRPr="005B7EAF" w:rsidRDefault="005057B5" w:rsidP="00272B7E">
            <w:pPr>
              <w:pStyle w:val="aa"/>
              <w:ind w:leftChars="0" w:left="0"/>
              <w:rPr>
                <w:rStyle w:val="aff"/>
              </w:rPr>
            </w:pPr>
            <w:r>
              <w:rPr>
                <w:rStyle w:val="aff"/>
                <w:rFonts w:hint="eastAsia"/>
              </w:rPr>
              <w:t>A</w:t>
            </w:r>
            <w:r>
              <w:rPr>
                <w:rStyle w:val="aff"/>
              </w:rPr>
              <w:t>uthorization</w:t>
            </w:r>
          </w:p>
        </w:tc>
        <w:tc>
          <w:tcPr>
            <w:tcW w:w="5052" w:type="dxa"/>
          </w:tcPr>
          <w:p w14:paraId="41B4A594" w14:textId="77777777" w:rsidR="005057B5" w:rsidRPr="005B7EAF" w:rsidRDefault="005057B5" w:rsidP="00272B7E">
            <w:pPr>
              <w:pStyle w:val="aa"/>
              <w:ind w:leftChars="0" w:left="0"/>
              <w:rPr>
                <w:rStyle w:val="aff"/>
              </w:rPr>
            </w:pPr>
            <w:r>
              <w:rPr>
                <w:rStyle w:val="aff"/>
                <w:rFonts w:hint="eastAsia"/>
              </w:rPr>
              <w:t>사용자 인증 토큰</w:t>
            </w:r>
          </w:p>
        </w:tc>
      </w:tr>
    </w:tbl>
    <w:p w14:paraId="380175D4" w14:textId="77777777" w:rsidR="005057B5" w:rsidRDefault="005057B5" w:rsidP="005057B5">
      <w:pPr>
        <w:pStyle w:val="aa"/>
        <w:numPr>
          <w:ilvl w:val="0"/>
          <w:numId w:val="9"/>
        </w:numPr>
        <w:ind w:leftChars="0"/>
      </w:pPr>
      <w:r>
        <w:t>Response</w:t>
      </w:r>
    </w:p>
    <w:tbl>
      <w:tblPr>
        <w:tblStyle w:val="a6"/>
        <w:tblW w:w="0" w:type="auto"/>
        <w:jc w:val="right"/>
        <w:tblLook w:val="04A0" w:firstRow="1" w:lastRow="0" w:firstColumn="1" w:lastColumn="0" w:noHBand="0" w:noVBand="1"/>
      </w:tblPr>
      <w:tblGrid>
        <w:gridCol w:w="1787"/>
        <w:gridCol w:w="6469"/>
      </w:tblGrid>
      <w:tr w:rsidR="005057B5" w14:paraId="39918952" w14:textId="77777777" w:rsidTr="00272B7E">
        <w:trPr>
          <w:jc w:val="right"/>
        </w:trPr>
        <w:tc>
          <w:tcPr>
            <w:tcW w:w="1787" w:type="dxa"/>
          </w:tcPr>
          <w:p w14:paraId="2B1218AA" w14:textId="77777777" w:rsidR="005057B5" w:rsidRDefault="005057B5" w:rsidP="00272B7E">
            <w:pPr>
              <w:pStyle w:val="aa"/>
              <w:ind w:leftChars="0" w:left="0"/>
            </w:pPr>
            <w:r>
              <w:t>Success Code</w:t>
            </w:r>
          </w:p>
        </w:tc>
        <w:tc>
          <w:tcPr>
            <w:tcW w:w="6469" w:type="dxa"/>
          </w:tcPr>
          <w:p w14:paraId="7048F2A5" w14:textId="77777777" w:rsidR="005057B5" w:rsidRDefault="005057B5" w:rsidP="00272B7E">
            <w:pPr>
              <w:pStyle w:val="aa"/>
              <w:ind w:leftChars="0" w:left="0"/>
            </w:pPr>
            <w:r>
              <w:t>200 OK</w:t>
            </w:r>
          </w:p>
        </w:tc>
      </w:tr>
      <w:tr w:rsidR="005057B5" w14:paraId="164F99A0" w14:textId="77777777" w:rsidTr="00272B7E">
        <w:trPr>
          <w:jc w:val="right"/>
        </w:trPr>
        <w:tc>
          <w:tcPr>
            <w:tcW w:w="1787" w:type="dxa"/>
          </w:tcPr>
          <w:p w14:paraId="1F4DDF7D" w14:textId="77777777" w:rsidR="005057B5" w:rsidRDefault="005057B5" w:rsidP="00272B7E">
            <w:pPr>
              <w:pStyle w:val="aa"/>
              <w:ind w:leftChars="0" w:left="0"/>
            </w:pPr>
            <w:r>
              <w:rPr>
                <w:rFonts w:hint="eastAsia"/>
              </w:rPr>
              <w:t>F</w:t>
            </w:r>
            <w:r>
              <w:t>ailure Code</w:t>
            </w:r>
          </w:p>
        </w:tc>
        <w:tc>
          <w:tcPr>
            <w:tcW w:w="6469" w:type="dxa"/>
          </w:tcPr>
          <w:p w14:paraId="098389F1" w14:textId="77777777" w:rsidR="005057B5" w:rsidRDefault="005057B5" w:rsidP="00272B7E">
            <w:pPr>
              <w:pStyle w:val="aa"/>
              <w:ind w:leftChars="0" w:left="0"/>
            </w:pPr>
            <w:r>
              <w:t>403 Forbidden (</w:t>
            </w:r>
            <w:r>
              <w:rPr>
                <w:rFonts w:hint="eastAsia"/>
              </w:rPr>
              <w:t xml:space="preserve">삭제 권한 없음) </w:t>
            </w:r>
          </w:p>
        </w:tc>
      </w:tr>
    </w:tbl>
    <w:p w14:paraId="6FE0E259" w14:textId="77777777" w:rsidR="007F1BB9" w:rsidRDefault="007F1BB9" w:rsidP="007F1BB9">
      <w:pPr>
        <w:pStyle w:val="1"/>
      </w:pPr>
      <w:bookmarkStart w:id="313" w:name="_Toc9298078"/>
      <w:bookmarkStart w:id="314" w:name="_Toc9244469"/>
      <w:bookmarkStart w:id="315" w:name="_Toc9467842"/>
      <w:bookmarkStart w:id="316" w:name="_GoBack"/>
      <w:bookmarkEnd w:id="316"/>
      <w:r w:rsidRPr="007F1BB9">
        <w:rPr>
          <w:rFonts w:hint="eastAsia"/>
        </w:rPr>
        <w:lastRenderedPageBreak/>
        <w:t>D</w:t>
      </w:r>
      <w:r w:rsidRPr="007F1BB9">
        <w:t>atabase Design</w:t>
      </w:r>
      <w:bookmarkEnd w:id="313"/>
      <w:bookmarkEnd w:id="314"/>
      <w:bookmarkEnd w:id="315"/>
    </w:p>
    <w:p w14:paraId="2158763B" w14:textId="77777777" w:rsidR="000A4C3B" w:rsidRDefault="000A4C3B" w:rsidP="000A4C3B"/>
    <w:p w14:paraId="59BC7FB0" w14:textId="77777777" w:rsidR="000A4C3B" w:rsidRDefault="000A4C3B" w:rsidP="000A4C3B">
      <w:pPr>
        <w:pStyle w:val="2"/>
      </w:pPr>
      <w:bookmarkStart w:id="317" w:name="_Toc9298079"/>
      <w:bookmarkStart w:id="318" w:name="_Toc9244470"/>
      <w:bookmarkStart w:id="319" w:name="_Toc9467843"/>
      <w:r>
        <w:t>Objectives</w:t>
      </w:r>
      <w:bookmarkEnd w:id="317"/>
      <w:bookmarkEnd w:id="318"/>
      <w:bookmarkEnd w:id="319"/>
    </w:p>
    <w:p w14:paraId="2F7B5D01" w14:textId="77777777" w:rsidR="000A4C3B" w:rsidRPr="000A4C3B" w:rsidRDefault="000A4C3B" w:rsidP="000A4C3B"/>
    <w:p w14:paraId="2AABAF94" w14:textId="77777777" w:rsidR="00EE14D9" w:rsidRDefault="00250E36" w:rsidP="00AC182D">
      <w:pPr>
        <w:jc w:val="both"/>
      </w:pPr>
      <w:r>
        <w:rPr>
          <w:rFonts w:hint="eastAsia"/>
        </w:rPr>
        <w:t>요구사항 명세서에서 작성한 데이터베이스 요구사항을 기반으로 하여 세부적인 데이터베이스 설계를 기술한다.</w:t>
      </w:r>
      <w:r>
        <w:t xml:space="preserve"> ER Diagram</w:t>
      </w:r>
      <w:r>
        <w:rPr>
          <w:rFonts w:hint="eastAsia"/>
        </w:rPr>
        <w:t xml:space="preserve">을 통해 개괄적인 </w:t>
      </w:r>
      <w:r>
        <w:t xml:space="preserve">Entity </w:t>
      </w:r>
      <w:r>
        <w:rPr>
          <w:rFonts w:hint="eastAsia"/>
        </w:rPr>
        <w:t>간의 관계를 기술하고,</w:t>
      </w:r>
      <w:r>
        <w:t xml:space="preserve"> Relational Schema, SQL DDL</w:t>
      </w:r>
      <w:r>
        <w:rPr>
          <w:rFonts w:hint="eastAsia"/>
        </w:rPr>
        <w:t xml:space="preserve"> 명세를 만든다.</w:t>
      </w:r>
    </w:p>
    <w:p w14:paraId="177B8DCB" w14:textId="77777777" w:rsidR="000A4C3B" w:rsidRDefault="000A4C3B" w:rsidP="00AC182D">
      <w:pPr>
        <w:jc w:val="both"/>
      </w:pPr>
    </w:p>
    <w:p w14:paraId="79FB7418" w14:textId="77777777" w:rsidR="00EE14D9" w:rsidRDefault="00EE14D9" w:rsidP="00EE14D9">
      <w:pPr>
        <w:pStyle w:val="2"/>
      </w:pPr>
      <w:bookmarkStart w:id="320" w:name="_Toc9298080"/>
      <w:bookmarkStart w:id="321" w:name="_Toc9244471"/>
      <w:bookmarkStart w:id="322" w:name="_Toc9467844"/>
      <w:r>
        <w:rPr>
          <w:rFonts w:hint="eastAsia"/>
        </w:rPr>
        <w:t>E</w:t>
      </w:r>
      <w:r>
        <w:t>R Diagram</w:t>
      </w:r>
      <w:bookmarkEnd w:id="320"/>
      <w:bookmarkEnd w:id="321"/>
      <w:bookmarkEnd w:id="322"/>
      <w:r w:rsidR="00250E36">
        <w:t xml:space="preserve"> </w:t>
      </w:r>
    </w:p>
    <w:p w14:paraId="3EA1A445" w14:textId="77777777" w:rsidR="000A4C3B" w:rsidRPr="000A4C3B" w:rsidRDefault="000A4C3B" w:rsidP="000A4C3B"/>
    <w:p w14:paraId="5A27C61A" w14:textId="77777777" w:rsidR="00EE14D9" w:rsidRPr="00EE14D9" w:rsidRDefault="00EE14D9" w:rsidP="00AC182D">
      <w:pPr>
        <w:jc w:val="both"/>
      </w:pPr>
      <w:r>
        <w:rPr>
          <w:rFonts w:hint="eastAsia"/>
        </w:rPr>
        <w:t>본 시스템에는</w:t>
      </w:r>
      <w:r w:rsidR="00E153CC">
        <w:rPr>
          <w:rFonts w:hint="eastAsia"/>
        </w:rPr>
        <w:t xml:space="preserve"> </w:t>
      </w:r>
      <w:r w:rsidR="00E153CC">
        <w:t>User, Item, Bookmark, Authority, Recommend Category, Keyword, Review Reference, Review</w:t>
      </w:r>
      <w:r w:rsidR="00E153CC">
        <w:rPr>
          <w:rFonts w:hint="eastAsia"/>
        </w:rPr>
        <w:t>로</w:t>
      </w:r>
      <w:r>
        <w:rPr>
          <w:rFonts w:hint="eastAsia"/>
        </w:rPr>
        <w:t xml:space="preserve"> 총 8개의 </w:t>
      </w:r>
      <w:r>
        <w:t>Entity</w:t>
      </w:r>
      <w:r>
        <w:rPr>
          <w:rFonts w:hint="eastAsia"/>
        </w:rPr>
        <w:t>가 존재한다.</w:t>
      </w:r>
      <w:r>
        <w:t xml:space="preserve"> </w:t>
      </w:r>
      <w:r>
        <w:rPr>
          <w:rFonts w:hint="eastAsia"/>
        </w:rPr>
        <w:t xml:space="preserve">각각의 </w:t>
      </w:r>
      <w:r>
        <w:t>Entity</w:t>
      </w:r>
      <w:r>
        <w:rPr>
          <w:rFonts w:hint="eastAsia"/>
        </w:rPr>
        <w:t>는 네모 박스의 형태로 표현되고,</w:t>
      </w:r>
      <w:r>
        <w:t xml:space="preserve"> Entity </w:t>
      </w:r>
      <w:r>
        <w:rPr>
          <w:rFonts w:hint="eastAsia"/>
        </w:rPr>
        <w:t>간의 관계는 마름모꼴로 표현된다.</w:t>
      </w:r>
      <w:r>
        <w:t xml:space="preserve"> </w:t>
      </w:r>
      <w:r w:rsidR="00E153CC">
        <w:rPr>
          <w:rFonts w:hint="eastAsia"/>
        </w:rPr>
        <w:t xml:space="preserve">이때 특정 </w:t>
      </w:r>
      <w:r w:rsidR="00E153CC">
        <w:t>Entity</w:t>
      </w:r>
      <w:r w:rsidR="00E153CC">
        <w:rPr>
          <w:rFonts w:hint="eastAsia"/>
        </w:rPr>
        <w:t xml:space="preserve">가 다른 </w:t>
      </w:r>
      <w:r w:rsidR="00E153CC">
        <w:t>Entity</w:t>
      </w:r>
      <w:r w:rsidR="00E153CC">
        <w:rPr>
          <w:rFonts w:hint="eastAsia"/>
        </w:rPr>
        <w:t xml:space="preserve">와 복수의 관계를 가질 수 있을 때는 해당 </w:t>
      </w:r>
      <w:proofErr w:type="spellStart"/>
      <w:r w:rsidR="00E153CC">
        <w:rPr>
          <w:rFonts w:hint="eastAsia"/>
        </w:rPr>
        <w:t>엔티티쪽에</w:t>
      </w:r>
      <w:proofErr w:type="spellEnd"/>
      <w:r w:rsidR="00E153CC">
        <w:rPr>
          <w:rFonts w:hint="eastAsia"/>
        </w:rPr>
        <w:t xml:space="preserve"> 삼지창 모양 선을 세 개 그어 나타내며, 특정 </w:t>
      </w:r>
      <w:r w:rsidR="00E153CC">
        <w:t>Entity</w:t>
      </w:r>
      <w:r w:rsidR="00E153CC">
        <w:rPr>
          <w:rFonts w:hint="eastAsia"/>
        </w:rPr>
        <w:t xml:space="preserve">가 없어도 되는 경우 </w:t>
      </w:r>
      <w:r w:rsidR="00A40A43">
        <w:t xml:space="preserve">Client </w:t>
      </w:r>
      <w:r w:rsidR="00A40A43">
        <w:rPr>
          <w:rFonts w:hint="eastAsia"/>
        </w:rPr>
        <w:t>E</w:t>
      </w:r>
      <w:r w:rsidR="00A40A43">
        <w:t xml:space="preserve">ntity </w:t>
      </w:r>
      <w:r w:rsidR="00A40A43">
        <w:rPr>
          <w:rFonts w:hint="eastAsia"/>
        </w:rPr>
        <w:t>쪽에 작은 동그라미를 표시한다.</w:t>
      </w:r>
      <w:r w:rsidR="00E153CC">
        <w:rPr>
          <w:rFonts w:hint="eastAsia"/>
        </w:rPr>
        <w:t xml:space="preserve"> </w:t>
      </w:r>
      <w:r>
        <w:rPr>
          <w:rFonts w:hint="eastAsia"/>
        </w:rPr>
        <w:t xml:space="preserve">각 </w:t>
      </w:r>
      <w:r>
        <w:t>Entity</w:t>
      </w:r>
      <w:r>
        <w:rPr>
          <w:rFonts w:hint="eastAsia"/>
        </w:rPr>
        <w:t xml:space="preserve">가 가지는 </w:t>
      </w:r>
      <w:r>
        <w:t>Attribute</w:t>
      </w:r>
      <w:r>
        <w:rPr>
          <w:rFonts w:hint="eastAsia"/>
        </w:rPr>
        <w:t>는 타원형으로 표현되는데,</w:t>
      </w:r>
      <w:r>
        <w:t xml:space="preserve"> </w:t>
      </w:r>
      <w:r>
        <w:rPr>
          <w:rFonts w:hint="eastAsia"/>
        </w:rPr>
        <w:t>각 E</w:t>
      </w:r>
      <w:r>
        <w:t>ntity</w:t>
      </w:r>
      <w:r>
        <w:rPr>
          <w:rFonts w:hint="eastAsia"/>
        </w:rPr>
        <w:t>를 식별하는</w:t>
      </w:r>
      <w:r>
        <w:t>Unique key</w:t>
      </w:r>
      <w:r>
        <w:rPr>
          <w:rFonts w:hint="eastAsia"/>
        </w:rPr>
        <w:t>는 라벨에 밑줄을 그어 표시하고,</w:t>
      </w:r>
      <w:r>
        <w:t xml:space="preserve"> </w:t>
      </w:r>
      <w:r>
        <w:rPr>
          <w:rFonts w:hint="eastAsia"/>
        </w:rPr>
        <w:t xml:space="preserve">여러 </w:t>
      </w:r>
      <w:r>
        <w:t>Attribute</w:t>
      </w:r>
      <w:r>
        <w:rPr>
          <w:rFonts w:hint="eastAsia"/>
        </w:rPr>
        <w:t>를 허용하는 경우에는 테두리를 이중으로 긋는다.</w:t>
      </w:r>
    </w:p>
    <w:p w14:paraId="42E7C7E2" w14:textId="77777777" w:rsidR="00B77A70" w:rsidRDefault="00B77A70" w:rsidP="00EE14D9">
      <w:r>
        <w:rPr>
          <w:noProof/>
        </w:rPr>
        <w:lastRenderedPageBreak/>
        <w:drawing>
          <wp:inline distT="0" distB="0" distL="0" distR="0" wp14:anchorId="1C2092FD" wp14:editId="041F6211">
            <wp:extent cx="5404683" cy="36195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404683" cy="3619500"/>
                    </a:xfrm>
                    <a:prstGeom prst="rect">
                      <a:avLst/>
                    </a:prstGeom>
                    <a:noFill/>
                    <a:ln>
                      <a:noFill/>
                    </a:ln>
                  </pic:spPr>
                </pic:pic>
              </a:graphicData>
            </a:graphic>
          </wp:inline>
        </w:drawing>
      </w:r>
    </w:p>
    <w:p w14:paraId="50EC0D48" w14:textId="17D91ACA" w:rsidR="00B77A70" w:rsidRPr="00B77A70" w:rsidRDefault="00B77A70" w:rsidP="00B77A70">
      <w:pPr>
        <w:pStyle w:val="ab"/>
        <w:jc w:val="center"/>
      </w:pPr>
      <w:bookmarkStart w:id="323" w:name="_Toc9327901"/>
      <w:r>
        <w:t xml:space="preserve">Diagram </w:t>
      </w:r>
      <w:r w:rsidR="0089007E">
        <w:fldChar w:fldCharType="begin"/>
      </w:r>
      <w:r w:rsidR="0089007E">
        <w:instrText xml:space="preserve"> SEQ Diagram \* ARABIC </w:instrText>
      </w:r>
      <w:r w:rsidR="0089007E">
        <w:fldChar w:fldCharType="separate"/>
      </w:r>
      <w:r w:rsidR="00F87115">
        <w:rPr>
          <w:noProof/>
        </w:rPr>
        <w:t>16</w:t>
      </w:r>
      <w:r w:rsidR="0089007E">
        <w:rPr>
          <w:noProof/>
        </w:rPr>
        <w:fldChar w:fldCharType="end"/>
      </w:r>
      <w:r>
        <w:rPr>
          <w:rFonts w:hint="eastAsia"/>
        </w:rPr>
        <w:t>:</w:t>
      </w:r>
      <w:r>
        <w:t xml:space="preserve"> Overall ER diagram</w:t>
      </w:r>
      <w:bookmarkEnd w:id="323"/>
    </w:p>
    <w:p w14:paraId="0AC65761" w14:textId="77777777" w:rsidR="003F6026" w:rsidRDefault="005C3CB4" w:rsidP="003F6026">
      <w:pPr>
        <w:pStyle w:val="3"/>
      </w:pPr>
      <w:bookmarkStart w:id="324" w:name="_Toc9298081"/>
      <w:bookmarkStart w:id="325" w:name="_Toc9244472"/>
      <w:bookmarkStart w:id="326" w:name="_Toc9467845"/>
      <w:r>
        <w:rPr>
          <w:rFonts w:hint="eastAsia"/>
        </w:rPr>
        <w:t>E</w:t>
      </w:r>
      <w:r>
        <w:t>ntities</w:t>
      </w:r>
      <w:bookmarkEnd w:id="324"/>
      <w:bookmarkEnd w:id="325"/>
      <w:bookmarkEnd w:id="326"/>
    </w:p>
    <w:p w14:paraId="7612DE01" w14:textId="77777777" w:rsidR="005C3CB4" w:rsidRDefault="00C754DF" w:rsidP="00BE4E22">
      <w:pPr>
        <w:pStyle w:val="4"/>
      </w:pPr>
      <w:bookmarkStart w:id="327" w:name="_Toc9298082"/>
      <w:bookmarkStart w:id="328" w:name="_Toc9244473"/>
      <w:bookmarkStart w:id="329" w:name="_Toc9467846"/>
      <w:r>
        <w:rPr>
          <w:rFonts w:hint="eastAsia"/>
        </w:rPr>
        <w:t>U</w:t>
      </w:r>
      <w:r>
        <w:t>ser</w:t>
      </w:r>
      <w:bookmarkEnd w:id="327"/>
      <w:bookmarkEnd w:id="328"/>
      <w:bookmarkEnd w:id="329"/>
    </w:p>
    <w:p w14:paraId="4CDBCE4A" w14:textId="77777777" w:rsidR="005C3CB4" w:rsidRDefault="005C3CB4" w:rsidP="006D4B34">
      <w:pPr>
        <w:keepNext/>
        <w:jc w:val="center"/>
      </w:pPr>
      <w:r>
        <w:rPr>
          <w:noProof/>
        </w:rPr>
        <w:drawing>
          <wp:inline distT="0" distB="0" distL="0" distR="0" wp14:anchorId="54E07DBB" wp14:editId="43445151">
            <wp:extent cx="3200400" cy="21145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er-entity-user.png"/>
                    <pic:cNvPicPr/>
                  </pic:nvPicPr>
                  <pic:blipFill>
                    <a:blip r:embed="rId47">
                      <a:extLst>
                        <a:ext uri="{28A0092B-C50C-407E-A947-70E740481C1C}">
                          <a14:useLocalDpi xmlns:a14="http://schemas.microsoft.com/office/drawing/2010/main" val="0"/>
                        </a:ext>
                      </a:extLst>
                    </a:blip>
                    <a:stretch>
                      <a:fillRect/>
                    </a:stretch>
                  </pic:blipFill>
                  <pic:spPr>
                    <a:xfrm>
                      <a:off x="0" y="0"/>
                      <a:ext cx="3200400" cy="2114550"/>
                    </a:xfrm>
                    <a:prstGeom prst="rect">
                      <a:avLst/>
                    </a:prstGeom>
                  </pic:spPr>
                </pic:pic>
              </a:graphicData>
            </a:graphic>
          </wp:inline>
        </w:drawing>
      </w:r>
    </w:p>
    <w:p w14:paraId="2785C586" w14:textId="512EE7E8" w:rsidR="005C3CB4" w:rsidRDefault="005C3CB4" w:rsidP="005C3CB4">
      <w:pPr>
        <w:pStyle w:val="ab"/>
        <w:jc w:val="center"/>
      </w:pPr>
      <w:bookmarkStart w:id="330" w:name="_Toc9327902"/>
      <w:r>
        <w:t xml:space="preserve">Diagram </w:t>
      </w:r>
      <w:r w:rsidR="0089007E">
        <w:fldChar w:fldCharType="begin"/>
      </w:r>
      <w:r w:rsidR="0089007E">
        <w:instrText xml:space="preserve"> SEQ Diagram \* ARABIC </w:instrText>
      </w:r>
      <w:r w:rsidR="0089007E">
        <w:fldChar w:fldCharType="separate"/>
      </w:r>
      <w:r w:rsidR="00F87115">
        <w:rPr>
          <w:noProof/>
        </w:rPr>
        <w:t>17</w:t>
      </w:r>
      <w:r w:rsidR="0089007E">
        <w:rPr>
          <w:noProof/>
        </w:rPr>
        <w:fldChar w:fldCharType="end"/>
      </w:r>
      <w:r>
        <w:t>: ER diagram, Entity, User</w:t>
      </w:r>
      <w:bookmarkEnd w:id="330"/>
    </w:p>
    <w:p w14:paraId="51F77AF3" w14:textId="77777777" w:rsidR="005C3CB4" w:rsidRDefault="005C3CB4" w:rsidP="006D4B34">
      <w:r>
        <w:rPr>
          <w:rFonts w:hint="eastAsia"/>
        </w:rPr>
        <w:t>U</w:t>
      </w:r>
      <w:r>
        <w:t>ser Entity</w:t>
      </w:r>
      <w:r>
        <w:rPr>
          <w:rFonts w:hint="eastAsia"/>
        </w:rPr>
        <w:t>는 사용자의 정보를 표현한다.</w:t>
      </w:r>
      <w:r>
        <w:t xml:space="preserve"> </w:t>
      </w:r>
      <w:proofErr w:type="spellStart"/>
      <w:r>
        <w:t>user_id</w:t>
      </w:r>
      <w:proofErr w:type="spellEnd"/>
      <w:r>
        <w:t xml:space="preserve"> </w:t>
      </w:r>
      <w:r>
        <w:rPr>
          <w:rFonts w:hint="eastAsia"/>
        </w:rPr>
        <w:t xml:space="preserve">속성이 </w:t>
      </w:r>
      <w:r>
        <w:t>primary key</w:t>
      </w:r>
      <w:r>
        <w:rPr>
          <w:rFonts w:hint="eastAsia"/>
        </w:rPr>
        <w:t>이며,</w:t>
      </w:r>
      <w:r>
        <w:t xml:space="preserve"> </w:t>
      </w:r>
      <w:r>
        <w:rPr>
          <w:rFonts w:hint="eastAsia"/>
        </w:rPr>
        <w:t>이름,</w:t>
      </w:r>
      <w:r>
        <w:t xml:space="preserve"> </w:t>
      </w:r>
      <w:r>
        <w:rPr>
          <w:rFonts w:hint="eastAsia"/>
        </w:rPr>
        <w:t>패스워드 정보를 가지고 있다.</w:t>
      </w:r>
    </w:p>
    <w:p w14:paraId="1E348AE1" w14:textId="77777777" w:rsidR="003F6026" w:rsidRPr="00BE4E22" w:rsidRDefault="003F6026" w:rsidP="003C6514"/>
    <w:p w14:paraId="60C0A1F8" w14:textId="77777777" w:rsidR="005C3CB4" w:rsidRDefault="00C754DF" w:rsidP="00BE4E22">
      <w:pPr>
        <w:pStyle w:val="4"/>
      </w:pPr>
      <w:bookmarkStart w:id="331" w:name="_Toc9298083"/>
      <w:bookmarkStart w:id="332" w:name="_Toc9244474"/>
      <w:bookmarkStart w:id="333" w:name="_Toc9467847"/>
      <w:r w:rsidRPr="00BE4E22">
        <w:rPr>
          <w:rFonts w:hint="eastAsia"/>
        </w:rPr>
        <w:lastRenderedPageBreak/>
        <w:t>B</w:t>
      </w:r>
      <w:r w:rsidRPr="00BE4E22">
        <w:t>ookmar</w:t>
      </w:r>
      <w:r w:rsidR="005C3CB4" w:rsidRPr="00BE4E22">
        <w:t>k</w:t>
      </w:r>
      <w:bookmarkEnd w:id="331"/>
      <w:bookmarkEnd w:id="332"/>
      <w:bookmarkEnd w:id="333"/>
    </w:p>
    <w:p w14:paraId="591284D4" w14:textId="77777777" w:rsidR="005C3CB4" w:rsidRDefault="005C3CB4" w:rsidP="006D4B34">
      <w:pPr>
        <w:keepNext/>
        <w:jc w:val="center"/>
      </w:pPr>
      <w:r>
        <w:rPr>
          <w:rFonts w:hint="eastAsia"/>
          <w:noProof/>
        </w:rPr>
        <w:drawing>
          <wp:inline distT="0" distB="0" distL="0" distR="0" wp14:anchorId="2EF056DC" wp14:editId="554105DF">
            <wp:extent cx="3257550" cy="17335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er-entity-bookmark.png"/>
                    <pic:cNvPicPr/>
                  </pic:nvPicPr>
                  <pic:blipFill>
                    <a:blip r:embed="rId48">
                      <a:extLst>
                        <a:ext uri="{28A0092B-C50C-407E-A947-70E740481C1C}">
                          <a14:useLocalDpi xmlns:a14="http://schemas.microsoft.com/office/drawing/2010/main" val="0"/>
                        </a:ext>
                      </a:extLst>
                    </a:blip>
                    <a:stretch>
                      <a:fillRect/>
                    </a:stretch>
                  </pic:blipFill>
                  <pic:spPr>
                    <a:xfrm>
                      <a:off x="0" y="0"/>
                      <a:ext cx="3257550" cy="1733550"/>
                    </a:xfrm>
                    <a:prstGeom prst="rect">
                      <a:avLst/>
                    </a:prstGeom>
                  </pic:spPr>
                </pic:pic>
              </a:graphicData>
            </a:graphic>
          </wp:inline>
        </w:drawing>
      </w:r>
    </w:p>
    <w:p w14:paraId="367E9BC6" w14:textId="3697EEF5" w:rsidR="005C3CB4" w:rsidRDefault="005C3CB4" w:rsidP="006D4B34">
      <w:pPr>
        <w:pStyle w:val="ab"/>
        <w:jc w:val="center"/>
      </w:pPr>
      <w:bookmarkStart w:id="334" w:name="_Toc9327903"/>
      <w:r>
        <w:t xml:space="preserve">Diagram </w:t>
      </w:r>
      <w:r w:rsidR="0089007E">
        <w:fldChar w:fldCharType="begin"/>
      </w:r>
      <w:r w:rsidR="0089007E">
        <w:instrText xml:space="preserve"> SEQ Diagram \* ARABIC </w:instrText>
      </w:r>
      <w:r w:rsidR="0089007E">
        <w:fldChar w:fldCharType="separate"/>
      </w:r>
      <w:r w:rsidR="00F87115">
        <w:rPr>
          <w:noProof/>
        </w:rPr>
        <w:t>18</w:t>
      </w:r>
      <w:r w:rsidR="0089007E">
        <w:rPr>
          <w:noProof/>
        </w:rPr>
        <w:fldChar w:fldCharType="end"/>
      </w:r>
      <w:r>
        <w:t>: ER diagram, Entity, Bookmark</w:t>
      </w:r>
      <w:bookmarkEnd w:id="334"/>
    </w:p>
    <w:p w14:paraId="322ABDD8" w14:textId="77777777" w:rsidR="005C3CB4" w:rsidRDefault="005C3CB4" w:rsidP="00512068">
      <w:pPr>
        <w:jc w:val="both"/>
      </w:pPr>
      <w:r>
        <w:t>Bookmark Entity</w:t>
      </w:r>
      <w:r>
        <w:rPr>
          <w:rFonts w:hint="eastAsia"/>
        </w:rPr>
        <w:t xml:space="preserve">는 각 사용자가 </w:t>
      </w:r>
      <w:r>
        <w:t>Item</w:t>
      </w:r>
      <w:r>
        <w:rPr>
          <w:rFonts w:hint="eastAsia"/>
        </w:rPr>
        <w:t xml:space="preserve">에 대해 설정한 </w:t>
      </w:r>
      <w:proofErr w:type="spellStart"/>
      <w:r>
        <w:rPr>
          <w:rFonts w:hint="eastAsia"/>
        </w:rPr>
        <w:t>즐겨찾기의</w:t>
      </w:r>
      <w:proofErr w:type="spellEnd"/>
      <w:r>
        <w:rPr>
          <w:rFonts w:hint="eastAsia"/>
        </w:rPr>
        <w:t xml:space="preserve"> 정보를 표현한다.</w:t>
      </w:r>
      <w:r>
        <w:t xml:space="preserve"> Primary key</w:t>
      </w:r>
      <w:r>
        <w:rPr>
          <w:rFonts w:hint="eastAsia"/>
        </w:rPr>
        <w:t>는 존재하지 않으며,</w:t>
      </w:r>
      <w:r>
        <w:t xml:space="preserve"> </w:t>
      </w:r>
      <w:r>
        <w:rPr>
          <w:rFonts w:hint="eastAsia"/>
        </w:rPr>
        <w:t>I</w:t>
      </w:r>
      <w:r>
        <w:t>tem entity, User entity</w:t>
      </w:r>
      <w:r>
        <w:rPr>
          <w:rFonts w:hint="eastAsia"/>
        </w:rPr>
        <w:t xml:space="preserve">의 </w:t>
      </w:r>
      <w:r>
        <w:t>primary key</w:t>
      </w:r>
      <w:r>
        <w:rPr>
          <w:rFonts w:hint="eastAsia"/>
        </w:rPr>
        <w:t xml:space="preserve">를 조합한 </w:t>
      </w:r>
      <w:r>
        <w:t>composite key</w:t>
      </w:r>
      <w:r>
        <w:rPr>
          <w:rFonts w:hint="eastAsia"/>
        </w:rPr>
        <w:t>로 b</w:t>
      </w:r>
      <w:r>
        <w:t>ookmark</w:t>
      </w:r>
      <w:r w:rsidR="00C979F5">
        <w:rPr>
          <w:rFonts w:hint="eastAsia"/>
        </w:rPr>
        <w:t>를 찾는다.</w:t>
      </w:r>
      <w:r w:rsidR="00C979F5">
        <w:t xml:space="preserve"> </w:t>
      </w:r>
      <w:r w:rsidR="00C979F5">
        <w:rPr>
          <w:rFonts w:hint="eastAsia"/>
        </w:rPr>
        <w:t xml:space="preserve">기타 속성으로는 </w:t>
      </w:r>
      <w:r w:rsidR="00C979F5">
        <w:t>bookmark</w:t>
      </w:r>
      <w:r w:rsidR="00C979F5">
        <w:rPr>
          <w:rFonts w:hint="eastAsia"/>
        </w:rPr>
        <w:t>가 추가된 날짜가 있다.</w:t>
      </w:r>
    </w:p>
    <w:p w14:paraId="2CC1C2D0" w14:textId="77777777" w:rsidR="003C6514" w:rsidRPr="005C3CB4" w:rsidRDefault="003C6514" w:rsidP="00512068">
      <w:pPr>
        <w:jc w:val="both"/>
      </w:pPr>
    </w:p>
    <w:p w14:paraId="205B7A02" w14:textId="77777777" w:rsidR="00C979F5" w:rsidRDefault="00C754DF" w:rsidP="003C6514">
      <w:pPr>
        <w:pStyle w:val="4"/>
      </w:pPr>
      <w:bookmarkStart w:id="335" w:name="_Toc9298084"/>
      <w:bookmarkStart w:id="336" w:name="_Toc9244475"/>
      <w:bookmarkStart w:id="337" w:name="_Toc9467848"/>
      <w:r>
        <w:rPr>
          <w:rFonts w:hint="eastAsia"/>
        </w:rPr>
        <w:t>A</w:t>
      </w:r>
      <w:r>
        <w:t>uthority</w:t>
      </w:r>
      <w:bookmarkEnd w:id="335"/>
      <w:bookmarkEnd w:id="336"/>
      <w:bookmarkEnd w:id="337"/>
    </w:p>
    <w:p w14:paraId="70646D66" w14:textId="77777777" w:rsidR="00C979F5" w:rsidRDefault="00C979F5" w:rsidP="006D4B34">
      <w:pPr>
        <w:keepNext/>
        <w:jc w:val="center"/>
      </w:pPr>
      <w:r>
        <w:rPr>
          <w:rFonts w:hint="eastAsia"/>
          <w:noProof/>
        </w:rPr>
        <w:drawing>
          <wp:inline distT="0" distB="0" distL="0" distR="0" wp14:anchorId="3A8B0E95" wp14:editId="03BB4A6A">
            <wp:extent cx="2590800" cy="1504950"/>
            <wp:effectExtent l="0" t="0" r="0" b="0"/>
            <wp:docPr id="6" name="그림 6" descr="풀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er-entity-authority.png"/>
                    <pic:cNvPicPr/>
                  </pic:nvPicPr>
                  <pic:blipFill>
                    <a:blip r:embed="rId49">
                      <a:extLst>
                        <a:ext uri="{28A0092B-C50C-407E-A947-70E740481C1C}">
                          <a14:useLocalDpi xmlns:a14="http://schemas.microsoft.com/office/drawing/2010/main" val="0"/>
                        </a:ext>
                      </a:extLst>
                    </a:blip>
                    <a:stretch>
                      <a:fillRect/>
                    </a:stretch>
                  </pic:blipFill>
                  <pic:spPr>
                    <a:xfrm>
                      <a:off x="0" y="0"/>
                      <a:ext cx="2590800" cy="1504950"/>
                    </a:xfrm>
                    <a:prstGeom prst="rect">
                      <a:avLst/>
                    </a:prstGeom>
                  </pic:spPr>
                </pic:pic>
              </a:graphicData>
            </a:graphic>
          </wp:inline>
        </w:drawing>
      </w:r>
    </w:p>
    <w:p w14:paraId="57C5D79E" w14:textId="5A0832F1" w:rsidR="00C979F5" w:rsidRDefault="00C979F5" w:rsidP="006D4B34">
      <w:pPr>
        <w:pStyle w:val="ab"/>
        <w:jc w:val="center"/>
      </w:pPr>
      <w:bookmarkStart w:id="338" w:name="_Toc9327904"/>
      <w:r>
        <w:t xml:space="preserve">Diagram </w:t>
      </w:r>
      <w:r w:rsidR="0089007E">
        <w:fldChar w:fldCharType="begin"/>
      </w:r>
      <w:r w:rsidR="0089007E">
        <w:instrText xml:space="preserve"> SEQ Diagram \* ARABIC </w:instrText>
      </w:r>
      <w:r w:rsidR="0089007E">
        <w:fldChar w:fldCharType="separate"/>
      </w:r>
      <w:r w:rsidR="00F87115">
        <w:rPr>
          <w:noProof/>
        </w:rPr>
        <w:t>19</w:t>
      </w:r>
      <w:r w:rsidR="0089007E">
        <w:rPr>
          <w:noProof/>
        </w:rPr>
        <w:fldChar w:fldCharType="end"/>
      </w:r>
      <w:r>
        <w:rPr>
          <w:rFonts w:hint="eastAsia"/>
        </w:rPr>
        <w:t>:</w:t>
      </w:r>
      <w:r>
        <w:t xml:space="preserve"> </w:t>
      </w:r>
      <w:r>
        <w:rPr>
          <w:rFonts w:hint="eastAsia"/>
        </w:rPr>
        <w:t>E</w:t>
      </w:r>
      <w:r>
        <w:t>R diagram, Entity, Authority</w:t>
      </w:r>
      <w:bookmarkEnd w:id="338"/>
    </w:p>
    <w:p w14:paraId="5BEDA216" w14:textId="77777777" w:rsidR="00C979F5" w:rsidRPr="00C979F5" w:rsidRDefault="00C979F5" w:rsidP="00C979F5">
      <w:r>
        <w:t>Authority Entity</w:t>
      </w:r>
      <w:r>
        <w:rPr>
          <w:rFonts w:hint="eastAsia"/>
        </w:rPr>
        <w:t>는 각 사용자가 가질 수 있는 권한 정보를 나타낸다.</w:t>
      </w:r>
      <w:r>
        <w:t xml:space="preserve"> Primary key</w:t>
      </w:r>
      <w:r>
        <w:rPr>
          <w:rFonts w:hint="eastAsia"/>
        </w:rPr>
        <w:t xml:space="preserve">는 </w:t>
      </w:r>
      <w:r>
        <w:t>id</w:t>
      </w:r>
      <w:r>
        <w:rPr>
          <w:rFonts w:hint="eastAsia"/>
        </w:rPr>
        <w:t>이며,</w:t>
      </w:r>
      <w:r>
        <w:t xml:space="preserve"> </w:t>
      </w:r>
      <w:r>
        <w:rPr>
          <w:rFonts w:hint="eastAsia"/>
        </w:rPr>
        <w:t xml:space="preserve">해당 권한의 이름인 </w:t>
      </w:r>
      <w:r>
        <w:t xml:space="preserve">name </w:t>
      </w:r>
      <w:r>
        <w:rPr>
          <w:rFonts w:hint="eastAsia"/>
        </w:rPr>
        <w:t>속성이 있다.</w:t>
      </w:r>
    </w:p>
    <w:p w14:paraId="46701017" w14:textId="77777777" w:rsidR="00C754DF" w:rsidRDefault="00C754DF" w:rsidP="00BE4E22">
      <w:pPr>
        <w:pStyle w:val="4"/>
      </w:pPr>
      <w:bookmarkStart w:id="339" w:name="_Toc9298085"/>
      <w:bookmarkStart w:id="340" w:name="_Toc9244476"/>
      <w:bookmarkStart w:id="341" w:name="_Toc9467849"/>
      <w:r>
        <w:rPr>
          <w:rFonts w:hint="eastAsia"/>
        </w:rPr>
        <w:lastRenderedPageBreak/>
        <w:t>I</w:t>
      </w:r>
      <w:r>
        <w:t>tem</w:t>
      </w:r>
      <w:bookmarkEnd w:id="339"/>
      <w:bookmarkEnd w:id="340"/>
      <w:bookmarkEnd w:id="341"/>
    </w:p>
    <w:p w14:paraId="542623FC" w14:textId="77777777" w:rsidR="00C979F5" w:rsidRDefault="00C979F5" w:rsidP="006D4B34">
      <w:pPr>
        <w:keepNext/>
        <w:jc w:val="center"/>
      </w:pPr>
      <w:r>
        <w:rPr>
          <w:rFonts w:hint="eastAsia"/>
          <w:noProof/>
        </w:rPr>
        <w:drawing>
          <wp:inline distT="0" distB="0" distL="0" distR="0" wp14:anchorId="432287A5" wp14:editId="1EBA9531">
            <wp:extent cx="2952750" cy="33623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er-entity-item.png"/>
                    <pic:cNvPicPr/>
                  </pic:nvPicPr>
                  <pic:blipFill>
                    <a:blip r:embed="rId50">
                      <a:extLst>
                        <a:ext uri="{28A0092B-C50C-407E-A947-70E740481C1C}">
                          <a14:useLocalDpi xmlns:a14="http://schemas.microsoft.com/office/drawing/2010/main" val="0"/>
                        </a:ext>
                      </a:extLst>
                    </a:blip>
                    <a:stretch>
                      <a:fillRect/>
                    </a:stretch>
                  </pic:blipFill>
                  <pic:spPr>
                    <a:xfrm>
                      <a:off x="0" y="0"/>
                      <a:ext cx="2952750" cy="3362325"/>
                    </a:xfrm>
                    <a:prstGeom prst="rect">
                      <a:avLst/>
                    </a:prstGeom>
                  </pic:spPr>
                </pic:pic>
              </a:graphicData>
            </a:graphic>
          </wp:inline>
        </w:drawing>
      </w:r>
    </w:p>
    <w:p w14:paraId="563F6E63" w14:textId="5A62C2A5" w:rsidR="00C979F5" w:rsidRDefault="00C979F5" w:rsidP="006D4B34">
      <w:pPr>
        <w:pStyle w:val="ab"/>
        <w:jc w:val="center"/>
      </w:pPr>
      <w:bookmarkStart w:id="342" w:name="_Toc9327905"/>
      <w:r>
        <w:t xml:space="preserve">Diagram </w:t>
      </w:r>
      <w:r w:rsidR="0089007E">
        <w:fldChar w:fldCharType="begin"/>
      </w:r>
      <w:r w:rsidR="0089007E">
        <w:instrText xml:space="preserve"> SEQ Diagram \* ARABIC </w:instrText>
      </w:r>
      <w:r w:rsidR="0089007E">
        <w:fldChar w:fldCharType="separate"/>
      </w:r>
      <w:r w:rsidR="00F87115">
        <w:rPr>
          <w:noProof/>
        </w:rPr>
        <w:t>20</w:t>
      </w:r>
      <w:r w:rsidR="0089007E">
        <w:rPr>
          <w:noProof/>
        </w:rPr>
        <w:fldChar w:fldCharType="end"/>
      </w:r>
      <w:r>
        <w:t>: ER diagram, Entity, Item</w:t>
      </w:r>
      <w:bookmarkEnd w:id="342"/>
    </w:p>
    <w:p w14:paraId="5A7A9EC2" w14:textId="77777777" w:rsidR="00C979F5" w:rsidRPr="00C979F5" w:rsidRDefault="00C979F5" w:rsidP="00C979F5">
      <w:r>
        <w:rPr>
          <w:rFonts w:hint="eastAsia"/>
        </w:rPr>
        <w:t>I</w:t>
      </w:r>
      <w:r>
        <w:t>tem Entity</w:t>
      </w:r>
      <w:r>
        <w:rPr>
          <w:rFonts w:hint="eastAsia"/>
        </w:rPr>
        <w:t>는 각각의 상품에 대한 정보를 가지고 있으며,</w:t>
      </w:r>
      <w:r>
        <w:t xml:space="preserve"> primary key</w:t>
      </w:r>
      <w:r>
        <w:rPr>
          <w:rFonts w:hint="eastAsia"/>
        </w:rPr>
        <w:t xml:space="preserve">는 </w:t>
      </w:r>
      <w:r>
        <w:t>item id</w:t>
      </w:r>
      <w:r>
        <w:rPr>
          <w:rFonts w:hint="eastAsia"/>
        </w:rPr>
        <w:t>이다.</w:t>
      </w:r>
      <w:r>
        <w:t xml:space="preserve"> </w:t>
      </w:r>
      <w:r>
        <w:rPr>
          <w:rFonts w:hint="eastAsia"/>
        </w:rPr>
        <w:t>이외 속성으로는n</w:t>
      </w:r>
      <w:r>
        <w:t xml:space="preserve">ame, company, specs, links, </w:t>
      </w:r>
      <w:proofErr w:type="spellStart"/>
      <w:r>
        <w:t>review_scores</w:t>
      </w:r>
      <w:proofErr w:type="spellEnd"/>
      <w:r>
        <w:rPr>
          <w:rFonts w:hint="eastAsia"/>
        </w:rPr>
        <w:t>가 있다.</w:t>
      </w:r>
      <w:r>
        <w:t xml:space="preserve"> </w:t>
      </w:r>
      <w:r>
        <w:rPr>
          <w:rFonts w:hint="eastAsia"/>
        </w:rPr>
        <w:t>s</w:t>
      </w:r>
      <w:r>
        <w:t xml:space="preserve">pecs, links, </w:t>
      </w:r>
      <w:proofErr w:type="spellStart"/>
      <w:r>
        <w:t>review_score</w:t>
      </w:r>
      <w:r>
        <w:rPr>
          <w:rFonts w:hint="eastAsia"/>
        </w:rPr>
        <w:t>s</w:t>
      </w:r>
      <w:proofErr w:type="spellEnd"/>
      <w:r>
        <w:rPr>
          <w:rFonts w:hint="eastAsia"/>
        </w:rPr>
        <w:t>는 여러 개의 값을 가질 수 있다.</w:t>
      </w:r>
      <w:r>
        <w:t xml:space="preserve"> </w:t>
      </w:r>
    </w:p>
    <w:p w14:paraId="2D296DAA" w14:textId="77777777" w:rsidR="00C754DF" w:rsidRDefault="00C754DF" w:rsidP="00BE4E22">
      <w:pPr>
        <w:pStyle w:val="4"/>
      </w:pPr>
      <w:bookmarkStart w:id="343" w:name="_Toc9298086"/>
      <w:bookmarkStart w:id="344" w:name="_Toc9244477"/>
      <w:bookmarkStart w:id="345" w:name="_Toc9467850"/>
      <w:r>
        <w:rPr>
          <w:rFonts w:hint="eastAsia"/>
        </w:rPr>
        <w:t>R</w:t>
      </w:r>
      <w:r>
        <w:t>ecommend Category</w:t>
      </w:r>
      <w:bookmarkEnd w:id="343"/>
      <w:bookmarkEnd w:id="344"/>
      <w:bookmarkEnd w:id="345"/>
    </w:p>
    <w:p w14:paraId="2960EFE5" w14:textId="77777777" w:rsidR="00C979F5" w:rsidRDefault="00C979F5" w:rsidP="001E6905">
      <w:pPr>
        <w:keepNext/>
        <w:jc w:val="center"/>
      </w:pPr>
      <w:r>
        <w:rPr>
          <w:rFonts w:hint="eastAsia"/>
          <w:noProof/>
        </w:rPr>
        <w:drawing>
          <wp:inline distT="0" distB="0" distL="0" distR="0" wp14:anchorId="76FA40E1" wp14:editId="7997EDE6">
            <wp:extent cx="2933700" cy="17240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er-entity-recommend-category.png"/>
                    <pic:cNvPicPr/>
                  </pic:nvPicPr>
                  <pic:blipFill>
                    <a:blip r:embed="rId51">
                      <a:extLst>
                        <a:ext uri="{28A0092B-C50C-407E-A947-70E740481C1C}">
                          <a14:useLocalDpi xmlns:a14="http://schemas.microsoft.com/office/drawing/2010/main" val="0"/>
                        </a:ext>
                      </a:extLst>
                    </a:blip>
                    <a:stretch>
                      <a:fillRect/>
                    </a:stretch>
                  </pic:blipFill>
                  <pic:spPr>
                    <a:xfrm>
                      <a:off x="0" y="0"/>
                      <a:ext cx="2933700" cy="1724025"/>
                    </a:xfrm>
                    <a:prstGeom prst="rect">
                      <a:avLst/>
                    </a:prstGeom>
                  </pic:spPr>
                </pic:pic>
              </a:graphicData>
            </a:graphic>
          </wp:inline>
        </w:drawing>
      </w:r>
    </w:p>
    <w:p w14:paraId="06DFF591" w14:textId="23D3973D" w:rsidR="00C979F5" w:rsidRDefault="00C979F5" w:rsidP="001E6905">
      <w:pPr>
        <w:pStyle w:val="ab"/>
        <w:jc w:val="center"/>
      </w:pPr>
      <w:bookmarkStart w:id="346" w:name="_Toc9327906"/>
      <w:r>
        <w:t xml:space="preserve">Diagram </w:t>
      </w:r>
      <w:r w:rsidR="0089007E">
        <w:fldChar w:fldCharType="begin"/>
      </w:r>
      <w:r w:rsidR="0089007E">
        <w:instrText xml:space="preserve"> SEQ Diagram \* ARABIC </w:instrText>
      </w:r>
      <w:r w:rsidR="0089007E">
        <w:fldChar w:fldCharType="separate"/>
      </w:r>
      <w:r w:rsidR="00F87115">
        <w:rPr>
          <w:noProof/>
        </w:rPr>
        <w:t>21</w:t>
      </w:r>
      <w:r w:rsidR="0089007E">
        <w:rPr>
          <w:noProof/>
        </w:rPr>
        <w:fldChar w:fldCharType="end"/>
      </w:r>
      <w:r>
        <w:t>: ER diagram, Entity, Recommend Category</w:t>
      </w:r>
      <w:bookmarkEnd w:id="346"/>
    </w:p>
    <w:p w14:paraId="58DC7931" w14:textId="77777777" w:rsidR="00C979F5" w:rsidRPr="00C979F5" w:rsidRDefault="00C979F5" w:rsidP="00C979F5">
      <w:r>
        <w:t>Recommend Category</w:t>
      </w:r>
      <w:r>
        <w:rPr>
          <w:rFonts w:hint="eastAsia"/>
        </w:rPr>
        <w:t>는</w:t>
      </w:r>
      <w:r>
        <w:t xml:space="preserve"> </w:t>
      </w:r>
      <w:r>
        <w:rPr>
          <w:rFonts w:hint="eastAsia"/>
        </w:rPr>
        <w:t>추천 카테고리에 대한 정보를 가지고 있다.</w:t>
      </w:r>
      <w:r>
        <w:t xml:space="preserve"> primary key</w:t>
      </w:r>
      <w:r>
        <w:rPr>
          <w:rFonts w:hint="eastAsia"/>
        </w:rPr>
        <w:t xml:space="preserve">는 </w:t>
      </w:r>
      <w:proofErr w:type="spellStart"/>
      <w:r>
        <w:rPr>
          <w:rFonts w:hint="eastAsia"/>
        </w:rPr>
        <w:t>c</w:t>
      </w:r>
      <w:r>
        <w:t>ategory_id</w:t>
      </w:r>
      <w:proofErr w:type="spellEnd"/>
      <w:r>
        <w:rPr>
          <w:rFonts w:hint="eastAsia"/>
        </w:rPr>
        <w:t>이며,</w:t>
      </w:r>
      <w:r>
        <w:t xml:space="preserve"> </w:t>
      </w:r>
      <w:r>
        <w:rPr>
          <w:rFonts w:hint="eastAsia"/>
        </w:rPr>
        <w:t xml:space="preserve">기타 속성으로는 </w:t>
      </w:r>
      <w:r>
        <w:t>author, description</w:t>
      </w:r>
      <w:r>
        <w:rPr>
          <w:rFonts w:hint="eastAsia"/>
        </w:rPr>
        <w:t>이 있다.</w:t>
      </w:r>
    </w:p>
    <w:p w14:paraId="1D222B83" w14:textId="77777777" w:rsidR="00C754DF" w:rsidRDefault="00C754DF" w:rsidP="00BE4E22">
      <w:pPr>
        <w:pStyle w:val="4"/>
      </w:pPr>
      <w:bookmarkStart w:id="347" w:name="_Toc9298087"/>
      <w:bookmarkStart w:id="348" w:name="_Toc9244478"/>
      <w:bookmarkStart w:id="349" w:name="_Toc9467851"/>
      <w:r>
        <w:rPr>
          <w:rFonts w:hint="eastAsia"/>
        </w:rPr>
        <w:lastRenderedPageBreak/>
        <w:t>K</w:t>
      </w:r>
      <w:r>
        <w:t>eyword</w:t>
      </w:r>
      <w:bookmarkEnd w:id="347"/>
      <w:bookmarkEnd w:id="348"/>
      <w:bookmarkEnd w:id="349"/>
    </w:p>
    <w:p w14:paraId="42EC0AD8" w14:textId="77777777" w:rsidR="00C979F5" w:rsidRDefault="00C979F5" w:rsidP="001E6905">
      <w:pPr>
        <w:keepNext/>
        <w:jc w:val="center"/>
      </w:pPr>
      <w:r>
        <w:rPr>
          <w:rFonts w:hint="eastAsia"/>
          <w:noProof/>
        </w:rPr>
        <w:drawing>
          <wp:inline distT="0" distB="0" distL="0" distR="0" wp14:anchorId="548E7BA0" wp14:editId="792998B1">
            <wp:extent cx="1485900" cy="157162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er-entity-keyword.png"/>
                    <pic:cNvPicPr/>
                  </pic:nvPicPr>
                  <pic:blipFill>
                    <a:blip r:embed="rId52">
                      <a:extLst>
                        <a:ext uri="{28A0092B-C50C-407E-A947-70E740481C1C}">
                          <a14:useLocalDpi xmlns:a14="http://schemas.microsoft.com/office/drawing/2010/main" val="0"/>
                        </a:ext>
                      </a:extLst>
                    </a:blip>
                    <a:stretch>
                      <a:fillRect/>
                    </a:stretch>
                  </pic:blipFill>
                  <pic:spPr>
                    <a:xfrm>
                      <a:off x="0" y="0"/>
                      <a:ext cx="1485900" cy="1571625"/>
                    </a:xfrm>
                    <a:prstGeom prst="rect">
                      <a:avLst/>
                    </a:prstGeom>
                  </pic:spPr>
                </pic:pic>
              </a:graphicData>
            </a:graphic>
          </wp:inline>
        </w:drawing>
      </w:r>
    </w:p>
    <w:p w14:paraId="7468DA88" w14:textId="371E0B20" w:rsidR="00C979F5" w:rsidRDefault="00C979F5" w:rsidP="001E6905">
      <w:pPr>
        <w:pStyle w:val="ab"/>
        <w:jc w:val="center"/>
      </w:pPr>
      <w:bookmarkStart w:id="350" w:name="_Toc9327907"/>
      <w:r>
        <w:t xml:space="preserve">Diagram </w:t>
      </w:r>
      <w:r w:rsidR="0089007E">
        <w:fldChar w:fldCharType="begin"/>
      </w:r>
      <w:r w:rsidR="0089007E">
        <w:instrText xml:space="preserve"> SEQ Diagram \* ARABIC </w:instrText>
      </w:r>
      <w:r w:rsidR="0089007E">
        <w:fldChar w:fldCharType="separate"/>
      </w:r>
      <w:r w:rsidR="00F87115">
        <w:rPr>
          <w:noProof/>
        </w:rPr>
        <w:t>22</w:t>
      </w:r>
      <w:r w:rsidR="0089007E">
        <w:rPr>
          <w:noProof/>
        </w:rPr>
        <w:fldChar w:fldCharType="end"/>
      </w:r>
      <w:r>
        <w:rPr>
          <w:rFonts w:hint="eastAsia"/>
        </w:rPr>
        <w:t>:</w:t>
      </w:r>
      <w:r>
        <w:t xml:space="preserve"> </w:t>
      </w:r>
      <w:r>
        <w:rPr>
          <w:rFonts w:hint="eastAsia"/>
        </w:rPr>
        <w:t>E</w:t>
      </w:r>
      <w:r>
        <w:t>R diagram, Entity, Keyword</w:t>
      </w:r>
      <w:bookmarkEnd w:id="350"/>
    </w:p>
    <w:p w14:paraId="759479FB" w14:textId="77777777" w:rsidR="00C979F5" w:rsidRDefault="00C979F5" w:rsidP="00C979F5">
      <w:r>
        <w:rPr>
          <w:rFonts w:hint="eastAsia"/>
        </w:rPr>
        <w:t>K</w:t>
      </w:r>
      <w:r>
        <w:t>eyword Entity</w:t>
      </w:r>
      <w:r>
        <w:rPr>
          <w:rFonts w:hint="eastAsia"/>
        </w:rPr>
        <w:t>는 각 상품을 묘사하는 키워드에 대한 정보를</w:t>
      </w:r>
      <w:r>
        <w:t xml:space="preserve"> </w:t>
      </w:r>
      <w:r>
        <w:rPr>
          <w:rFonts w:hint="eastAsia"/>
        </w:rPr>
        <w:t>가지고 있다.</w:t>
      </w:r>
      <w:r>
        <w:t xml:space="preserve"> Keyword</w:t>
      </w:r>
      <w:r>
        <w:rPr>
          <w:rFonts w:hint="eastAsia"/>
        </w:rPr>
        <w:t xml:space="preserve">는 중복되지 않는 </w:t>
      </w:r>
      <w:r>
        <w:t xml:space="preserve">name </w:t>
      </w:r>
      <w:r>
        <w:rPr>
          <w:rFonts w:hint="eastAsia"/>
        </w:rPr>
        <w:t xml:space="preserve">속성만 가지고 있다. </w:t>
      </w:r>
    </w:p>
    <w:p w14:paraId="5C1885A6" w14:textId="77777777" w:rsidR="00C754DF" w:rsidRDefault="00C754DF" w:rsidP="00BE4E22">
      <w:pPr>
        <w:pStyle w:val="4"/>
      </w:pPr>
      <w:bookmarkStart w:id="351" w:name="_Toc9298088"/>
      <w:bookmarkStart w:id="352" w:name="_Toc9244479"/>
      <w:bookmarkStart w:id="353" w:name="_Toc9467852"/>
      <w:r>
        <w:rPr>
          <w:rFonts w:hint="eastAsia"/>
        </w:rPr>
        <w:t>R</w:t>
      </w:r>
      <w:r>
        <w:t>eview</w:t>
      </w:r>
      <w:bookmarkEnd w:id="351"/>
      <w:bookmarkEnd w:id="352"/>
      <w:bookmarkEnd w:id="353"/>
    </w:p>
    <w:p w14:paraId="33CC07B3" w14:textId="77777777" w:rsidR="000D3CD6" w:rsidRDefault="00C979F5" w:rsidP="001E6905">
      <w:pPr>
        <w:keepNext/>
        <w:ind w:left="400"/>
        <w:jc w:val="center"/>
      </w:pPr>
      <w:r>
        <w:rPr>
          <w:rFonts w:hint="eastAsia"/>
          <w:noProof/>
        </w:rPr>
        <w:drawing>
          <wp:inline distT="0" distB="0" distL="0" distR="0" wp14:anchorId="4BD3A9E6" wp14:editId="1229B01A">
            <wp:extent cx="4857750" cy="2312625"/>
            <wp:effectExtent l="0" t="0" r="0" b="0"/>
            <wp:docPr id="10" name="그림 10"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er-entity-review.png"/>
                    <pic:cNvPicPr/>
                  </pic:nvPicPr>
                  <pic:blipFill>
                    <a:blip r:embed="rId53">
                      <a:extLst>
                        <a:ext uri="{28A0092B-C50C-407E-A947-70E740481C1C}">
                          <a14:useLocalDpi xmlns:a14="http://schemas.microsoft.com/office/drawing/2010/main" val="0"/>
                        </a:ext>
                      </a:extLst>
                    </a:blip>
                    <a:stretch>
                      <a:fillRect/>
                    </a:stretch>
                  </pic:blipFill>
                  <pic:spPr>
                    <a:xfrm>
                      <a:off x="0" y="0"/>
                      <a:ext cx="4867829" cy="2317423"/>
                    </a:xfrm>
                    <a:prstGeom prst="rect">
                      <a:avLst/>
                    </a:prstGeom>
                  </pic:spPr>
                </pic:pic>
              </a:graphicData>
            </a:graphic>
          </wp:inline>
        </w:drawing>
      </w:r>
    </w:p>
    <w:p w14:paraId="35502210" w14:textId="3F5F94DB" w:rsidR="00C979F5" w:rsidRDefault="000D3CD6" w:rsidP="001E6905">
      <w:pPr>
        <w:pStyle w:val="ab"/>
        <w:jc w:val="center"/>
      </w:pPr>
      <w:bookmarkStart w:id="354" w:name="_Toc9327908"/>
      <w:r>
        <w:t xml:space="preserve">Diagram </w:t>
      </w:r>
      <w:r w:rsidR="0089007E">
        <w:fldChar w:fldCharType="begin"/>
      </w:r>
      <w:r w:rsidR="0089007E">
        <w:instrText xml:space="preserve"> SEQ Diagram \* ARABIC </w:instrText>
      </w:r>
      <w:r w:rsidR="0089007E">
        <w:fldChar w:fldCharType="separate"/>
      </w:r>
      <w:r w:rsidR="00F87115">
        <w:rPr>
          <w:noProof/>
        </w:rPr>
        <w:t>23</w:t>
      </w:r>
      <w:r w:rsidR="0089007E">
        <w:rPr>
          <w:noProof/>
        </w:rPr>
        <w:fldChar w:fldCharType="end"/>
      </w:r>
      <w:r>
        <w:t>: ER diagram, Entity, Review</w:t>
      </w:r>
      <w:bookmarkEnd w:id="354"/>
    </w:p>
    <w:p w14:paraId="5E3796F4" w14:textId="77777777" w:rsidR="000D3CD6" w:rsidRPr="000D3CD6" w:rsidRDefault="000D3CD6" w:rsidP="000D3CD6">
      <w:r>
        <w:t>Review Entity</w:t>
      </w:r>
      <w:r w:rsidR="003F6026">
        <w:rPr>
          <w:rFonts w:hint="eastAsia"/>
        </w:rPr>
        <w:t>는 상품 리뷰에 대한 정보를 표현한다.</w:t>
      </w:r>
      <w:r w:rsidR="003F6026">
        <w:t xml:space="preserve"> primary key</w:t>
      </w:r>
      <w:r w:rsidR="003F6026">
        <w:rPr>
          <w:rFonts w:hint="eastAsia"/>
        </w:rPr>
        <w:t xml:space="preserve">는 </w:t>
      </w:r>
      <w:proofErr w:type="spellStart"/>
      <w:r w:rsidR="003F6026">
        <w:t>review_id</w:t>
      </w:r>
      <w:proofErr w:type="spellEnd"/>
      <w:r w:rsidR="003F6026">
        <w:rPr>
          <w:rFonts w:hint="eastAsia"/>
        </w:rPr>
        <w:t>이며,</w:t>
      </w:r>
      <w:r w:rsidR="003F6026">
        <w:t xml:space="preserve"> </w:t>
      </w:r>
      <w:r w:rsidR="003F6026">
        <w:rPr>
          <w:rFonts w:hint="eastAsia"/>
        </w:rPr>
        <w:t xml:space="preserve">기타 속성으로는 </w:t>
      </w:r>
      <w:r w:rsidR="003F6026">
        <w:t>title, author, keywords, reference, importance, content, score</w:t>
      </w:r>
      <w:r w:rsidR="003F6026">
        <w:rPr>
          <w:rFonts w:hint="eastAsia"/>
        </w:rPr>
        <w:t xml:space="preserve">가 있다. </w:t>
      </w:r>
    </w:p>
    <w:p w14:paraId="15A6F200" w14:textId="77777777" w:rsidR="00C754DF" w:rsidRDefault="00C754DF" w:rsidP="00BE4E22">
      <w:pPr>
        <w:pStyle w:val="4"/>
      </w:pPr>
      <w:bookmarkStart w:id="355" w:name="_Toc9298089"/>
      <w:bookmarkStart w:id="356" w:name="_Toc9244480"/>
      <w:bookmarkStart w:id="357" w:name="_Toc9467853"/>
      <w:r>
        <w:rPr>
          <w:rFonts w:hint="eastAsia"/>
        </w:rPr>
        <w:lastRenderedPageBreak/>
        <w:t>R</w:t>
      </w:r>
      <w:r>
        <w:t>eview Reference</w:t>
      </w:r>
      <w:bookmarkEnd w:id="355"/>
      <w:bookmarkEnd w:id="356"/>
      <w:bookmarkEnd w:id="357"/>
    </w:p>
    <w:p w14:paraId="409E97EE" w14:textId="77777777" w:rsidR="003F6026" w:rsidRDefault="003F6026" w:rsidP="001E6905">
      <w:pPr>
        <w:keepNext/>
        <w:jc w:val="center"/>
      </w:pPr>
      <w:r>
        <w:rPr>
          <w:rFonts w:hint="eastAsia"/>
          <w:noProof/>
        </w:rPr>
        <w:drawing>
          <wp:inline distT="0" distB="0" distL="0" distR="0" wp14:anchorId="64559D3A" wp14:editId="437D945C">
            <wp:extent cx="2695575" cy="191452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er-entity-review-reference.png"/>
                    <pic:cNvPicPr/>
                  </pic:nvPicPr>
                  <pic:blipFill>
                    <a:blip r:embed="rId54">
                      <a:extLst>
                        <a:ext uri="{28A0092B-C50C-407E-A947-70E740481C1C}">
                          <a14:useLocalDpi xmlns:a14="http://schemas.microsoft.com/office/drawing/2010/main" val="0"/>
                        </a:ext>
                      </a:extLst>
                    </a:blip>
                    <a:stretch>
                      <a:fillRect/>
                    </a:stretch>
                  </pic:blipFill>
                  <pic:spPr>
                    <a:xfrm>
                      <a:off x="0" y="0"/>
                      <a:ext cx="2695575" cy="1914525"/>
                    </a:xfrm>
                    <a:prstGeom prst="rect">
                      <a:avLst/>
                    </a:prstGeom>
                  </pic:spPr>
                </pic:pic>
              </a:graphicData>
            </a:graphic>
          </wp:inline>
        </w:drawing>
      </w:r>
    </w:p>
    <w:p w14:paraId="1F376C91" w14:textId="50978117" w:rsidR="003F6026" w:rsidRDefault="003F6026" w:rsidP="001E6905">
      <w:pPr>
        <w:pStyle w:val="ab"/>
        <w:jc w:val="center"/>
      </w:pPr>
      <w:bookmarkStart w:id="358" w:name="_Toc9327909"/>
      <w:r>
        <w:t xml:space="preserve">Diagram </w:t>
      </w:r>
      <w:r w:rsidR="0089007E">
        <w:fldChar w:fldCharType="begin"/>
      </w:r>
      <w:r w:rsidR="0089007E">
        <w:instrText xml:space="preserve"> SEQ Diagram \* ARABIC </w:instrText>
      </w:r>
      <w:r w:rsidR="0089007E">
        <w:fldChar w:fldCharType="separate"/>
      </w:r>
      <w:r w:rsidR="00F87115">
        <w:rPr>
          <w:noProof/>
        </w:rPr>
        <w:t>24</w:t>
      </w:r>
      <w:r w:rsidR="0089007E">
        <w:rPr>
          <w:noProof/>
        </w:rPr>
        <w:fldChar w:fldCharType="end"/>
      </w:r>
      <w:r>
        <w:rPr>
          <w:rFonts w:hint="eastAsia"/>
        </w:rPr>
        <w:t>:</w:t>
      </w:r>
      <w:r>
        <w:t xml:space="preserve"> </w:t>
      </w:r>
      <w:r>
        <w:rPr>
          <w:rFonts w:hint="eastAsia"/>
        </w:rPr>
        <w:t>E</w:t>
      </w:r>
      <w:r>
        <w:t>R diagram, Entity, Review Reference</w:t>
      </w:r>
      <w:bookmarkEnd w:id="358"/>
    </w:p>
    <w:p w14:paraId="2C4CA7C1" w14:textId="77777777" w:rsidR="00F33D12" w:rsidRDefault="003F6026" w:rsidP="003F6026">
      <w:r>
        <w:t>Review Reference Entity</w:t>
      </w:r>
      <w:r>
        <w:rPr>
          <w:rFonts w:hint="eastAsia"/>
        </w:rPr>
        <w:t>는</w:t>
      </w:r>
      <w:r>
        <w:t xml:space="preserve"> </w:t>
      </w:r>
      <w:r>
        <w:rPr>
          <w:rFonts w:hint="eastAsia"/>
        </w:rPr>
        <w:t>상품의 리뷰가 작성된 출처에 대한 정보를 나타낸다.</w:t>
      </w:r>
      <w:r>
        <w:t xml:space="preserve"> primary key</w:t>
      </w:r>
      <w:r>
        <w:rPr>
          <w:rFonts w:hint="eastAsia"/>
        </w:rPr>
        <w:t xml:space="preserve">는 </w:t>
      </w:r>
      <w:r>
        <w:t>id</w:t>
      </w:r>
      <w:r>
        <w:rPr>
          <w:rFonts w:hint="eastAsia"/>
        </w:rPr>
        <w:t>이며,</w:t>
      </w:r>
      <w:r>
        <w:t xml:space="preserve"> </w:t>
      </w:r>
      <w:r>
        <w:rPr>
          <w:rFonts w:hint="eastAsia"/>
        </w:rPr>
        <w:t>기타 속성으로</w:t>
      </w:r>
      <w:r>
        <w:t xml:space="preserve"> name, </w:t>
      </w:r>
      <w:r>
        <w:rPr>
          <w:rFonts w:hint="eastAsia"/>
        </w:rPr>
        <w:t>l</w:t>
      </w:r>
      <w:r>
        <w:t>ink</w:t>
      </w:r>
      <w:r>
        <w:rPr>
          <w:rFonts w:hint="eastAsia"/>
        </w:rPr>
        <w:t>가 있다.</w:t>
      </w:r>
    </w:p>
    <w:p w14:paraId="13CC6FFB" w14:textId="77777777" w:rsidR="00F33D12" w:rsidRDefault="00F33D12">
      <w:r>
        <w:br w:type="page"/>
      </w:r>
    </w:p>
    <w:p w14:paraId="24F0B3FF" w14:textId="77777777" w:rsidR="00F33D12" w:rsidRDefault="00F33D12" w:rsidP="00F33D12">
      <w:pPr>
        <w:pStyle w:val="3"/>
      </w:pPr>
      <w:bookmarkStart w:id="359" w:name="_Toc9298090"/>
      <w:bookmarkStart w:id="360" w:name="_Toc9244481"/>
      <w:bookmarkStart w:id="361" w:name="_Toc9467854"/>
      <w:r>
        <w:lastRenderedPageBreak/>
        <w:t>Relations</w:t>
      </w:r>
      <w:bookmarkEnd w:id="359"/>
      <w:bookmarkEnd w:id="360"/>
      <w:bookmarkEnd w:id="361"/>
    </w:p>
    <w:p w14:paraId="4135FFE0" w14:textId="77777777" w:rsidR="00F33D12" w:rsidRPr="00F33D12" w:rsidRDefault="00F33D12" w:rsidP="00F33D12"/>
    <w:p w14:paraId="4FA5FDBB" w14:textId="54C2FF40" w:rsidR="00F33D12" w:rsidRDefault="00F33D12" w:rsidP="00F33D12">
      <w:pPr>
        <w:pStyle w:val="2"/>
      </w:pPr>
      <w:bookmarkStart w:id="362" w:name="_Toc9298091"/>
      <w:bookmarkStart w:id="363" w:name="_Toc9244482"/>
      <w:bookmarkStart w:id="364" w:name="_Toc9467855"/>
      <w:r>
        <w:rPr>
          <w:rFonts w:hint="eastAsia"/>
        </w:rPr>
        <w:t>R</w:t>
      </w:r>
      <w:r>
        <w:t>elational Schema</w:t>
      </w:r>
      <w:bookmarkEnd w:id="362"/>
      <w:bookmarkEnd w:id="363"/>
      <w:bookmarkEnd w:id="364"/>
    </w:p>
    <w:p w14:paraId="57C71E34" w14:textId="5243252C" w:rsidR="00AA69DF" w:rsidRPr="00AA69DF" w:rsidRDefault="00AA69DF" w:rsidP="00AA69DF">
      <w:r>
        <w:rPr>
          <w:rFonts w:hint="eastAsia"/>
          <w:noProof/>
        </w:rPr>
        <w:drawing>
          <wp:inline distT="0" distB="0" distL="0" distR="0" wp14:anchorId="74F5E36B" wp14:editId="3FCC5DBE">
            <wp:extent cx="5731510" cy="3435985"/>
            <wp:effectExtent l="0" t="0" r="0" b="0"/>
            <wp:docPr id="22" name="그림 2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plus-diagram (4).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435985"/>
                    </a:xfrm>
                    <a:prstGeom prst="rect">
                      <a:avLst/>
                    </a:prstGeom>
                  </pic:spPr>
                </pic:pic>
              </a:graphicData>
            </a:graphic>
          </wp:inline>
        </w:drawing>
      </w:r>
    </w:p>
    <w:p w14:paraId="38BDA375" w14:textId="77777777" w:rsidR="00AA69DF" w:rsidRDefault="00AA69DF">
      <w:pPr>
        <w:rPr>
          <w:rFonts w:asciiTheme="majorHAnsi" w:eastAsiaTheme="majorEastAsia" w:hAnsiTheme="majorHAnsi" w:cstheme="majorBidi"/>
          <w:sz w:val="32"/>
          <w:szCs w:val="32"/>
        </w:rPr>
      </w:pPr>
      <w:bookmarkStart w:id="365" w:name="_Toc9298092"/>
      <w:bookmarkStart w:id="366" w:name="_Toc9244483"/>
      <w:r>
        <w:br w:type="page"/>
      </w:r>
    </w:p>
    <w:p w14:paraId="2E03C21B" w14:textId="7052EF92" w:rsidR="00F33D12" w:rsidRDefault="00F33D12" w:rsidP="00F33D12">
      <w:pPr>
        <w:pStyle w:val="2"/>
      </w:pPr>
      <w:bookmarkStart w:id="367" w:name="_Toc9467856"/>
      <w:r>
        <w:lastRenderedPageBreak/>
        <w:t>SQL DDL</w:t>
      </w:r>
      <w:bookmarkEnd w:id="365"/>
      <w:bookmarkEnd w:id="366"/>
      <w:bookmarkEnd w:id="367"/>
    </w:p>
    <w:p w14:paraId="75884BFB" w14:textId="775C7E35" w:rsidR="00AA69DF" w:rsidRDefault="00AA69DF" w:rsidP="00AA69DF">
      <w:pPr>
        <w:pStyle w:val="3"/>
      </w:pPr>
      <w:bookmarkStart w:id="368" w:name="_Toc9467857"/>
      <w:r>
        <w:rPr>
          <w:rFonts w:hint="eastAsia"/>
        </w:rPr>
        <w:t>A</w:t>
      </w:r>
      <w:r>
        <w:t>uthority</w:t>
      </w:r>
      <w:bookmarkEnd w:id="368"/>
    </w:p>
    <w:p w14:paraId="1021F57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Authority</w:t>
      </w:r>
    </w:p>
    <w:p w14:paraId="01D24E98"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C1DBC7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authority_id</w:t>
      </w:r>
      <w:proofErr w:type="spellEnd"/>
      <w:r w:rsidRPr="00637823">
        <w:rPr>
          <w:rFonts w:ascii="Consolas" w:eastAsia="굴림체" w:hAnsi="Consolas" w:cs="굴림체"/>
          <w:color w:val="333333"/>
          <w:sz w:val="20"/>
          <w:szCs w:val="20"/>
        </w:rPr>
        <w:t xml:space="preserve"> INT NOT NULL,</w:t>
      </w:r>
    </w:p>
    <w:p w14:paraId="1BD3F14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 NOT NULL,</w:t>
      </w:r>
    </w:p>
    <w:p w14:paraId="2CDB3B3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authority_id</w:t>
      </w:r>
      <w:proofErr w:type="spellEnd"/>
      <w:r w:rsidRPr="00637823">
        <w:rPr>
          <w:rFonts w:ascii="Consolas" w:eastAsia="굴림체" w:hAnsi="Consolas" w:cs="굴림체"/>
          <w:color w:val="333333"/>
          <w:sz w:val="20"/>
          <w:szCs w:val="20"/>
        </w:rPr>
        <w:t>)</w:t>
      </w:r>
    </w:p>
    <w:p w14:paraId="717C207F"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3262B762" w14:textId="77777777" w:rsidR="00AA69DF" w:rsidRDefault="00AA69DF" w:rsidP="00AA69DF"/>
    <w:p w14:paraId="04F08A9E" w14:textId="23047EE4" w:rsidR="00AA69DF" w:rsidRDefault="00AA69DF" w:rsidP="00AA69DF">
      <w:pPr>
        <w:pStyle w:val="3"/>
      </w:pPr>
      <w:bookmarkStart w:id="369" w:name="_Toc9467858"/>
      <w:r>
        <w:rPr>
          <w:rFonts w:hint="eastAsia"/>
        </w:rPr>
        <w:t>I</w:t>
      </w:r>
      <w:r>
        <w:t>tem</w:t>
      </w:r>
      <w:bookmarkEnd w:id="369"/>
    </w:p>
    <w:p w14:paraId="45F2C438"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Item</w:t>
      </w:r>
    </w:p>
    <w:p w14:paraId="0D5E641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932DF0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2FA4235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50) NOT NULL,</w:t>
      </w:r>
    </w:p>
    <w:p w14:paraId="46EC4879"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company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20) NOT NULL,</w:t>
      </w:r>
    </w:p>
    <w:p w14:paraId="71A5269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image_src</w:t>
      </w:r>
      <w:proofErr w:type="spellEnd"/>
      <w:r w:rsidRPr="00637823">
        <w:rPr>
          <w:rFonts w:ascii="Consolas" w:eastAsia="굴림체" w:hAnsi="Consolas" w:cs="굴림체"/>
          <w:color w:val="333333"/>
          <w:sz w:val="20"/>
          <w:szCs w:val="20"/>
        </w:rPr>
        <w:t xml:space="preserv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100) NOT NULL,</w:t>
      </w:r>
    </w:p>
    <w:p w14:paraId="67C575F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1D4C9214"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E84C126" w14:textId="77777777" w:rsidR="00AA69DF" w:rsidRDefault="00AA69DF" w:rsidP="00AA69DF"/>
    <w:p w14:paraId="2738D62F" w14:textId="544907E9" w:rsidR="00AA69DF" w:rsidRDefault="00AA69DF" w:rsidP="00AA69DF">
      <w:pPr>
        <w:pStyle w:val="3"/>
      </w:pPr>
      <w:bookmarkStart w:id="370" w:name="_Toc9467859"/>
      <w:r>
        <w:rPr>
          <w:rFonts w:hint="eastAsia"/>
        </w:rPr>
        <w:t>R</w:t>
      </w:r>
      <w:r>
        <w:t>eference</w:t>
      </w:r>
      <w:bookmarkEnd w:id="370"/>
    </w:p>
    <w:p w14:paraId="65F018BD"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Reference</w:t>
      </w:r>
    </w:p>
    <w:p w14:paraId="46F1FB5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4C448CB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reference_id</w:t>
      </w:r>
      <w:proofErr w:type="spellEnd"/>
      <w:r w:rsidRPr="00637823">
        <w:rPr>
          <w:rFonts w:ascii="Consolas" w:eastAsia="굴림체" w:hAnsi="Consolas" w:cs="굴림체"/>
          <w:color w:val="333333"/>
          <w:sz w:val="20"/>
          <w:szCs w:val="20"/>
        </w:rPr>
        <w:t xml:space="preserve"> INT NOT NULL,</w:t>
      </w:r>
    </w:p>
    <w:p w14:paraId="7CD79E0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20) NOT NULL,</w:t>
      </w:r>
    </w:p>
    <w:p w14:paraId="76D63FF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link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50) NOT NULL,</w:t>
      </w:r>
    </w:p>
    <w:p w14:paraId="145FF2D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reference_id</w:t>
      </w:r>
      <w:proofErr w:type="spellEnd"/>
      <w:r w:rsidRPr="00637823">
        <w:rPr>
          <w:rFonts w:ascii="Consolas" w:eastAsia="굴림체" w:hAnsi="Consolas" w:cs="굴림체"/>
          <w:color w:val="333333"/>
          <w:sz w:val="20"/>
          <w:szCs w:val="20"/>
        </w:rPr>
        <w:t>)</w:t>
      </w:r>
    </w:p>
    <w:p w14:paraId="3FF315E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10C16298" w14:textId="77777777" w:rsidR="00AA69DF" w:rsidRDefault="00AA69DF" w:rsidP="00AA69DF"/>
    <w:p w14:paraId="740944DC" w14:textId="22A3A6BB" w:rsidR="00AA69DF" w:rsidRPr="00AA69DF" w:rsidRDefault="00AA69DF" w:rsidP="00AA69DF">
      <w:pPr>
        <w:pStyle w:val="3"/>
      </w:pPr>
      <w:bookmarkStart w:id="371" w:name="_Toc9467860"/>
      <w:r>
        <w:rPr>
          <w:rFonts w:hint="eastAsia"/>
        </w:rPr>
        <w:lastRenderedPageBreak/>
        <w:t>M</w:t>
      </w:r>
      <w:r>
        <w:t>onthly Score</w:t>
      </w:r>
      <w:bookmarkEnd w:id="371"/>
    </w:p>
    <w:p w14:paraId="71C0165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CREATE TABLE </w:t>
      </w:r>
      <w:proofErr w:type="spellStart"/>
      <w:r w:rsidRPr="00637823">
        <w:rPr>
          <w:rFonts w:ascii="Consolas" w:eastAsia="굴림체" w:hAnsi="Consolas" w:cs="굴림체"/>
          <w:color w:val="333333"/>
          <w:sz w:val="20"/>
          <w:szCs w:val="20"/>
        </w:rPr>
        <w:t>Monthly_Score</w:t>
      </w:r>
      <w:proofErr w:type="spellEnd"/>
    </w:p>
    <w:p w14:paraId="712687A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6E2E455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month DATE NOT NULL,</w:t>
      </w:r>
    </w:p>
    <w:p w14:paraId="00260AD3"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score INT NOT NULL,</w:t>
      </w:r>
    </w:p>
    <w:p w14:paraId="4E79DE6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3455CD2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5AACB1E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2E30D49D"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1EB7A4F" w14:textId="77777777" w:rsidR="00AA69DF" w:rsidRDefault="00AA69DF" w:rsidP="00AA69DF"/>
    <w:p w14:paraId="77A693B8" w14:textId="5BC43C64" w:rsidR="00AA69DF" w:rsidRDefault="00AA69DF" w:rsidP="00AA69DF">
      <w:pPr>
        <w:pStyle w:val="3"/>
      </w:pPr>
      <w:bookmarkStart w:id="372" w:name="_Toc9467861"/>
      <w:r>
        <w:rPr>
          <w:rFonts w:hint="eastAsia"/>
        </w:rPr>
        <w:t>I</w:t>
      </w:r>
      <w:r>
        <w:t>tem Spec</w:t>
      </w:r>
      <w:bookmarkEnd w:id="372"/>
    </w:p>
    <w:p w14:paraId="4827D3B9"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CREATE TABLE </w:t>
      </w:r>
      <w:proofErr w:type="spellStart"/>
      <w:r w:rsidRPr="00637823">
        <w:rPr>
          <w:rFonts w:ascii="Consolas" w:eastAsia="굴림체" w:hAnsi="Consolas" w:cs="굴림체"/>
          <w:color w:val="333333"/>
          <w:sz w:val="20"/>
          <w:szCs w:val="20"/>
        </w:rPr>
        <w:t>Item_Spec</w:t>
      </w:r>
      <w:proofErr w:type="spellEnd"/>
    </w:p>
    <w:p w14:paraId="3AF23B8C"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9E32D7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spec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100) NOT NULL,</w:t>
      </w:r>
    </w:p>
    <w:p w14:paraId="1B53421D"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641C01F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218439BF"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68A8262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124DA7B7" w14:textId="77777777" w:rsidR="00AA69DF" w:rsidRDefault="00AA69DF" w:rsidP="00AA69DF"/>
    <w:p w14:paraId="48210D4C" w14:textId="14F313A8" w:rsidR="00AA69DF" w:rsidRDefault="00AA69DF" w:rsidP="00AA69DF">
      <w:pPr>
        <w:pStyle w:val="3"/>
      </w:pPr>
      <w:bookmarkStart w:id="373" w:name="_Toc9467862"/>
      <w:r>
        <w:rPr>
          <w:rFonts w:hint="eastAsia"/>
        </w:rPr>
        <w:t>I</w:t>
      </w:r>
      <w:r>
        <w:t>tem Vendor</w:t>
      </w:r>
      <w:bookmarkEnd w:id="373"/>
    </w:p>
    <w:p w14:paraId="2B34A13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CREATE TABLE </w:t>
      </w:r>
      <w:proofErr w:type="spellStart"/>
      <w:r w:rsidRPr="00637823">
        <w:rPr>
          <w:rFonts w:ascii="Consolas" w:eastAsia="굴림체" w:hAnsi="Consolas" w:cs="굴림체"/>
          <w:color w:val="333333"/>
          <w:sz w:val="20"/>
          <w:szCs w:val="20"/>
        </w:rPr>
        <w:t>Item_Vendor</w:t>
      </w:r>
      <w:proofErr w:type="spellEnd"/>
    </w:p>
    <w:p w14:paraId="1D1963D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217228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20) NOT NULL,</w:t>
      </w:r>
    </w:p>
    <w:p w14:paraId="7C94EB4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link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50) NOT NULL,</w:t>
      </w:r>
    </w:p>
    <w:p w14:paraId="78124F2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7173F8C3"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091B507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77E9E5C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4C45C21D" w14:textId="77777777" w:rsidR="00AA69DF" w:rsidRDefault="00AA69DF" w:rsidP="00AA69DF"/>
    <w:p w14:paraId="364ABC77" w14:textId="4530C550" w:rsidR="00AA69DF" w:rsidRDefault="00AA69DF" w:rsidP="00AA69DF">
      <w:pPr>
        <w:pStyle w:val="3"/>
      </w:pPr>
      <w:bookmarkStart w:id="374" w:name="_Toc9467863"/>
      <w:r>
        <w:lastRenderedPageBreak/>
        <w:t>User</w:t>
      </w:r>
      <w:bookmarkEnd w:id="374"/>
    </w:p>
    <w:p w14:paraId="739230A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User</w:t>
      </w:r>
    </w:p>
    <w:p w14:paraId="4A6085E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3FDBAA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xml:space="preserve"> INT NOT NULL,</w:t>
      </w:r>
    </w:p>
    <w:p w14:paraId="67EF247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 NOT NULL,</w:t>
      </w:r>
    </w:p>
    <w:p w14:paraId="5C56A3E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password </w:t>
      </w:r>
      <w:proofErr w:type="spellStart"/>
      <w:r w:rsidRPr="00637823">
        <w:rPr>
          <w:rFonts w:ascii="Consolas" w:eastAsia="굴림체" w:hAnsi="Consolas" w:cs="굴림체"/>
          <w:color w:val="333333"/>
          <w:sz w:val="20"/>
          <w:szCs w:val="20"/>
        </w:rPr>
        <w:t>PASSWORD</w:t>
      </w:r>
      <w:proofErr w:type="spellEnd"/>
      <w:r w:rsidRPr="00637823">
        <w:rPr>
          <w:rFonts w:ascii="Consolas" w:eastAsia="굴림체" w:hAnsi="Consolas" w:cs="굴림체"/>
          <w:color w:val="333333"/>
          <w:sz w:val="20"/>
          <w:szCs w:val="20"/>
        </w:rPr>
        <w:t xml:space="preserve"> NOT NULL,</w:t>
      </w:r>
    </w:p>
    <w:p w14:paraId="02DA9104"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authority_id</w:t>
      </w:r>
      <w:proofErr w:type="spellEnd"/>
      <w:r w:rsidRPr="00637823">
        <w:rPr>
          <w:rFonts w:ascii="Consolas" w:eastAsia="굴림체" w:hAnsi="Consolas" w:cs="굴림체"/>
          <w:color w:val="333333"/>
          <w:sz w:val="20"/>
          <w:szCs w:val="20"/>
        </w:rPr>
        <w:t xml:space="preserve"> INT NOT NULL,</w:t>
      </w:r>
    </w:p>
    <w:p w14:paraId="15F9ED7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w:t>
      </w:r>
    </w:p>
    <w:p w14:paraId="3018C69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authority_id</w:t>
      </w:r>
      <w:proofErr w:type="spellEnd"/>
      <w:r w:rsidRPr="00637823">
        <w:rPr>
          <w:rFonts w:ascii="Consolas" w:eastAsia="굴림체" w:hAnsi="Consolas" w:cs="굴림체"/>
          <w:color w:val="333333"/>
          <w:sz w:val="20"/>
          <w:szCs w:val="20"/>
        </w:rPr>
        <w:t>) REFERENCES Authority(</w:t>
      </w:r>
      <w:proofErr w:type="spellStart"/>
      <w:r w:rsidRPr="00637823">
        <w:rPr>
          <w:rFonts w:ascii="Consolas" w:eastAsia="굴림체" w:hAnsi="Consolas" w:cs="굴림체"/>
          <w:color w:val="333333"/>
          <w:sz w:val="20"/>
          <w:szCs w:val="20"/>
        </w:rPr>
        <w:t>authority_id</w:t>
      </w:r>
      <w:proofErr w:type="spellEnd"/>
      <w:r w:rsidRPr="00637823">
        <w:rPr>
          <w:rFonts w:ascii="Consolas" w:eastAsia="굴림체" w:hAnsi="Consolas" w:cs="굴림체"/>
          <w:color w:val="333333"/>
          <w:sz w:val="20"/>
          <w:szCs w:val="20"/>
        </w:rPr>
        <w:t>)</w:t>
      </w:r>
    </w:p>
    <w:p w14:paraId="4187EBE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B0E6DAB" w14:textId="77777777" w:rsidR="00AA69DF" w:rsidRDefault="00AA69DF" w:rsidP="00AA69DF"/>
    <w:p w14:paraId="4C4264F0" w14:textId="4D73FBAC" w:rsidR="00AA69DF" w:rsidRDefault="00AA69DF" w:rsidP="00AA69DF">
      <w:pPr>
        <w:pStyle w:val="3"/>
      </w:pPr>
      <w:bookmarkStart w:id="375" w:name="_Toc9467864"/>
      <w:r>
        <w:rPr>
          <w:rFonts w:hint="eastAsia"/>
        </w:rPr>
        <w:t>B</w:t>
      </w:r>
      <w:r>
        <w:t>ookmark</w:t>
      </w:r>
      <w:bookmarkEnd w:id="375"/>
    </w:p>
    <w:p w14:paraId="6B629C4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Bookmark</w:t>
      </w:r>
    </w:p>
    <w:p w14:paraId="4111334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4BE8A6D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add_date</w:t>
      </w:r>
      <w:proofErr w:type="spellEnd"/>
      <w:r w:rsidRPr="00637823">
        <w:rPr>
          <w:rFonts w:ascii="Consolas" w:eastAsia="굴림체" w:hAnsi="Consolas" w:cs="굴림체"/>
          <w:color w:val="333333"/>
          <w:sz w:val="20"/>
          <w:szCs w:val="20"/>
        </w:rPr>
        <w:t xml:space="preserve"> DATE NOT NULL,</w:t>
      </w:r>
    </w:p>
    <w:p w14:paraId="3754AE7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xml:space="preserve"> INT NOT NULL,</w:t>
      </w:r>
    </w:p>
    <w:p w14:paraId="46B4EAF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25A6A4E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0510FAF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REFERENCES User(</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w:t>
      </w:r>
    </w:p>
    <w:p w14:paraId="7779001D"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78065AAF"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758ADD8F" w14:textId="7B4022AE" w:rsidR="00AA69DF" w:rsidRDefault="00AA69DF">
      <w:r>
        <w:br w:type="page"/>
      </w:r>
    </w:p>
    <w:p w14:paraId="26C9999F" w14:textId="6C089AEA" w:rsidR="00AA69DF" w:rsidRDefault="00AA69DF" w:rsidP="00AA69DF">
      <w:pPr>
        <w:pStyle w:val="3"/>
      </w:pPr>
      <w:bookmarkStart w:id="376" w:name="_Toc9467865"/>
      <w:r>
        <w:rPr>
          <w:rFonts w:hint="eastAsia"/>
        </w:rPr>
        <w:lastRenderedPageBreak/>
        <w:t>R</w:t>
      </w:r>
      <w:r>
        <w:t>eview</w:t>
      </w:r>
      <w:bookmarkEnd w:id="376"/>
    </w:p>
    <w:p w14:paraId="2EBC64E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Review</w:t>
      </w:r>
    </w:p>
    <w:p w14:paraId="0C77B069"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66B7725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review_id</w:t>
      </w:r>
      <w:proofErr w:type="spellEnd"/>
      <w:r w:rsidRPr="00637823">
        <w:rPr>
          <w:rFonts w:ascii="Consolas" w:eastAsia="굴림체" w:hAnsi="Consolas" w:cs="굴림체"/>
          <w:color w:val="333333"/>
          <w:sz w:val="20"/>
          <w:szCs w:val="20"/>
        </w:rPr>
        <w:t xml:space="preserve"> INT NOT NULL,</w:t>
      </w:r>
    </w:p>
    <w:p w14:paraId="26AAC81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title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50) NOT NULL,</w:t>
      </w:r>
    </w:p>
    <w:p w14:paraId="00CB6C6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author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 NOT NULL,</w:t>
      </w:r>
    </w:p>
    <w:p w14:paraId="1709A46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content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1000) NOT NULL,</w:t>
      </w:r>
    </w:p>
    <w:p w14:paraId="67F4AAC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score INT NOT NULL,</w:t>
      </w:r>
    </w:p>
    <w:p w14:paraId="3047A15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importance INT NOT NULL,</w:t>
      </w:r>
    </w:p>
    <w:p w14:paraId="4704718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date </w:t>
      </w:r>
      <w:proofErr w:type="spellStart"/>
      <w:r w:rsidRPr="00637823">
        <w:rPr>
          <w:rFonts w:ascii="Consolas" w:eastAsia="굴림체" w:hAnsi="Consolas" w:cs="굴림체"/>
          <w:color w:val="333333"/>
          <w:sz w:val="20"/>
          <w:szCs w:val="20"/>
        </w:rPr>
        <w:t>DATE</w:t>
      </w:r>
      <w:proofErr w:type="spellEnd"/>
      <w:r w:rsidRPr="00637823">
        <w:rPr>
          <w:rFonts w:ascii="Consolas" w:eastAsia="굴림체" w:hAnsi="Consolas" w:cs="굴림체"/>
          <w:color w:val="333333"/>
          <w:sz w:val="20"/>
          <w:szCs w:val="20"/>
        </w:rPr>
        <w:t xml:space="preserve"> NOT NULL,</w:t>
      </w:r>
    </w:p>
    <w:p w14:paraId="1083038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0D2A5B0F"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reference_id</w:t>
      </w:r>
      <w:proofErr w:type="spellEnd"/>
      <w:r w:rsidRPr="00637823">
        <w:rPr>
          <w:rFonts w:ascii="Consolas" w:eastAsia="굴림체" w:hAnsi="Consolas" w:cs="굴림체"/>
          <w:color w:val="333333"/>
          <w:sz w:val="20"/>
          <w:szCs w:val="20"/>
        </w:rPr>
        <w:t xml:space="preserve"> INT NOT NULL,</w:t>
      </w:r>
    </w:p>
    <w:p w14:paraId="2CF41735"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xml:space="preserve"> INT NOT NULL,</w:t>
      </w:r>
    </w:p>
    <w:p w14:paraId="2B2B0E0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review_id</w:t>
      </w:r>
      <w:proofErr w:type="spellEnd"/>
      <w:r w:rsidRPr="00637823">
        <w:rPr>
          <w:rFonts w:ascii="Consolas" w:eastAsia="굴림체" w:hAnsi="Consolas" w:cs="굴림체"/>
          <w:color w:val="333333"/>
          <w:sz w:val="20"/>
          <w:szCs w:val="20"/>
        </w:rPr>
        <w:t>),</w:t>
      </w:r>
    </w:p>
    <w:p w14:paraId="2DC681E8"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337266D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reference_id</w:t>
      </w:r>
      <w:proofErr w:type="spellEnd"/>
      <w:r w:rsidRPr="00637823">
        <w:rPr>
          <w:rFonts w:ascii="Consolas" w:eastAsia="굴림체" w:hAnsi="Consolas" w:cs="굴림체"/>
          <w:color w:val="333333"/>
          <w:sz w:val="20"/>
          <w:szCs w:val="20"/>
        </w:rPr>
        <w:t>) REFERENCES Reference(</w:t>
      </w:r>
      <w:proofErr w:type="spellStart"/>
      <w:r w:rsidRPr="00637823">
        <w:rPr>
          <w:rFonts w:ascii="Consolas" w:eastAsia="굴림체" w:hAnsi="Consolas" w:cs="굴림체"/>
          <w:color w:val="333333"/>
          <w:sz w:val="20"/>
          <w:szCs w:val="20"/>
        </w:rPr>
        <w:t>reference_id</w:t>
      </w:r>
      <w:proofErr w:type="spellEnd"/>
      <w:r w:rsidRPr="00637823">
        <w:rPr>
          <w:rFonts w:ascii="Consolas" w:eastAsia="굴림체" w:hAnsi="Consolas" w:cs="굴림체"/>
          <w:color w:val="333333"/>
          <w:sz w:val="20"/>
          <w:szCs w:val="20"/>
        </w:rPr>
        <w:t>),</w:t>
      </w:r>
    </w:p>
    <w:p w14:paraId="46DF28F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 REFERENCES User(</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w:t>
      </w:r>
    </w:p>
    <w:p w14:paraId="7A3402D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277DEFC5" w14:textId="410873AB" w:rsidR="00AA69DF" w:rsidRDefault="00AA69DF">
      <w:r>
        <w:br w:type="page"/>
      </w:r>
    </w:p>
    <w:p w14:paraId="0C0C7F55" w14:textId="50408770" w:rsidR="00AA69DF" w:rsidRDefault="00AA69DF" w:rsidP="00AA69DF">
      <w:pPr>
        <w:pStyle w:val="3"/>
      </w:pPr>
      <w:bookmarkStart w:id="377" w:name="_Toc9467866"/>
      <w:r>
        <w:rPr>
          <w:rFonts w:hint="eastAsia"/>
        </w:rPr>
        <w:lastRenderedPageBreak/>
        <w:t>K</w:t>
      </w:r>
      <w:r>
        <w:t>eyword</w:t>
      </w:r>
      <w:bookmarkEnd w:id="377"/>
    </w:p>
    <w:p w14:paraId="3990CDDD"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CREATE TABLE Keyword</w:t>
      </w:r>
    </w:p>
    <w:p w14:paraId="033667C3"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59375A7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name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50) NOT NULL,</w:t>
      </w:r>
    </w:p>
    <w:p w14:paraId="3B964AA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keyword_id</w:t>
      </w:r>
      <w:proofErr w:type="spellEnd"/>
      <w:r w:rsidRPr="00637823">
        <w:rPr>
          <w:rFonts w:ascii="Consolas" w:eastAsia="굴림체" w:hAnsi="Consolas" w:cs="굴림체"/>
          <w:color w:val="333333"/>
          <w:sz w:val="20"/>
          <w:szCs w:val="20"/>
        </w:rPr>
        <w:t xml:space="preserve"> INT NOT NULL,</w:t>
      </w:r>
    </w:p>
    <w:p w14:paraId="0FBB5EE3"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score INT NOT NULL,</w:t>
      </w:r>
    </w:p>
    <w:p w14:paraId="2233D8FF"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type INT NOT NULL,</w:t>
      </w:r>
    </w:p>
    <w:p w14:paraId="3A1880C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category_id</w:t>
      </w:r>
      <w:proofErr w:type="spellEnd"/>
      <w:r w:rsidRPr="00637823">
        <w:rPr>
          <w:rFonts w:ascii="Consolas" w:eastAsia="굴림체" w:hAnsi="Consolas" w:cs="굴림체"/>
          <w:color w:val="333333"/>
          <w:sz w:val="20"/>
          <w:szCs w:val="20"/>
        </w:rPr>
        <w:t xml:space="preserve"> INT NOT NULL,</w:t>
      </w:r>
    </w:p>
    <w:p w14:paraId="59106F5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review_id</w:t>
      </w:r>
      <w:proofErr w:type="spellEnd"/>
      <w:r w:rsidRPr="00637823">
        <w:rPr>
          <w:rFonts w:ascii="Consolas" w:eastAsia="굴림체" w:hAnsi="Consolas" w:cs="굴림체"/>
          <w:color w:val="333333"/>
          <w:sz w:val="20"/>
          <w:szCs w:val="20"/>
        </w:rPr>
        <w:t xml:space="preserve"> INT NOT NULL,</w:t>
      </w:r>
    </w:p>
    <w:p w14:paraId="668B2BEC"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xml:space="preserve"> INT NOT NULL,</w:t>
      </w:r>
    </w:p>
    <w:p w14:paraId="0420F11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keyword_id</w:t>
      </w:r>
      <w:proofErr w:type="spellEnd"/>
      <w:r w:rsidRPr="00637823">
        <w:rPr>
          <w:rFonts w:ascii="Consolas" w:eastAsia="굴림체" w:hAnsi="Consolas" w:cs="굴림체"/>
          <w:color w:val="333333"/>
          <w:sz w:val="20"/>
          <w:szCs w:val="20"/>
        </w:rPr>
        <w:t>),</w:t>
      </w:r>
    </w:p>
    <w:p w14:paraId="7ECE294A"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category_id</w:t>
      </w:r>
      <w:proofErr w:type="spellEnd"/>
      <w:r w:rsidRPr="00637823">
        <w:rPr>
          <w:rFonts w:ascii="Consolas" w:eastAsia="굴림체" w:hAnsi="Consolas" w:cs="굴림체"/>
          <w:color w:val="333333"/>
          <w:sz w:val="20"/>
          <w:szCs w:val="20"/>
        </w:rPr>
        <w:t xml:space="preserve">) REFERENCES </w:t>
      </w:r>
      <w:proofErr w:type="spellStart"/>
      <w:r w:rsidRPr="00637823">
        <w:rPr>
          <w:rFonts w:ascii="Consolas" w:eastAsia="굴림체" w:hAnsi="Consolas" w:cs="굴림체"/>
          <w:color w:val="333333"/>
          <w:sz w:val="20"/>
          <w:szCs w:val="20"/>
        </w:rPr>
        <w:t>Recommend_Category</w:t>
      </w:r>
      <w:proofErr w:type="spellEnd"/>
      <w:r w:rsidRPr="00637823">
        <w:rPr>
          <w:rFonts w:ascii="Consolas" w:eastAsia="굴림체" w:hAnsi="Consolas" w:cs="굴림체"/>
          <w:color w:val="333333"/>
          <w:sz w:val="20"/>
          <w:szCs w:val="20"/>
        </w:rPr>
        <w:t>(</w:t>
      </w:r>
      <w:proofErr w:type="spellStart"/>
      <w:r w:rsidRPr="00637823">
        <w:rPr>
          <w:rFonts w:ascii="Consolas" w:eastAsia="굴림체" w:hAnsi="Consolas" w:cs="굴림체"/>
          <w:color w:val="333333"/>
          <w:sz w:val="20"/>
          <w:szCs w:val="20"/>
        </w:rPr>
        <w:t>category_id</w:t>
      </w:r>
      <w:proofErr w:type="spellEnd"/>
      <w:r w:rsidRPr="00637823">
        <w:rPr>
          <w:rFonts w:ascii="Consolas" w:eastAsia="굴림체" w:hAnsi="Consolas" w:cs="굴림체"/>
          <w:color w:val="333333"/>
          <w:sz w:val="20"/>
          <w:szCs w:val="20"/>
        </w:rPr>
        <w:t>),</w:t>
      </w:r>
    </w:p>
    <w:p w14:paraId="4612FA96"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review_id</w:t>
      </w:r>
      <w:proofErr w:type="spellEnd"/>
      <w:r w:rsidRPr="00637823">
        <w:rPr>
          <w:rFonts w:ascii="Consolas" w:eastAsia="굴림체" w:hAnsi="Consolas" w:cs="굴림체"/>
          <w:color w:val="333333"/>
          <w:sz w:val="20"/>
          <w:szCs w:val="20"/>
        </w:rPr>
        <w:t>) REFERENCES Review(</w:t>
      </w:r>
      <w:proofErr w:type="spellStart"/>
      <w:r w:rsidRPr="00637823">
        <w:rPr>
          <w:rFonts w:ascii="Consolas" w:eastAsia="굴림체" w:hAnsi="Consolas" w:cs="굴림체"/>
          <w:color w:val="333333"/>
          <w:sz w:val="20"/>
          <w:szCs w:val="20"/>
        </w:rPr>
        <w:t>review_id</w:t>
      </w:r>
      <w:proofErr w:type="spellEnd"/>
      <w:r w:rsidRPr="00637823">
        <w:rPr>
          <w:rFonts w:ascii="Consolas" w:eastAsia="굴림체" w:hAnsi="Consolas" w:cs="굴림체"/>
          <w:color w:val="333333"/>
          <w:sz w:val="20"/>
          <w:szCs w:val="20"/>
        </w:rPr>
        <w:t>),</w:t>
      </w:r>
    </w:p>
    <w:p w14:paraId="61242C53"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 REFERENCES Item(</w:t>
      </w:r>
      <w:proofErr w:type="spellStart"/>
      <w:r w:rsidRPr="00637823">
        <w:rPr>
          <w:rFonts w:ascii="Consolas" w:eastAsia="굴림체" w:hAnsi="Consolas" w:cs="굴림체"/>
          <w:color w:val="333333"/>
          <w:sz w:val="20"/>
          <w:szCs w:val="20"/>
        </w:rPr>
        <w:t>item_id</w:t>
      </w:r>
      <w:proofErr w:type="spellEnd"/>
      <w:r w:rsidRPr="00637823">
        <w:rPr>
          <w:rFonts w:ascii="Consolas" w:eastAsia="굴림체" w:hAnsi="Consolas" w:cs="굴림체"/>
          <w:color w:val="333333"/>
          <w:sz w:val="20"/>
          <w:szCs w:val="20"/>
        </w:rPr>
        <w:t>)</w:t>
      </w:r>
    </w:p>
    <w:p w14:paraId="43C55234"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5698A8CE" w14:textId="77777777" w:rsidR="00AA69DF" w:rsidRDefault="00AA69DF" w:rsidP="00AA69DF"/>
    <w:p w14:paraId="3C5C0950" w14:textId="46B8228E" w:rsidR="00AA69DF" w:rsidRDefault="00AA69DF" w:rsidP="00AA69DF">
      <w:pPr>
        <w:pStyle w:val="3"/>
      </w:pPr>
      <w:bookmarkStart w:id="378" w:name="_Toc9467867"/>
      <w:r>
        <w:t>Recommend Category</w:t>
      </w:r>
      <w:bookmarkEnd w:id="378"/>
    </w:p>
    <w:p w14:paraId="31DE1B4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CREATE TABLE </w:t>
      </w:r>
      <w:proofErr w:type="spellStart"/>
      <w:r w:rsidRPr="00637823">
        <w:rPr>
          <w:rFonts w:ascii="Consolas" w:eastAsia="굴림체" w:hAnsi="Consolas" w:cs="굴림체"/>
          <w:color w:val="333333"/>
          <w:sz w:val="20"/>
          <w:szCs w:val="20"/>
        </w:rPr>
        <w:t>Recommend_Category</w:t>
      </w:r>
      <w:proofErr w:type="spellEnd"/>
    </w:p>
    <w:p w14:paraId="30CA3FA0"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59F7B11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category_id</w:t>
      </w:r>
      <w:proofErr w:type="spellEnd"/>
      <w:r w:rsidRPr="00637823">
        <w:rPr>
          <w:rFonts w:ascii="Consolas" w:eastAsia="굴림체" w:hAnsi="Consolas" w:cs="굴림체"/>
          <w:color w:val="333333"/>
          <w:sz w:val="20"/>
          <w:szCs w:val="20"/>
        </w:rPr>
        <w:t xml:space="preserve"> INT NOT NULL,</w:t>
      </w:r>
    </w:p>
    <w:p w14:paraId="0E52BD7E"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description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200) NOT NULL,</w:t>
      </w:r>
    </w:p>
    <w:p w14:paraId="173C4C57"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image_src</w:t>
      </w:r>
      <w:proofErr w:type="spellEnd"/>
      <w:r w:rsidRPr="00637823">
        <w:rPr>
          <w:rFonts w:ascii="Consolas" w:eastAsia="굴림체" w:hAnsi="Consolas" w:cs="굴림체"/>
          <w:color w:val="333333"/>
          <w:sz w:val="20"/>
          <w:szCs w:val="20"/>
        </w:rPr>
        <w:t xml:space="preserve"> </w:t>
      </w:r>
      <w:proofErr w:type="gramStart"/>
      <w:r w:rsidRPr="00637823">
        <w:rPr>
          <w:rFonts w:ascii="Consolas" w:eastAsia="굴림체" w:hAnsi="Consolas" w:cs="굴림체"/>
          <w:color w:val="333333"/>
          <w:sz w:val="20"/>
          <w:szCs w:val="20"/>
        </w:rPr>
        <w:t>VARCHAR(</w:t>
      </w:r>
      <w:proofErr w:type="gramEnd"/>
      <w:r w:rsidRPr="00637823">
        <w:rPr>
          <w:rFonts w:ascii="Consolas" w:eastAsia="굴림체" w:hAnsi="Consolas" w:cs="굴림체"/>
          <w:color w:val="333333"/>
          <w:sz w:val="20"/>
          <w:szCs w:val="20"/>
        </w:rPr>
        <w:t>100) NOT NULL,</w:t>
      </w:r>
    </w:p>
    <w:p w14:paraId="7F49569B"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w:t>
      </w:r>
      <w:proofErr w:type="spellStart"/>
      <w:r w:rsidRPr="00637823">
        <w:rPr>
          <w:rFonts w:ascii="Consolas" w:eastAsia="굴림체" w:hAnsi="Consolas" w:cs="굴림체"/>
          <w:color w:val="333333"/>
          <w:sz w:val="20"/>
          <w:szCs w:val="20"/>
        </w:rPr>
        <w:t>author_id</w:t>
      </w:r>
      <w:proofErr w:type="spellEnd"/>
      <w:r w:rsidRPr="00637823">
        <w:rPr>
          <w:rFonts w:ascii="Consolas" w:eastAsia="굴림체" w:hAnsi="Consolas" w:cs="굴림체"/>
          <w:color w:val="333333"/>
          <w:sz w:val="20"/>
          <w:szCs w:val="20"/>
        </w:rPr>
        <w:t xml:space="preserve"> INT NOT NULL,</w:t>
      </w:r>
    </w:p>
    <w:p w14:paraId="3B8C7092"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PRIMARY KEY (</w:t>
      </w:r>
      <w:proofErr w:type="spellStart"/>
      <w:r w:rsidRPr="00637823">
        <w:rPr>
          <w:rFonts w:ascii="Consolas" w:eastAsia="굴림체" w:hAnsi="Consolas" w:cs="굴림체"/>
          <w:color w:val="333333"/>
          <w:sz w:val="20"/>
          <w:szCs w:val="20"/>
        </w:rPr>
        <w:t>category_id</w:t>
      </w:r>
      <w:proofErr w:type="spellEnd"/>
      <w:r w:rsidRPr="00637823">
        <w:rPr>
          <w:rFonts w:ascii="Consolas" w:eastAsia="굴림체" w:hAnsi="Consolas" w:cs="굴림체"/>
          <w:color w:val="333333"/>
          <w:sz w:val="20"/>
          <w:szCs w:val="20"/>
        </w:rPr>
        <w:t>),</w:t>
      </w:r>
    </w:p>
    <w:p w14:paraId="15C7590C"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 xml:space="preserve">  FOREIGN KEY (</w:t>
      </w:r>
      <w:proofErr w:type="spellStart"/>
      <w:r w:rsidRPr="00637823">
        <w:rPr>
          <w:rFonts w:ascii="Consolas" w:eastAsia="굴림체" w:hAnsi="Consolas" w:cs="굴림체"/>
          <w:color w:val="333333"/>
          <w:sz w:val="20"/>
          <w:szCs w:val="20"/>
        </w:rPr>
        <w:t>author_id</w:t>
      </w:r>
      <w:proofErr w:type="spellEnd"/>
      <w:r w:rsidRPr="00637823">
        <w:rPr>
          <w:rFonts w:ascii="Consolas" w:eastAsia="굴림체" w:hAnsi="Consolas" w:cs="굴림체"/>
          <w:color w:val="333333"/>
          <w:sz w:val="20"/>
          <w:szCs w:val="20"/>
        </w:rPr>
        <w:t>) REFERENCES User(</w:t>
      </w:r>
      <w:proofErr w:type="spellStart"/>
      <w:r w:rsidRPr="00637823">
        <w:rPr>
          <w:rFonts w:ascii="Consolas" w:eastAsia="굴림체" w:hAnsi="Consolas" w:cs="굴림체"/>
          <w:color w:val="333333"/>
          <w:sz w:val="20"/>
          <w:szCs w:val="20"/>
        </w:rPr>
        <w:t>user_id</w:t>
      </w:r>
      <w:proofErr w:type="spellEnd"/>
      <w:r w:rsidRPr="00637823">
        <w:rPr>
          <w:rFonts w:ascii="Consolas" w:eastAsia="굴림체" w:hAnsi="Consolas" w:cs="굴림체"/>
          <w:color w:val="333333"/>
          <w:sz w:val="20"/>
          <w:szCs w:val="20"/>
        </w:rPr>
        <w:t>)</w:t>
      </w:r>
    </w:p>
    <w:p w14:paraId="1BAFEA31" w14:textId="77777777" w:rsidR="00AA69DF" w:rsidRPr="00637823" w:rsidRDefault="00AA69DF" w:rsidP="00AA69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굴림체" w:hAnsi="Consolas" w:cs="굴림체"/>
          <w:color w:val="333333"/>
          <w:sz w:val="20"/>
          <w:szCs w:val="20"/>
        </w:rPr>
      </w:pPr>
      <w:r w:rsidRPr="00637823">
        <w:rPr>
          <w:rFonts w:ascii="Consolas" w:eastAsia="굴림체" w:hAnsi="Consolas" w:cs="굴림체"/>
          <w:color w:val="333333"/>
          <w:sz w:val="20"/>
          <w:szCs w:val="20"/>
        </w:rPr>
        <w:t>);</w:t>
      </w:r>
    </w:p>
    <w:p w14:paraId="69DB80C5" w14:textId="77777777" w:rsidR="00637823" w:rsidRPr="00637823" w:rsidRDefault="00637823" w:rsidP="00637823"/>
    <w:p w14:paraId="613A511C"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5468E12" w14:textId="2387B34E" w:rsidR="007F1BB9" w:rsidRDefault="007F1BB9" w:rsidP="007F1BB9">
      <w:pPr>
        <w:pStyle w:val="1"/>
      </w:pPr>
      <w:bookmarkStart w:id="379" w:name="_Toc9298093"/>
      <w:bookmarkStart w:id="380" w:name="_Toc9244484"/>
      <w:bookmarkStart w:id="381" w:name="_Toc9467868"/>
      <w:r>
        <w:rPr>
          <w:rFonts w:hint="eastAsia"/>
        </w:rPr>
        <w:lastRenderedPageBreak/>
        <w:t>T</w:t>
      </w:r>
      <w:r>
        <w:t>esting Plan</w:t>
      </w:r>
      <w:bookmarkEnd w:id="379"/>
      <w:bookmarkEnd w:id="380"/>
      <w:bookmarkEnd w:id="381"/>
    </w:p>
    <w:p w14:paraId="27F68663" w14:textId="77777777" w:rsidR="00AD36B3" w:rsidRPr="00AD36B3" w:rsidRDefault="00AD36B3" w:rsidP="00AD36B3"/>
    <w:p w14:paraId="4EC4F56C" w14:textId="77D636BD" w:rsidR="0056636E" w:rsidRDefault="0056636E" w:rsidP="00D5543C">
      <w:pPr>
        <w:pStyle w:val="2"/>
      </w:pPr>
      <w:bookmarkStart w:id="382" w:name="_Toc9298094"/>
      <w:bookmarkStart w:id="383" w:name="_Toc9244485"/>
      <w:bookmarkStart w:id="384" w:name="_Toc9467869"/>
      <w:r>
        <w:rPr>
          <w:rFonts w:hint="eastAsia"/>
        </w:rPr>
        <w:t>O</w:t>
      </w:r>
      <w:r>
        <w:t>bjective</w:t>
      </w:r>
      <w:r w:rsidR="00663810">
        <w:t>s</w:t>
      </w:r>
      <w:bookmarkEnd w:id="382"/>
      <w:bookmarkEnd w:id="383"/>
      <w:bookmarkEnd w:id="384"/>
    </w:p>
    <w:p w14:paraId="6FFEF847" w14:textId="77777777" w:rsidR="00AD36B3" w:rsidRPr="00AD36B3" w:rsidRDefault="00AD36B3" w:rsidP="00AD36B3"/>
    <w:p w14:paraId="6674E6D5" w14:textId="20B44D3E" w:rsidR="00B334EB" w:rsidRDefault="00B334EB" w:rsidP="00B334EB">
      <w:pPr>
        <w:pStyle w:val="2"/>
      </w:pPr>
      <w:bookmarkStart w:id="385" w:name="_Toc9242664"/>
      <w:bookmarkStart w:id="386" w:name="_Toc9298095"/>
      <w:bookmarkStart w:id="387" w:name="_Toc9467870"/>
      <w:bookmarkStart w:id="388" w:name="_Toc9244491"/>
      <w:r>
        <w:rPr>
          <w:rFonts w:hint="eastAsia"/>
        </w:rPr>
        <w:t>T</w:t>
      </w:r>
      <w:r>
        <w:t>esting Policy</w:t>
      </w:r>
      <w:bookmarkEnd w:id="385"/>
      <w:bookmarkEnd w:id="386"/>
      <w:bookmarkEnd w:id="387"/>
    </w:p>
    <w:p w14:paraId="4004163F" w14:textId="77777777" w:rsidR="00AD36B3" w:rsidRPr="00AD36B3" w:rsidRDefault="00AD36B3" w:rsidP="00AD36B3"/>
    <w:p w14:paraId="2DC872EA" w14:textId="77777777" w:rsidR="00B334EB" w:rsidRDefault="00B334EB" w:rsidP="00B334EB">
      <w:pPr>
        <w:pStyle w:val="3"/>
      </w:pPr>
      <w:bookmarkStart w:id="389" w:name="_Toc9242665"/>
      <w:bookmarkStart w:id="390" w:name="_Toc9298096"/>
      <w:bookmarkStart w:id="391" w:name="_Toc9467871"/>
      <w:r>
        <w:rPr>
          <w:rFonts w:hint="eastAsia"/>
        </w:rPr>
        <w:t>D</w:t>
      </w:r>
      <w:r>
        <w:t>evelopment Testing</w:t>
      </w:r>
      <w:bookmarkEnd w:id="389"/>
      <w:bookmarkEnd w:id="390"/>
      <w:bookmarkEnd w:id="391"/>
    </w:p>
    <w:p w14:paraId="7DED464F" w14:textId="77777777" w:rsidR="00B334EB" w:rsidRDefault="00B334EB" w:rsidP="00B334EB">
      <w:r>
        <w:t>-Development testing is aimed for synchronizing application of broad spectrum of defect prevention and detection strategies in order to reduce software development risks.</w:t>
      </w:r>
    </w:p>
    <w:p w14:paraId="12AF3399" w14:textId="77777777" w:rsidR="00B334EB" w:rsidRDefault="00B334EB" w:rsidP="00B334EB">
      <w:r>
        <w:t>In this phase, we should proceed static code analyzing, data flow analyzing, metrics analyzing, peer code review, unit testing. We should focus on testing reliability, security, performance and regulatory compliance.</w:t>
      </w:r>
    </w:p>
    <w:p w14:paraId="665B2176" w14:textId="77777777" w:rsidR="00B334EB" w:rsidRDefault="00B334EB" w:rsidP="00B334EB">
      <w:pPr>
        <w:pStyle w:val="aa"/>
        <w:numPr>
          <w:ilvl w:val="0"/>
          <w:numId w:val="17"/>
        </w:numPr>
        <w:ind w:leftChars="0"/>
      </w:pPr>
      <w:r>
        <w:t>reliability:</w:t>
      </w:r>
    </w:p>
    <w:p w14:paraId="511FA480" w14:textId="77777777" w:rsidR="00B334EB" w:rsidRDefault="00B334EB" w:rsidP="00B334EB">
      <w:r>
        <w:t xml:space="preserve">  There can be positive correlation of rate of re-purchasing and good grading, so we can use this barometer to evaluate the reliability for grading algorithm. For brief explanation, the way of measuring the accuracy of grading system is mapping similarity of re-purchasing. </w:t>
      </w:r>
    </w:p>
    <w:p w14:paraId="45F6AD46" w14:textId="77777777" w:rsidR="00B334EB" w:rsidRDefault="00B334EB" w:rsidP="00B334EB">
      <w:pPr>
        <w:keepNext/>
        <w:ind w:firstLine="220"/>
        <w:jc w:val="center"/>
      </w:pPr>
      <w:r>
        <w:lastRenderedPageBreak/>
        <w:t>And we can observe tendency of grading for the same product as well, result of grade can be evaluated with average of grade by numerous customers.</w:t>
      </w:r>
      <w:r w:rsidRPr="00FE6CFD">
        <w:rPr>
          <w:noProof/>
        </w:rPr>
        <w:t xml:space="preserve"> </w:t>
      </w:r>
      <w:r>
        <w:rPr>
          <w:noProof/>
        </w:rPr>
        <w:drawing>
          <wp:inline distT="0" distB="0" distL="0" distR="0" wp14:anchorId="0D5F3F61" wp14:editId="1A0F1DD8">
            <wp:extent cx="3386917" cy="2103596"/>
            <wp:effectExtent l="0" t="0" r="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스크린샷 2019-05-20 19.11.0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95352" cy="2108835"/>
                    </a:xfrm>
                    <a:prstGeom prst="rect">
                      <a:avLst/>
                    </a:prstGeom>
                  </pic:spPr>
                </pic:pic>
              </a:graphicData>
            </a:graphic>
          </wp:inline>
        </w:drawing>
      </w:r>
    </w:p>
    <w:p w14:paraId="23622A0D" w14:textId="77777777" w:rsidR="00B334EB" w:rsidRDefault="00B334EB" w:rsidP="00B334EB">
      <w:pPr>
        <w:pStyle w:val="ab"/>
        <w:jc w:val="center"/>
      </w:pPr>
      <w:r>
        <w:t xml:space="preserve">그림 </w:t>
      </w:r>
      <w:r w:rsidR="0089007E">
        <w:fldChar w:fldCharType="begin"/>
      </w:r>
      <w:r w:rsidR="0089007E">
        <w:instrText xml:space="preserve"> SEQ 그림 \* ARABIC </w:instrText>
      </w:r>
      <w:r w:rsidR="0089007E">
        <w:fldChar w:fldCharType="separate"/>
      </w:r>
      <w:r>
        <w:rPr>
          <w:noProof/>
        </w:rPr>
        <w:t>1</w:t>
      </w:r>
      <w:r w:rsidR="0089007E">
        <w:rPr>
          <w:noProof/>
        </w:rPr>
        <w:fldChar w:fldCharType="end"/>
      </w:r>
      <w:r>
        <w:t>follow the tendency and check the reliability</w:t>
      </w:r>
    </w:p>
    <w:p w14:paraId="07F4037A" w14:textId="77777777" w:rsidR="00B334EB" w:rsidRDefault="00B334EB" w:rsidP="00B334EB">
      <w:pPr>
        <w:ind w:firstLine="220"/>
      </w:pPr>
    </w:p>
    <w:p w14:paraId="37360F20" w14:textId="77777777" w:rsidR="00B334EB" w:rsidRDefault="00B334EB" w:rsidP="00B334EB">
      <w:pPr>
        <w:pStyle w:val="aa"/>
        <w:numPr>
          <w:ilvl w:val="0"/>
          <w:numId w:val="17"/>
        </w:numPr>
        <w:ind w:leftChars="0"/>
      </w:pPr>
      <w:r>
        <w:t>security</w:t>
      </w:r>
    </w:p>
    <w:p w14:paraId="2FEF141F" w14:textId="77777777" w:rsidR="00B334EB" w:rsidRDefault="00B334EB" w:rsidP="00B334EB">
      <w:pPr>
        <w:ind w:firstLine="220"/>
      </w:pPr>
      <w:r>
        <w:t>When customers save their personal information by signing up, DB should protect private information by secure system. It can be achieved by hashing algorithm. Hashing function can convert information to meaningless number, and this process can be achieved by one way. So other users can`t catch the meaning of hashed value. –which is also called ‘encryption’.</w:t>
      </w:r>
    </w:p>
    <w:p w14:paraId="01E3A668" w14:textId="77777777" w:rsidR="00B334EB" w:rsidRDefault="00B334EB" w:rsidP="00B334EB">
      <w:pPr>
        <w:ind w:firstLine="220"/>
      </w:pPr>
      <w:r>
        <w:t xml:space="preserve">And </w:t>
      </w:r>
      <w:proofErr w:type="gramStart"/>
      <w:r>
        <w:t>also</w:t>
      </w:r>
      <w:proofErr w:type="gramEnd"/>
      <w:r>
        <w:t xml:space="preserve"> DB structure should block the access of outer invading trials and should not lose important information. To test these features of development, we should review the codes that can be represented in page source itself. Because there are many cases that exposed private information in page source-which can be seen by any users. In other words, developers should review the structure of code carefully again, and should test its completeness by trial of hacking tests. </w:t>
      </w:r>
    </w:p>
    <w:p w14:paraId="15739FA7" w14:textId="77777777" w:rsidR="00B334EB" w:rsidRDefault="00B334EB" w:rsidP="00B334EB">
      <w:pPr>
        <w:pStyle w:val="aa"/>
        <w:numPr>
          <w:ilvl w:val="0"/>
          <w:numId w:val="17"/>
        </w:numPr>
        <w:ind w:leftChars="0"/>
      </w:pPr>
      <w:r>
        <w:t>Performance</w:t>
      </w:r>
    </w:p>
    <w:p w14:paraId="0FC0822B" w14:textId="77777777" w:rsidR="00B334EB" w:rsidRDefault="00B334EB" w:rsidP="00B334EB">
      <w:pPr>
        <w:ind w:left="480" w:firstLine="220"/>
      </w:pPr>
      <w:r>
        <w:t xml:space="preserve">Performance can be evaluated by </w:t>
      </w:r>
      <w:proofErr w:type="gramStart"/>
      <w:r>
        <w:t>1.speed</w:t>
      </w:r>
      <w:proofErr w:type="gramEnd"/>
      <w:r>
        <w:t xml:space="preserve"> 2. Accuracy 3. R</w:t>
      </w:r>
      <w:r>
        <w:rPr>
          <w:rFonts w:hint="eastAsia"/>
        </w:rPr>
        <w:t xml:space="preserve">obustness. </w:t>
      </w:r>
      <w:r>
        <w:t>W</w:t>
      </w:r>
      <w:r>
        <w:rPr>
          <w:rFonts w:hint="eastAsia"/>
        </w:rPr>
        <w:t xml:space="preserve">hen we decide Word processing algorithm, we can`t check all information but rather important features. This can be also explained by R-tree concept, and word processing algorithm itself </w:t>
      </w:r>
      <w:r>
        <w:rPr>
          <w:rFonts w:hint="eastAsia"/>
        </w:rPr>
        <w:lastRenderedPageBreak/>
        <w:t xml:space="preserve">should process information selectively to achieve high speed. This can be simply tested by measuring each processing time. </w:t>
      </w:r>
    </w:p>
    <w:p w14:paraId="674E7473" w14:textId="77777777" w:rsidR="00B334EB" w:rsidRDefault="00B334EB" w:rsidP="00B334EB">
      <w:pPr>
        <w:ind w:left="480" w:firstLine="220"/>
      </w:pPr>
      <w:r>
        <w:rPr>
          <w:rFonts w:hint="eastAsia"/>
        </w:rPr>
        <w:t>And accuracy can be checked by method of reliability section, and Robustness is the concept of measuring processing time when the size of loaded data is huge enough. To test this case, first load huge information to DB and test the processing time. B</w:t>
      </w:r>
      <w:r>
        <w:t>y these methods, we can measure the performance.</w:t>
      </w:r>
    </w:p>
    <w:p w14:paraId="47D64EE5" w14:textId="77777777" w:rsidR="00B334EB" w:rsidRDefault="00B334EB" w:rsidP="00B334EB">
      <w:pPr>
        <w:pStyle w:val="3"/>
      </w:pPr>
      <w:bookmarkStart w:id="392" w:name="_Toc9242666"/>
      <w:bookmarkStart w:id="393" w:name="_Toc9298097"/>
      <w:bookmarkStart w:id="394" w:name="_Toc9467872"/>
      <w:r>
        <w:rPr>
          <w:rFonts w:hint="eastAsia"/>
        </w:rPr>
        <w:t>R</w:t>
      </w:r>
      <w:r>
        <w:t>elease Testing</w:t>
      </w:r>
      <w:bookmarkEnd w:id="392"/>
      <w:bookmarkEnd w:id="393"/>
      <w:bookmarkEnd w:id="394"/>
    </w:p>
    <w:p w14:paraId="039D8F59" w14:textId="77777777" w:rsidR="00B334EB" w:rsidRDefault="00B334EB" w:rsidP="00B334EB">
      <w:pPr>
        <w:ind w:firstLine="220"/>
      </w:pPr>
      <w:r>
        <w:t xml:space="preserve">Release testing is a process to test the newer version /build of a software/ application to make sure that is flawless and doesn`t have any issues and works as intended. It </w:t>
      </w:r>
      <w:proofErr w:type="gramStart"/>
      <w:r>
        <w:t>has to</w:t>
      </w:r>
      <w:proofErr w:type="gramEnd"/>
      <w:r>
        <w:t xml:space="preserve"> be done prior to release. </w:t>
      </w:r>
    </w:p>
    <w:p w14:paraId="4E90E8E0" w14:textId="77777777" w:rsidR="00B334EB" w:rsidRDefault="00B334EB" w:rsidP="00B334EB">
      <w:pPr>
        <w:ind w:firstLine="220"/>
        <w:jc w:val="center"/>
      </w:pPr>
      <w:r>
        <w:rPr>
          <w:noProof/>
        </w:rPr>
        <w:drawing>
          <wp:inline distT="0" distB="0" distL="0" distR="0" wp14:anchorId="50F8A462" wp14:editId="6DC7374A">
            <wp:extent cx="1901017" cy="4023192"/>
            <wp:effectExtent l="0" t="0" r="4445" b="0"/>
            <wp:docPr id="19" name="그림 19" descr="../Desktop/44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440px-Software_dev2.sv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43803" cy="4113742"/>
                    </a:xfrm>
                    <a:prstGeom prst="rect">
                      <a:avLst/>
                    </a:prstGeom>
                    <a:noFill/>
                    <a:ln>
                      <a:noFill/>
                    </a:ln>
                  </pic:spPr>
                </pic:pic>
              </a:graphicData>
            </a:graphic>
          </wp:inline>
        </w:drawing>
      </w:r>
    </w:p>
    <w:p w14:paraId="2842C546" w14:textId="77777777" w:rsidR="00B334EB" w:rsidRPr="00EF2554" w:rsidRDefault="00B334EB" w:rsidP="00B334EB">
      <w:pPr>
        <w:ind w:firstLine="220"/>
      </w:pPr>
      <w:r>
        <w:t xml:space="preserve">  Like above testing and development period, we should test it by alpha version first by developer and then release beta version to proceed final checking. By beta version testing, we can get feedback from real users and prolong the life cycle of software by this process.</w:t>
      </w:r>
    </w:p>
    <w:p w14:paraId="2496D77D" w14:textId="77777777" w:rsidR="00B334EB" w:rsidRDefault="00B334EB" w:rsidP="00B334EB">
      <w:pPr>
        <w:pStyle w:val="3"/>
      </w:pPr>
      <w:bookmarkStart w:id="395" w:name="_Toc9242667"/>
      <w:bookmarkStart w:id="396" w:name="_Toc9298098"/>
      <w:bookmarkStart w:id="397" w:name="_Toc9467873"/>
      <w:r>
        <w:rPr>
          <w:rFonts w:hint="eastAsia"/>
        </w:rPr>
        <w:lastRenderedPageBreak/>
        <w:t>U</w:t>
      </w:r>
      <w:r>
        <w:t>ser Testing</w:t>
      </w:r>
      <w:bookmarkEnd w:id="395"/>
      <w:bookmarkEnd w:id="396"/>
      <w:bookmarkEnd w:id="397"/>
    </w:p>
    <w:p w14:paraId="49D58DB5" w14:textId="77777777" w:rsidR="00B334EB" w:rsidRPr="001707DC" w:rsidRDefault="00B334EB" w:rsidP="00B334EB">
      <w:r>
        <w:t xml:space="preserve">  User testing can be explained by the concept of usability testing. We should set up scenario and realistic situation that can proceed necessary user tests. We assume that there are 50 users for using </w:t>
      </w:r>
      <w:proofErr w:type="spellStart"/>
      <w:r>
        <w:t>Dealistic</w:t>
      </w:r>
      <w:proofErr w:type="spellEnd"/>
      <w:r>
        <w:t xml:space="preserve"> application and 10 products on the list. After setting this situation, we should check each </w:t>
      </w:r>
      <w:proofErr w:type="gramStart"/>
      <w:r>
        <w:t>concepts</w:t>
      </w:r>
      <w:proofErr w:type="gramEnd"/>
      <w:r>
        <w:t xml:space="preserve"> that are explained above, and compare its value for each iteration in tests.</w:t>
      </w:r>
    </w:p>
    <w:p w14:paraId="20AA348B" w14:textId="77777777" w:rsidR="00B334EB" w:rsidRDefault="00B334EB" w:rsidP="00B334EB">
      <w:pPr>
        <w:pStyle w:val="3"/>
      </w:pPr>
      <w:bookmarkStart w:id="398" w:name="_Toc9242668"/>
      <w:bookmarkStart w:id="399" w:name="_Toc9298099"/>
      <w:bookmarkStart w:id="400" w:name="_Toc9467874"/>
      <w:r>
        <w:rPr>
          <w:rFonts w:hint="eastAsia"/>
        </w:rPr>
        <w:t>T</w:t>
      </w:r>
      <w:r>
        <w:t>esting Case</w:t>
      </w:r>
      <w:bookmarkEnd w:id="398"/>
      <w:bookmarkEnd w:id="399"/>
      <w:bookmarkEnd w:id="400"/>
    </w:p>
    <w:p w14:paraId="3CAE7F87" w14:textId="03B3208C" w:rsidR="00C07904" w:rsidRDefault="00B334EB" w:rsidP="00B334EB">
      <w:r>
        <w:t xml:space="preserve">  Testing case can be </w:t>
      </w:r>
      <w:r>
        <w:rPr>
          <w:rFonts w:hint="eastAsia"/>
        </w:rPr>
        <w:t xml:space="preserve">concretely described by setting exact number- 50 users and 10 products as written above. </w:t>
      </w:r>
      <w:r>
        <w:t>W</w:t>
      </w:r>
      <w:r>
        <w:rPr>
          <w:rFonts w:hint="eastAsia"/>
        </w:rPr>
        <w:t>e can set review category 3~4 parts and then we can test our whole project application.</w:t>
      </w:r>
    </w:p>
    <w:p w14:paraId="09F43CA8" w14:textId="77777777" w:rsidR="00C07904" w:rsidRDefault="00C07904">
      <w:r>
        <w:br w:type="page"/>
      </w:r>
    </w:p>
    <w:p w14:paraId="791B7BDE" w14:textId="77777777" w:rsidR="007F1BB9" w:rsidRDefault="007F1BB9" w:rsidP="007F1BB9">
      <w:pPr>
        <w:pStyle w:val="1"/>
      </w:pPr>
      <w:bookmarkStart w:id="401" w:name="_Toc9298100"/>
      <w:bookmarkStart w:id="402" w:name="_Toc9467875"/>
      <w:r>
        <w:lastRenderedPageBreak/>
        <w:t xml:space="preserve">Development </w:t>
      </w:r>
      <w:r w:rsidR="003C6514">
        <w:t>Plan</w:t>
      </w:r>
      <w:bookmarkEnd w:id="388"/>
      <w:bookmarkEnd w:id="401"/>
      <w:bookmarkEnd w:id="402"/>
    </w:p>
    <w:p w14:paraId="2E6BE7A4" w14:textId="77777777" w:rsidR="000A4C3B" w:rsidRPr="000A4C3B" w:rsidRDefault="000A4C3B" w:rsidP="000A4C3B"/>
    <w:p w14:paraId="7CA238F2" w14:textId="77777777" w:rsidR="00663810" w:rsidRDefault="00663810" w:rsidP="00663810">
      <w:pPr>
        <w:pStyle w:val="2"/>
      </w:pPr>
      <w:bookmarkStart w:id="403" w:name="_Toc9298101"/>
      <w:bookmarkStart w:id="404" w:name="_Toc9244492"/>
      <w:bookmarkStart w:id="405" w:name="_Toc9467876"/>
      <w:r>
        <w:rPr>
          <w:rFonts w:hint="eastAsia"/>
        </w:rPr>
        <w:t>O</w:t>
      </w:r>
      <w:r>
        <w:t>bjectives</w:t>
      </w:r>
      <w:bookmarkEnd w:id="403"/>
      <w:bookmarkEnd w:id="404"/>
      <w:bookmarkEnd w:id="405"/>
    </w:p>
    <w:p w14:paraId="766F88DB" w14:textId="77777777" w:rsidR="000A4C3B" w:rsidRPr="000A4C3B" w:rsidRDefault="000A4C3B" w:rsidP="000A4C3B"/>
    <w:p w14:paraId="2FE23DF5" w14:textId="77777777" w:rsidR="003C6514" w:rsidRDefault="003C6514">
      <w:pPr>
        <w:jc w:val="both"/>
        <w:pPrChange w:id="406" w:author="Kim Junhyun" w:date="2019-05-21T07:07:00Z">
          <w:pPr/>
        </w:pPrChange>
      </w:pPr>
      <w:r>
        <w:rPr>
          <w:rFonts w:hint="eastAsia"/>
        </w:rPr>
        <w:t>이번 챕터에서는 실제 개발 단계에서 어떠한 기술과 개발 환경을 사용할 것인지를 기술하고</w:t>
      </w:r>
      <w:r>
        <w:t xml:space="preserve">, </w:t>
      </w:r>
      <w:r>
        <w:rPr>
          <w:rFonts w:hint="eastAsia"/>
        </w:rPr>
        <w:t>개발 일정</w:t>
      </w:r>
      <w:r w:rsidR="009B2914">
        <w:t>과 진행 상황을</w:t>
      </w:r>
      <w:r>
        <w:t xml:space="preserve"> </w:t>
      </w:r>
      <w:r>
        <w:rPr>
          <w:rFonts w:hint="eastAsia"/>
        </w:rPr>
        <w:t>설명한다.</w:t>
      </w:r>
    </w:p>
    <w:p w14:paraId="156FB859" w14:textId="77777777" w:rsidR="000A4C3B" w:rsidRPr="003C6514" w:rsidRDefault="000A4C3B" w:rsidP="003C6514"/>
    <w:p w14:paraId="79FFE7B9" w14:textId="77777777" w:rsidR="006B0CF9" w:rsidRDefault="006B0CF9" w:rsidP="00D5543C">
      <w:pPr>
        <w:pStyle w:val="2"/>
      </w:pPr>
      <w:bookmarkStart w:id="407" w:name="_Toc9298102"/>
      <w:bookmarkStart w:id="408" w:name="_Toc9244493"/>
      <w:bookmarkStart w:id="409" w:name="_Toc9467877"/>
      <w:r>
        <w:rPr>
          <w:rFonts w:hint="eastAsia"/>
        </w:rPr>
        <w:t>F</w:t>
      </w:r>
      <w:r>
        <w:t>rontend Environment</w:t>
      </w:r>
      <w:bookmarkEnd w:id="407"/>
      <w:bookmarkEnd w:id="408"/>
      <w:bookmarkEnd w:id="409"/>
    </w:p>
    <w:p w14:paraId="6969A9A7" w14:textId="77777777" w:rsidR="000A4C3B" w:rsidRPr="000A4C3B" w:rsidRDefault="000A4C3B" w:rsidP="000A4C3B"/>
    <w:p w14:paraId="159E58D7" w14:textId="77777777" w:rsidR="00B77A70" w:rsidRDefault="00B77A70" w:rsidP="00AD34CE">
      <w:pPr>
        <w:pStyle w:val="3"/>
      </w:pPr>
      <w:bookmarkStart w:id="410" w:name="_Toc9298103"/>
      <w:bookmarkStart w:id="411" w:name="_Toc9244494"/>
      <w:bookmarkStart w:id="412" w:name="_Toc9467878"/>
      <w:r>
        <w:t>Vue.js</w:t>
      </w:r>
      <w:bookmarkEnd w:id="410"/>
      <w:bookmarkEnd w:id="411"/>
      <w:bookmarkEnd w:id="412"/>
    </w:p>
    <w:p w14:paraId="76C2FC88" w14:textId="77777777" w:rsidR="009B2914" w:rsidRDefault="009B2914" w:rsidP="009B2914">
      <w:pPr>
        <w:keepNext/>
        <w:jc w:val="center"/>
      </w:pPr>
      <w:r>
        <w:rPr>
          <w:noProof/>
        </w:rPr>
        <w:drawing>
          <wp:inline distT="0" distB="0" distL="0" distR="0" wp14:anchorId="43B1628A" wp14:editId="071E2F2A">
            <wp:extent cx="5731510" cy="2021205"/>
            <wp:effectExtent l="0" t="0" r="0" b="0"/>
            <wp:docPr id="11" name="그림 11" descr="vu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ì ëí ì´ë¯¸ì§ ê²ìê²°ê³¼"/>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315ED1BD" w14:textId="0E47156E" w:rsidR="009B2914" w:rsidRPr="009B2914" w:rsidRDefault="009B2914" w:rsidP="009B2914">
      <w:pPr>
        <w:pStyle w:val="ab"/>
        <w:jc w:val="center"/>
      </w:pPr>
      <w:bookmarkStart w:id="413" w:name="_Toc9327915"/>
      <w:r>
        <w:t xml:space="preserve">Figure </w:t>
      </w:r>
      <w:r w:rsidR="0089007E">
        <w:fldChar w:fldCharType="begin"/>
      </w:r>
      <w:r w:rsidR="0089007E">
        <w:instrText xml:space="preserve"> SEQ Figure \* ARABIC </w:instrText>
      </w:r>
      <w:r w:rsidR="0089007E">
        <w:fldChar w:fldCharType="separate"/>
      </w:r>
      <w:r w:rsidR="007C6F6A">
        <w:rPr>
          <w:noProof/>
        </w:rPr>
        <w:t>8</w:t>
      </w:r>
      <w:r w:rsidR="0089007E">
        <w:rPr>
          <w:noProof/>
        </w:rPr>
        <w:fldChar w:fldCharType="end"/>
      </w:r>
      <w:r>
        <w:t>: Vue.js Logo</w:t>
      </w:r>
      <w:bookmarkEnd w:id="413"/>
    </w:p>
    <w:p w14:paraId="1DA0FB88" w14:textId="77777777" w:rsidR="009B2914" w:rsidRDefault="003C6514">
      <w:pPr>
        <w:jc w:val="both"/>
        <w:pPrChange w:id="414" w:author="Kim Junhyun" w:date="2019-05-21T07:07:00Z">
          <w:pPr/>
        </w:pPrChange>
      </w:pPr>
      <w:r>
        <w:rPr>
          <w:rFonts w:hint="eastAsia"/>
        </w:rPr>
        <w:t xml:space="preserve">자바스크립트로 작성된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싱글 파일 컴포넌트 기법으로 하나의 컴포넌트에 필요한 </w:t>
      </w:r>
      <w:r>
        <w:t xml:space="preserve">HTML </w:t>
      </w:r>
      <w:r>
        <w:rPr>
          <w:rFonts w:hint="eastAsia"/>
        </w:rPr>
        <w:t>템플릿,</w:t>
      </w:r>
      <w:r>
        <w:t xml:space="preserve"> </w:t>
      </w:r>
      <w:r>
        <w:rPr>
          <w:rFonts w:hint="eastAsia"/>
        </w:rPr>
        <w:t>자바스크립트,</w:t>
      </w:r>
      <w:r>
        <w:t xml:space="preserve"> </w:t>
      </w:r>
      <w:r>
        <w:rPr>
          <w:rFonts w:hint="eastAsia"/>
        </w:rPr>
        <w:t>C</w:t>
      </w:r>
      <w:r>
        <w:t xml:space="preserve">SS </w:t>
      </w:r>
      <w:r>
        <w:rPr>
          <w:rFonts w:hint="eastAsia"/>
        </w:rPr>
        <w:t>스타일시트 등을 하나의 파일에 모두 작성할 수 있어서 코드 집적도와 유지보수성을 높일 수 있으며,</w:t>
      </w:r>
      <w:r>
        <w:t xml:space="preserve"> </w:t>
      </w:r>
      <w:proofErr w:type="spellStart"/>
      <w:r>
        <w:rPr>
          <w:rFonts w:hint="eastAsia"/>
        </w:rPr>
        <w:t>프론트엔드에도</w:t>
      </w:r>
      <w:proofErr w:type="spellEnd"/>
      <w:r>
        <w:rPr>
          <w:rFonts w:hint="eastAsia"/>
        </w:rPr>
        <w:t xml:space="preserve"> </w:t>
      </w:r>
      <w:r>
        <w:t xml:space="preserve">MVC </w:t>
      </w:r>
      <w:r>
        <w:rPr>
          <w:rFonts w:hint="eastAsia"/>
        </w:rPr>
        <w:t xml:space="preserve">패턴을 적용하여 난잡해지기 쉬운 </w:t>
      </w:r>
      <w:proofErr w:type="spellStart"/>
      <w:r>
        <w:rPr>
          <w:rFonts w:hint="eastAsia"/>
        </w:rPr>
        <w:t>프론트엔드</w:t>
      </w:r>
      <w:proofErr w:type="spellEnd"/>
      <w:r>
        <w:rPr>
          <w:rFonts w:hint="eastAsia"/>
        </w:rPr>
        <w:t xml:space="preserve"> 코드를 정리할 수 있게 도와준다.</w:t>
      </w:r>
      <w:r>
        <w:t xml:space="preserve"> </w:t>
      </w:r>
      <w:r>
        <w:rPr>
          <w:rFonts w:hint="eastAsia"/>
        </w:rPr>
        <w:t xml:space="preserve">또한 </w:t>
      </w:r>
      <w:proofErr w:type="spellStart"/>
      <w:r>
        <w:rPr>
          <w:rFonts w:hint="eastAsia"/>
        </w:rPr>
        <w:t>프로그레시브</w:t>
      </w:r>
      <w:proofErr w:type="spellEnd"/>
      <w:r>
        <w:rPr>
          <w:rFonts w:hint="eastAsia"/>
        </w:rPr>
        <w:t xml:space="preserve"> 웹 앱(</w:t>
      </w:r>
      <w:r>
        <w:t>PWA)</w:t>
      </w:r>
      <w:r>
        <w:rPr>
          <w:rFonts w:hint="eastAsia"/>
        </w:rPr>
        <w:t>을 적용할 수 있기 때문에 웹 앱으로 배포하여</w:t>
      </w:r>
      <w:r>
        <w:t xml:space="preserve"> </w:t>
      </w:r>
      <w:r>
        <w:rPr>
          <w:rFonts w:hint="eastAsia"/>
        </w:rPr>
        <w:t>다양한 접속 환경에서도 네이티브 애플리케이션과 동일한 사용자 경험을 제공할 수 있다.</w:t>
      </w:r>
    </w:p>
    <w:p w14:paraId="43DE48E7" w14:textId="77777777" w:rsidR="009B2914" w:rsidRPr="003C6514" w:rsidRDefault="009B2914" w:rsidP="003C6514"/>
    <w:p w14:paraId="419F9E1C" w14:textId="77777777" w:rsidR="009C334B" w:rsidRDefault="00B77A70" w:rsidP="009C334B">
      <w:pPr>
        <w:pStyle w:val="3"/>
      </w:pPr>
      <w:bookmarkStart w:id="415" w:name="_Toc9298104"/>
      <w:bookmarkStart w:id="416" w:name="_Toc9244495"/>
      <w:bookmarkStart w:id="417" w:name="_Toc9467879"/>
      <w:r>
        <w:t>Ionic</w:t>
      </w:r>
      <w:bookmarkEnd w:id="415"/>
      <w:bookmarkEnd w:id="416"/>
      <w:bookmarkEnd w:id="417"/>
    </w:p>
    <w:p w14:paraId="238169FF" w14:textId="77777777" w:rsidR="009B2914" w:rsidRDefault="009B2914" w:rsidP="009B2914">
      <w:pPr>
        <w:keepNext/>
        <w:jc w:val="center"/>
      </w:pPr>
      <w:r w:rsidRPr="009B2914">
        <w:rPr>
          <w:noProof/>
        </w:rPr>
        <w:drawing>
          <wp:inline distT="0" distB="0" distL="0" distR="0" wp14:anchorId="2C04085E" wp14:editId="31C1DB23">
            <wp:extent cx="4096987" cy="2304498"/>
            <wp:effectExtent l="0" t="0" r="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6384" cy="2309784"/>
                    </a:xfrm>
                    <a:prstGeom prst="rect">
                      <a:avLst/>
                    </a:prstGeom>
                  </pic:spPr>
                </pic:pic>
              </a:graphicData>
            </a:graphic>
          </wp:inline>
        </w:drawing>
      </w:r>
    </w:p>
    <w:p w14:paraId="36CC1C9A" w14:textId="0A0C78AF" w:rsidR="009B2914" w:rsidRPr="009B2914" w:rsidRDefault="009B2914" w:rsidP="009B2914">
      <w:pPr>
        <w:pStyle w:val="ab"/>
        <w:jc w:val="center"/>
      </w:pPr>
      <w:bookmarkStart w:id="418" w:name="_Toc9327916"/>
      <w:r>
        <w:t xml:space="preserve">Figure </w:t>
      </w:r>
      <w:r w:rsidR="0089007E">
        <w:fldChar w:fldCharType="begin"/>
      </w:r>
      <w:r w:rsidR="0089007E">
        <w:instrText xml:space="preserve"> SEQ Figure \* ARABIC </w:instrText>
      </w:r>
      <w:r w:rsidR="0089007E">
        <w:fldChar w:fldCharType="separate"/>
      </w:r>
      <w:r w:rsidR="007C6F6A">
        <w:rPr>
          <w:noProof/>
        </w:rPr>
        <w:t>9</w:t>
      </w:r>
      <w:r w:rsidR="0089007E">
        <w:rPr>
          <w:noProof/>
        </w:rPr>
        <w:fldChar w:fldCharType="end"/>
      </w:r>
      <w:r>
        <w:t>: Ionic Logo</w:t>
      </w:r>
      <w:bookmarkEnd w:id="418"/>
    </w:p>
    <w:p w14:paraId="4F7205ED" w14:textId="77777777" w:rsidR="00B77A70" w:rsidRDefault="003C6514">
      <w:pPr>
        <w:jc w:val="both"/>
        <w:pPrChange w:id="419" w:author="Kim Junhyun" w:date="2019-05-21T07:07:00Z">
          <w:pPr/>
        </w:pPrChange>
      </w:pPr>
      <w:r>
        <w:rPr>
          <w:rFonts w:hint="eastAsia"/>
        </w:rPr>
        <w:t>다양한 접속 디바이스를 타겟으로 컴파일해 해당 디바이스의 환경에 맞춘 U</w:t>
      </w:r>
      <w:r>
        <w:t xml:space="preserve">I </w:t>
      </w:r>
      <w:r>
        <w:rPr>
          <w:rFonts w:hint="eastAsia"/>
        </w:rPr>
        <w:t xml:space="preserve">스타일을 사용할 수 있게 해 주는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개발자가 일일이 개별 디바이스 환경에 맞춘 </w:t>
      </w:r>
      <w:r>
        <w:t xml:space="preserve">UI </w:t>
      </w:r>
      <w:r>
        <w:rPr>
          <w:rFonts w:hint="eastAsia"/>
        </w:rPr>
        <w:t xml:space="preserve">컴포넌트를 개발하지 않고 </w:t>
      </w:r>
      <w:r w:rsidR="009B2914">
        <w:rPr>
          <w:rFonts w:hint="eastAsia"/>
        </w:rPr>
        <w:t>한 번의 코딩만으로 다양한 환경에 맞게 컴파일할 수 있기 때문에 생산성이 올라간다.</w:t>
      </w:r>
      <w:r w:rsidR="009B2914">
        <w:t xml:space="preserve"> </w:t>
      </w:r>
      <w:r w:rsidR="009B2914">
        <w:rPr>
          <w:rFonts w:hint="eastAsia"/>
        </w:rPr>
        <w:t>또한 V</w:t>
      </w:r>
      <w:r w:rsidR="009B2914">
        <w:t xml:space="preserve">ue.js </w:t>
      </w:r>
      <w:r w:rsidR="009B2914">
        <w:rPr>
          <w:rFonts w:hint="eastAsia"/>
        </w:rPr>
        <w:t>와 결합해 작동할 수 있다.</w:t>
      </w:r>
    </w:p>
    <w:p w14:paraId="645A47F6" w14:textId="77777777" w:rsidR="000A4C3B" w:rsidRDefault="000A4C3B" w:rsidP="00B77A70"/>
    <w:p w14:paraId="768793A9" w14:textId="77777777" w:rsidR="009B2914" w:rsidRDefault="009B2914" w:rsidP="000A4C3B">
      <w:pPr>
        <w:pStyle w:val="3"/>
      </w:pPr>
      <w:bookmarkStart w:id="420" w:name="_Toc9298105"/>
      <w:bookmarkStart w:id="421" w:name="_Toc9244496"/>
      <w:bookmarkStart w:id="422" w:name="_Toc9467880"/>
      <w:r>
        <w:rPr>
          <w:rFonts w:hint="eastAsia"/>
        </w:rPr>
        <w:t>N</w:t>
      </w:r>
      <w:r>
        <w:t>ode.js</w:t>
      </w:r>
      <w:bookmarkEnd w:id="420"/>
      <w:bookmarkEnd w:id="421"/>
      <w:bookmarkEnd w:id="422"/>
    </w:p>
    <w:p w14:paraId="4A38BECB" w14:textId="77777777" w:rsidR="00741B71" w:rsidRDefault="00741B71" w:rsidP="00741B71">
      <w:pPr>
        <w:keepNext/>
        <w:jc w:val="center"/>
      </w:pPr>
      <w:r>
        <w:rPr>
          <w:noProof/>
        </w:rPr>
        <w:drawing>
          <wp:inline distT="0" distB="0" distL="0" distR="0" wp14:anchorId="75009126" wp14:editId="31CD4AED">
            <wp:extent cx="3348842" cy="1671824"/>
            <wp:effectExtent l="0" t="0" r="4445" b="0"/>
            <wp:docPr id="20" name="그림 20" descr="nod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jsì ëí ì´ë¯¸ì§ ê²ìê²°ê³¼"/>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0665" cy="1687711"/>
                    </a:xfrm>
                    <a:prstGeom prst="rect">
                      <a:avLst/>
                    </a:prstGeom>
                    <a:noFill/>
                    <a:ln>
                      <a:noFill/>
                    </a:ln>
                  </pic:spPr>
                </pic:pic>
              </a:graphicData>
            </a:graphic>
          </wp:inline>
        </w:drawing>
      </w:r>
    </w:p>
    <w:p w14:paraId="7DFC4A15" w14:textId="563039AA" w:rsidR="00180113" w:rsidRPr="00180113" w:rsidRDefault="00741B71" w:rsidP="00741B71">
      <w:pPr>
        <w:pStyle w:val="ab"/>
        <w:jc w:val="center"/>
      </w:pPr>
      <w:bookmarkStart w:id="423" w:name="_Toc9327917"/>
      <w:r>
        <w:t xml:space="preserve">Figure </w:t>
      </w:r>
      <w:r w:rsidR="0089007E">
        <w:fldChar w:fldCharType="begin"/>
      </w:r>
      <w:r w:rsidR="0089007E">
        <w:instrText xml:space="preserve"> SEQ Figure \* ARABIC </w:instrText>
      </w:r>
      <w:r w:rsidR="0089007E">
        <w:fldChar w:fldCharType="separate"/>
      </w:r>
      <w:r w:rsidR="007C6F6A">
        <w:rPr>
          <w:noProof/>
        </w:rPr>
        <w:t>10</w:t>
      </w:r>
      <w:r w:rsidR="0089007E">
        <w:rPr>
          <w:noProof/>
        </w:rPr>
        <w:fldChar w:fldCharType="end"/>
      </w:r>
      <w:r>
        <w:t>: Node.js Logo</w:t>
      </w:r>
      <w:bookmarkEnd w:id="423"/>
    </w:p>
    <w:p w14:paraId="52B30DC0" w14:textId="77777777" w:rsidR="009B2914" w:rsidRDefault="009B2914" w:rsidP="00B77A70">
      <w:r>
        <w:rPr>
          <w:rFonts w:hint="eastAsia"/>
        </w:rPr>
        <w:t>N</w:t>
      </w:r>
      <w:r>
        <w:t>ode.js</w:t>
      </w:r>
      <w:r>
        <w:rPr>
          <w:rFonts w:hint="eastAsia"/>
        </w:rPr>
        <w:t>는 경량</w:t>
      </w:r>
      <w:r>
        <w:t xml:space="preserve"> </w:t>
      </w:r>
      <w:r>
        <w:rPr>
          <w:rFonts w:hint="eastAsia"/>
        </w:rPr>
        <w:t>서버 프레임워크로서 다양한 모듈을 활용할 수 있고</w:t>
      </w:r>
      <w:r>
        <w:t xml:space="preserve"> </w:t>
      </w:r>
    </w:p>
    <w:p w14:paraId="3A235DFC" w14:textId="77777777" w:rsidR="000A4C3B" w:rsidRPr="00B77A70" w:rsidRDefault="000A4C3B" w:rsidP="00B77A70"/>
    <w:p w14:paraId="79D96136" w14:textId="77777777" w:rsidR="006B0CF9" w:rsidRDefault="006B0CF9" w:rsidP="00D5543C">
      <w:pPr>
        <w:pStyle w:val="2"/>
      </w:pPr>
      <w:bookmarkStart w:id="424" w:name="_Toc9298106"/>
      <w:bookmarkStart w:id="425" w:name="_Toc9244497"/>
      <w:bookmarkStart w:id="426" w:name="_Toc9467881"/>
      <w:r>
        <w:rPr>
          <w:rFonts w:hint="eastAsia"/>
        </w:rPr>
        <w:lastRenderedPageBreak/>
        <w:t>B</w:t>
      </w:r>
      <w:r>
        <w:t>ackend Environment</w:t>
      </w:r>
      <w:bookmarkEnd w:id="424"/>
      <w:bookmarkEnd w:id="425"/>
      <w:bookmarkEnd w:id="426"/>
    </w:p>
    <w:p w14:paraId="23735E90" w14:textId="77777777" w:rsidR="000A4C3B" w:rsidRPr="000A4C3B" w:rsidRDefault="000A4C3B" w:rsidP="000A4C3B"/>
    <w:p w14:paraId="1BFF7D3A" w14:textId="77777777" w:rsidR="00AD34CE" w:rsidRDefault="00AD34CE" w:rsidP="00AD34CE">
      <w:pPr>
        <w:pStyle w:val="3"/>
      </w:pPr>
      <w:bookmarkStart w:id="427" w:name="_Toc9298107"/>
      <w:bookmarkStart w:id="428" w:name="_Toc9244498"/>
      <w:bookmarkStart w:id="429" w:name="_Toc9467882"/>
      <w:r>
        <w:t>Java</w:t>
      </w:r>
      <w:bookmarkEnd w:id="427"/>
      <w:bookmarkEnd w:id="428"/>
      <w:bookmarkEnd w:id="429"/>
    </w:p>
    <w:p w14:paraId="3373D56A" w14:textId="77777777" w:rsidR="00163B75" w:rsidRPr="00163B75" w:rsidRDefault="00163B75" w:rsidP="00163B75">
      <w:pPr>
        <w:rPr>
          <w:del w:id="430" w:author="Kim Junhyun" w:date="2019-05-21T07:07:00Z"/>
        </w:rPr>
      </w:pPr>
      <w:del w:id="431" w:author="Kim Junhyun" w:date="2019-05-21T07:07:00Z">
        <w:r>
          <w:rPr>
            <w:rFonts w:hint="eastAsia"/>
          </w:rPr>
          <w:delText>[</w:delText>
        </w:r>
        <w:r>
          <w:delText>Logo]</w:delText>
        </w:r>
      </w:del>
    </w:p>
    <w:p w14:paraId="321F47D9" w14:textId="77777777" w:rsidR="00457D7B" w:rsidRDefault="00843D3A" w:rsidP="00457D7B">
      <w:pPr>
        <w:keepNext/>
        <w:jc w:val="center"/>
        <w:rPr>
          <w:ins w:id="432" w:author="Kim Junhyun" w:date="2019-05-21T07:07:00Z"/>
        </w:rPr>
      </w:pPr>
      <w:ins w:id="433" w:author="Kim Junhyun" w:date="2019-05-21T07:07:00Z">
        <w:r>
          <w:rPr>
            <w:noProof/>
          </w:rPr>
          <w:drawing>
            <wp:inline distT="0" distB="0" distL="0" distR="0" wp14:anchorId="7E973261" wp14:editId="2DC044AB">
              <wp:extent cx="942975" cy="1785366"/>
              <wp:effectExtent l="0" t="0" r="0" b="5715"/>
              <wp:docPr id="33" name="그림 33" descr="java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descr="java logoì ëí ì´ë¯¸ì§ ê²ìê²°ê³¼"/>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44241" cy="1787764"/>
                      </a:xfrm>
                      <a:prstGeom prst="rect">
                        <a:avLst/>
                      </a:prstGeom>
                      <a:noFill/>
                      <a:ln>
                        <a:noFill/>
                      </a:ln>
                    </pic:spPr>
                  </pic:pic>
                </a:graphicData>
              </a:graphic>
            </wp:inline>
          </w:drawing>
        </w:r>
      </w:ins>
    </w:p>
    <w:p w14:paraId="1EF00BF3" w14:textId="0E6862A2" w:rsidR="00843D3A" w:rsidRDefault="00457D7B" w:rsidP="00457D7B">
      <w:pPr>
        <w:pStyle w:val="ab"/>
        <w:jc w:val="center"/>
        <w:rPr>
          <w:ins w:id="434" w:author="Kim Junhyun" w:date="2019-05-21T07:07:00Z"/>
        </w:rPr>
      </w:pPr>
      <w:bookmarkStart w:id="435" w:name="_Toc9327918"/>
      <w:ins w:id="436" w:author="Kim Junhyun" w:date="2019-05-21T07:07:00Z">
        <w:r>
          <w:t xml:space="preserve">Figure </w:t>
        </w:r>
        <w:r w:rsidR="002C59AC">
          <w:fldChar w:fldCharType="begin"/>
        </w:r>
        <w:r w:rsidR="002C59AC">
          <w:instrText xml:space="preserve"> SEQ Figure \* ARABIC </w:instrText>
        </w:r>
        <w:r w:rsidR="002C59AC">
          <w:fldChar w:fldCharType="separate"/>
        </w:r>
      </w:ins>
      <w:r w:rsidR="007C6F6A">
        <w:rPr>
          <w:noProof/>
        </w:rPr>
        <w:t>11</w:t>
      </w:r>
      <w:ins w:id="437" w:author="Kim Junhyun" w:date="2019-05-21T07:07:00Z">
        <w:r w:rsidR="002C59AC">
          <w:rPr>
            <w:noProof/>
          </w:rPr>
          <w:fldChar w:fldCharType="end"/>
        </w:r>
        <w:r>
          <w:t>: Java Logo</w:t>
        </w:r>
        <w:bookmarkEnd w:id="435"/>
      </w:ins>
    </w:p>
    <w:p w14:paraId="6A0A65ED" w14:textId="69A6CF95" w:rsidR="00EE26BA" w:rsidRDefault="00EE26BA" w:rsidP="00EE26BA">
      <w:pPr>
        <w:jc w:val="center"/>
        <w:rPr>
          <w:ins w:id="438" w:author="Kim Junhyun" w:date="2019-05-21T07:07:00Z"/>
        </w:rPr>
      </w:pPr>
    </w:p>
    <w:p w14:paraId="7DCF17F3" w14:textId="5510E440" w:rsidR="009B2914" w:rsidRDefault="009B2914">
      <w:pPr>
        <w:jc w:val="both"/>
        <w:pPrChange w:id="439" w:author="Kim Junhyun" w:date="2019-05-21T07:07:00Z">
          <w:pPr/>
        </w:pPrChange>
      </w:pPr>
      <w:r>
        <w:rPr>
          <w:rFonts w:hint="eastAsia"/>
        </w:rPr>
        <w:t>J</w:t>
      </w:r>
      <w:r>
        <w:t>ava</w:t>
      </w:r>
      <w:r>
        <w:rPr>
          <w:rFonts w:hint="eastAsia"/>
        </w:rPr>
        <w:t>는 객체 지향 프로그래밍 언어로서,</w:t>
      </w:r>
      <w:r w:rsidR="00163B75">
        <w:t xml:space="preserve"> JSP(Java Server Page)</w:t>
      </w:r>
      <w:r w:rsidR="00163B75">
        <w:rPr>
          <w:rFonts w:hint="eastAsia"/>
        </w:rPr>
        <w:t xml:space="preserve">와 </w:t>
      </w:r>
      <w:r w:rsidR="00163B75">
        <w:t xml:space="preserve">Servlet </w:t>
      </w:r>
      <w:r w:rsidR="00163B75">
        <w:rPr>
          <w:rFonts w:hint="eastAsia"/>
        </w:rPr>
        <w:t>등의 기술을 이용해 다양한 웹 애플리케이션 서버를 구현하는 데 사용되고 있다.</w:t>
      </w:r>
      <w:r w:rsidR="00163B75">
        <w:t xml:space="preserve"> </w:t>
      </w:r>
      <w:r w:rsidR="00163B75">
        <w:rPr>
          <w:rFonts w:hint="eastAsia"/>
        </w:rPr>
        <w:t xml:space="preserve">본 시스템에서는 </w:t>
      </w:r>
      <w:del w:id="440" w:author="Kim Junhyun" w:date="2019-05-21T07:07:00Z">
        <w:r w:rsidR="00163B75">
          <w:rPr>
            <w:rFonts w:hint="eastAsia"/>
          </w:rPr>
          <w:delText>백엔드</w:delText>
        </w:r>
        <w:r w:rsidR="00163B75">
          <w:delText xml:space="preserve"> </w:delText>
        </w:r>
      </w:del>
      <w:ins w:id="441" w:author="Kim Junhyun" w:date="2019-05-21T07:07:00Z">
        <w:r w:rsidR="00556E5E">
          <w:rPr>
            <w:rFonts w:hint="eastAsia"/>
          </w:rPr>
          <w:t>backend</w:t>
        </w:r>
      </w:ins>
      <w:r w:rsidR="00163B75">
        <w:rPr>
          <w:rFonts w:hint="eastAsia"/>
        </w:rPr>
        <w:t>애플리케이션 서버를 만드는 데 사용했는데,</w:t>
      </w:r>
      <w:r w:rsidR="00163B75">
        <w:t xml:space="preserve"> </w:t>
      </w:r>
      <w:r w:rsidR="00163B75">
        <w:rPr>
          <w:rFonts w:hint="eastAsia"/>
        </w:rPr>
        <w:t>팀 멤버의 대부분이 자바 프로그래밍에 익숙하기 때문이다.</w:t>
      </w:r>
    </w:p>
    <w:p w14:paraId="0CD6BA52" w14:textId="77777777" w:rsidR="000A4C3B" w:rsidRPr="009B2914" w:rsidRDefault="000A4C3B" w:rsidP="009B2914"/>
    <w:p w14:paraId="24B684C7" w14:textId="77777777" w:rsidR="00AD34CE" w:rsidRDefault="00AD34CE" w:rsidP="00AD34CE">
      <w:pPr>
        <w:pStyle w:val="3"/>
      </w:pPr>
      <w:bookmarkStart w:id="442" w:name="_Toc9298108"/>
      <w:bookmarkStart w:id="443" w:name="_Toc9244499"/>
      <w:bookmarkStart w:id="444" w:name="_Toc9467883"/>
      <w:r>
        <w:rPr>
          <w:rFonts w:hint="eastAsia"/>
        </w:rPr>
        <w:t>A</w:t>
      </w:r>
      <w:r>
        <w:t>pache Tomcat</w:t>
      </w:r>
      <w:bookmarkEnd w:id="442"/>
      <w:bookmarkEnd w:id="443"/>
      <w:bookmarkEnd w:id="444"/>
    </w:p>
    <w:p w14:paraId="0910877C" w14:textId="77777777" w:rsidR="000A4C3B" w:rsidRDefault="00163B75" w:rsidP="000A4C3B">
      <w:pPr>
        <w:rPr>
          <w:del w:id="445" w:author="Kim Junhyun" w:date="2019-05-21T07:07:00Z"/>
        </w:rPr>
      </w:pPr>
      <w:del w:id="446" w:author="Kim Junhyun" w:date="2019-05-21T07:07:00Z">
        <w:r>
          <w:rPr>
            <w:rFonts w:hint="eastAsia"/>
          </w:rPr>
          <w:delText>[</w:delText>
        </w:r>
        <w:r>
          <w:delText>Logo]</w:delText>
        </w:r>
      </w:del>
    </w:p>
    <w:p w14:paraId="5A2A5492" w14:textId="77777777" w:rsidR="00163B75" w:rsidRPr="000A4C3B" w:rsidRDefault="00163B75" w:rsidP="000A4C3B">
      <w:pPr>
        <w:rPr>
          <w:del w:id="447" w:author="Kim Junhyun" w:date="2019-05-21T07:07:00Z"/>
        </w:rPr>
      </w:pPr>
      <w:del w:id="448" w:author="Kim Junhyun" w:date="2019-05-21T07:07:00Z">
        <w:r>
          <w:rPr>
            <w:rFonts w:hint="eastAsia"/>
          </w:rPr>
          <w:delText xml:space="preserve">아파치 톰캣은 오픈 소스 프레임 </w:delText>
        </w:r>
      </w:del>
    </w:p>
    <w:p w14:paraId="2CCAA06D" w14:textId="77777777" w:rsidR="00457D7B" w:rsidRDefault="00843D3A" w:rsidP="00457D7B">
      <w:pPr>
        <w:keepNext/>
        <w:jc w:val="center"/>
        <w:rPr>
          <w:ins w:id="449" w:author="Kim Junhyun" w:date="2019-05-21T07:07:00Z"/>
        </w:rPr>
      </w:pPr>
      <w:ins w:id="450" w:author="Kim Junhyun" w:date="2019-05-21T07:07:00Z">
        <w:r>
          <w:rPr>
            <w:noProof/>
          </w:rPr>
          <w:drawing>
            <wp:inline distT="0" distB="0" distL="0" distR="0" wp14:anchorId="0974A91B" wp14:editId="1964179F">
              <wp:extent cx="2190750" cy="1191928"/>
              <wp:effectExtent l="0" t="0" r="0" b="8255"/>
              <wp:docPr id="34" name="그림 34" descr="Apache Tom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7" descr="Apache Tomcat Logo"/>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00460" cy="1197211"/>
                      </a:xfrm>
                      <a:prstGeom prst="rect">
                        <a:avLst/>
                      </a:prstGeom>
                      <a:noFill/>
                      <a:ln>
                        <a:noFill/>
                      </a:ln>
                    </pic:spPr>
                  </pic:pic>
                </a:graphicData>
              </a:graphic>
            </wp:inline>
          </w:drawing>
        </w:r>
      </w:ins>
    </w:p>
    <w:p w14:paraId="62082062" w14:textId="5DE55715" w:rsidR="00843D3A" w:rsidRDefault="00457D7B" w:rsidP="00457D7B">
      <w:pPr>
        <w:pStyle w:val="ab"/>
        <w:jc w:val="center"/>
        <w:rPr>
          <w:ins w:id="451" w:author="Kim Junhyun" w:date="2019-05-21T07:07:00Z"/>
        </w:rPr>
      </w:pPr>
      <w:bookmarkStart w:id="452" w:name="_Toc9327919"/>
      <w:ins w:id="453" w:author="Kim Junhyun" w:date="2019-05-21T07:07:00Z">
        <w:r>
          <w:t xml:space="preserve">Figure </w:t>
        </w:r>
        <w:r w:rsidR="002C59AC">
          <w:fldChar w:fldCharType="begin"/>
        </w:r>
        <w:r w:rsidR="002C59AC">
          <w:instrText xml:space="preserve"> SEQ Figure \* ARABIC </w:instrText>
        </w:r>
        <w:r w:rsidR="002C59AC">
          <w:fldChar w:fldCharType="separate"/>
        </w:r>
      </w:ins>
      <w:r w:rsidR="007C6F6A">
        <w:rPr>
          <w:noProof/>
        </w:rPr>
        <w:t>12</w:t>
      </w:r>
      <w:ins w:id="454" w:author="Kim Junhyun" w:date="2019-05-21T07:07:00Z">
        <w:r w:rsidR="002C59AC">
          <w:rPr>
            <w:noProof/>
          </w:rPr>
          <w:fldChar w:fldCharType="end"/>
        </w:r>
        <w:r>
          <w:t>: Apache Tomcat Logo</w:t>
        </w:r>
        <w:bookmarkEnd w:id="452"/>
      </w:ins>
    </w:p>
    <w:p w14:paraId="47DB83D0" w14:textId="4A2FE417" w:rsidR="002311A8" w:rsidRDefault="002311A8" w:rsidP="002311A8">
      <w:pPr>
        <w:jc w:val="center"/>
        <w:rPr>
          <w:ins w:id="455" w:author="Kim Junhyun" w:date="2019-05-21T07:07:00Z"/>
        </w:rPr>
      </w:pPr>
    </w:p>
    <w:p w14:paraId="3742BA69" w14:textId="39257E8D" w:rsidR="002311A8" w:rsidRDefault="00163B75" w:rsidP="008973A5">
      <w:pPr>
        <w:jc w:val="both"/>
        <w:rPr>
          <w:ins w:id="456" w:author="Kim Junhyun" w:date="2019-05-21T07:07:00Z"/>
        </w:rPr>
      </w:pPr>
      <w:ins w:id="457" w:author="Kim Junhyun" w:date="2019-05-21T07:07:00Z">
        <w:r>
          <w:rPr>
            <w:rFonts w:hint="eastAsia"/>
          </w:rPr>
          <w:t xml:space="preserve">아파치 </w:t>
        </w:r>
        <w:proofErr w:type="spellStart"/>
        <w:r>
          <w:rPr>
            <w:rFonts w:hint="eastAsia"/>
          </w:rPr>
          <w:t>톰캣은</w:t>
        </w:r>
        <w:proofErr w:type="spellEnd"/>
        <w:r>
          <w:rPr>
            <w:rFonts w:hint="eastAsia"/>
          </w:rPr>
          <w:t xml:space="preserve"> </w:t>
        </w:r>
        <w:r w:rsidR="002311A8">
          <w:rPr>
            <w:rFonts w:hint="eastAsia"/>
          </w:rPr>
          <w:t>아파치</w:t>
        </w:r>
        <w:r w:rsidR="002311A8">
          <w:t xml:space="preserve"> 소프트웨어 재단의 어플리케이션 서버로 Java Servlet을 실행하고 JSP 코드가 포함되어 있는 웹페이지를 만들어 </w:t>
        </w:r>
        <w:r w:rsidR="002311A8">
          <w:rPr>
            <w:rFonts w:hint="eastAsia"/>
          </w:rPr>
          <w:t xml:space="preserve">주는 </w:t>
        </w:r>
        <w:r w:rsidR="002311A8">
          <w:t xml:space="preserve">WAS(Web Application Server)의 종류 중 </w:t>
        </w:r>
        <w:r w:rsidR="002311A8">
          <w:lastRenderedPageBreak/>
          <w:t>하나</w:t>
        </w:r>
        <w:r w:rsidR="002311A8">
          <w:rPr>
            <w:rFonts w:hint="eastAsia"/>
          </w:rPr>
          <w:t>이다.</w:t>
        </w:r>
        <w:r w:rsidR="002311A8">
          <w:t xml:space="preserve"> </w:t>
        </w:r>
        <w:r w:rsidR="00556E5E">
          <w:t>WAS는 웹 서버와 웹 컨테이너의 결합으로 다양한 기능을 컨테이너에 구현하여 다양한 역할을 수행할 수 있는 서버</w:t>
        </w:r>
        <w:r w:rsidR="00556E5E">
          <w:rPr>
            <w:rFonts w:hint="eastAsia"/>
          </w:rPr>
          <w:t>로</w:t>
        </w:r>
        <w:r w:rsidR="00556E5E">
          <w:t xml:space="preserve"> 웹서버</w:t>
        </w:r>
        <w:r w:rsidR="00556E5E">
          <w:rPr>
            <w:rFonts w:hint="eastAsia"/>
          </w:rPr>
          <w:t>의 backend부분</w:t>
        </w:r>
        <w:r w:rsidR="00556E5E">
          <w:t xml:space="preserve">에서 J2EE나 J2SE 같은 </w:t>
        </w:r>
        <w:r w:rsidR="00852D9B">
          <w:rPr>
            <w:rFonts w:hint="eastAsia"/>
          </w:rPr>
          <w:t>JSP</w:t>
        </w:r>
        <w:r w:rsidR="00556E5E">
          <w:t>/Servlet을 처리해주는 역할</w:t>
        </w:r>
        <w:r w:rsidR="00556E5E">
          <w:rPr>
            <w:rFonts w:hint="eastAsia"/>
          </w:rPr>
          <w:t>을 한다.</w:t>
        </w:r>
        <w:r w:rsidR="00556E5E">
          <w:t xml:space="preserve"> </w:t>
        </w:r>
      </w:ins>
    </w:p>
    <w:p w14:paraId="15F61867" w14:textId="77777777" w:rsidR="002311A8" w:rsidRDefault="002311A8" w:rsidP="002311A8">
      <w:pPr>
        <w:rPr>
          <w:ins w:id="458" w:author="Kim Junhyun" w:date="2019-05-21T07:07:00Z"/>
        </w:rPr>
      </w:pPr>
    </w:p>
    <w:p w14:paraId="24FB4B8B" w14:textId="77777777" w:rsidR="00AD34CE" w:rsidRDefault="009B2914" w:rsidP="00AD34CE">
      <w:pPr>
        <w:pStyle w:val="3"/>
      </w:pPr>
      <w:bookmarkStart w:id="459" w:name="_Toc9298109"/>
      <w:bookmarkStart w:id="460" w:name="_Toc9244500"/>
      <w:bookmarkStart w:id="461" w:name="_Toc9467884"/>
      <w:r>
        <w:t>Spring Framework</w:t>
      </w:r>
      <w:bookmarkEnd w:id="459"/>
      <w:bookmarkEnd w:id="460"/>
      <w:bookmarkEnd w:id="461"/>
    </w:p>
    <w:p w14:paraId="7B2F522F" w14:textId="77777777" w:rsidR="00457D7B" w:rsidRDefault="00843D3A" w:rsidP="00457D7B">
      <w:pPr>
        <w:keepNext/>
        <w:jc w:val="center"/>
        <w:rPr>
          <w:ins w:id="462" w:author="Kim Junhyun" w:date="2019-05-21T07:07:00Z"/>
        </w:rPr>
      </w:pPr>
      <w:ins w:id="463" w:author="Kim Junhyun" w:date="2019-05-21T07:07:00Z">
        <w:r>
          <w:rPr>
            <w:noProof/>
          </w:rPr>
          <w:drawing>
            <wp:inline distT="0" distB="0" distL="0" distR="0" wp14:anchorId="5B8819A5" wp14:editId="4EF061C1">
              <wp:extent cx="2943225" cy="1399534"/>
              <wp:effectExtent l="0" t="0" r="0" b="0"/>
              <wp:docPr id="35" name="그림 35" descr="https://4.bp.blogspot.com/-9kYSwCDRbms/W-qSUvwnFWI/AAAAAAAAEsE/j4EeFEPQHBc-QpxMV9l3gQAaLAuG2WhTgCLcBGAs/s1600/spring-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9" descr="https://4.bp.blogspot.com/-9kYSwCDRbms/W-qSUvwnFWI/AAAAAAAAEsE/j4EeFEPQHBc-QpxMV9l3gQAaLAuG2WhTgCLcBGAs/s1600/spring-framework.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62777" cy="1408831"/>
                      </a:xfrm>
                      <a:prstGeom prst="rect">
                        <a:avLst/>
                      </a:prstGeom>
                      <a:noFill/>
                      <a:ln>
                        <a:noFill/>
                      </a:ln>
                    </pic:spPr>
                  </pic:pic>
                </a:graphicData>
              </a:graphic>
            </wp:inline>
          </w:drawing>
        </w:r>
      </w:ins>
    </w:p>
    <w:p w14:paraId="24107FC5" w14:textId="7CA82136" w:rsidR="00843D3A" w:rsidRDefault="00457D7B" w:rsidP="00457D7B">
      <w:pPr>
        <w:pStyle w:val="ab"/>
        <w:jc w:val="center"/>
        <w:rPr>
          <w:ins w:id="464" w:author="Kim Junhyun" w:date="2019-05-21T07:07:00Z"/>
        </w:rPr>
      </w:pPr>
      <w:bookmarkStart w:id="465" w:name="_Toc9327920"/>
      <w:ins w:id="466" w:author="Kim Junhyun" w:date="2019-05-21T07:07:00Z">
        <w:r>
          <w:t xml:space="preserve">Figure </w:t>
        </w:r>
        <w:r w:rsidR="002C59AC">
          <w:fldChar w:fldCharType="begin"/>
        </w:r>
        <w:r w:rsidR="002C59AC">
          <w:instrText xml:space="preserve"> SEQ Figure \* ARABIC </w:instrText>
        </w:r>
        <w:r w:rsidR="002C59AC">
          <w:fldChar w:fldCharType="separate"/>
        </w:r>
      </w:ins>
      <w:r w:rsidR="007C6F6A">
        <w:rPr>
          <w:noProof/>
        </w:rPr>
        <w:t>13</w:t>
      </w:r>
      <w:ins w:id="467" w:author="Kim Junhyun" w:date="2019-05-21T07:07:00Z">
        <w:r w:rsidR="002C59AC">
          <w:rPr>
            <w:noProof/>
          </w:rPr>
          <w:fldChar w:fldCharType="end"/>
        </w:r>
        <w:r>
          <w:t xml:space="preserve">: Spring </w:t>
        </w:r>
        <w:proofErr w:type="spellStart"/>
        <w:r>
          <w:t>Framwork</w:t>
        </w:r>
        <w:proofErr w:type="spellEnd"/>
        <w:r>
          <w:t xml:space="preserve"> Logo</w:t>
        </w:r>
        <w:bookmarkEnd w:id="465"/>
      </w:ins>
    </w:p>
    <w:p w14:paraId="578DD98E" w14:textId="55A981CB" w:rsidR="009B2914" w:rsidRDefault="009B2914" w:rsidP="009B2914"/>
    <w:p w14:paraId="0A09380B" w14:textId="77777777" w:rsidR="002311A8" w:rsidRDefault="002311A8" w:rsidP="008973A5">
      <w:pPr>
        <w:jc w:val="both"/>
        <w:rPr>
          <w:ins w:id="468" w:author="Kim Junhyun" w:date="2019-05-21T07:07:00Z"/>
        </w:rPr>
      </w:pPr>
      <w:ins w:id="469" w:author="Kim Junhyun" w:date="2019-05-21T07:07:00Z">
        <w:r>
          <w:t>Spring Framework</w:t>
        </w:r>
        <w:r>
          <w:rPr>
            <w:rFonts w:hint="eastAsia"/>
          </w:rPr>
          <w:t>는 자바</w:t>
        </w:r>
        <w:r>
          <w:t>(JAVA) 플랫폼을 위한 오픈소스(Open Source) 어플리케이션 프레임워크</w:t>
        </w:r>
        <w:r>
          <w:rPr>
            <w:rFonts w:hint="eastAsia"/>
          </w:rPr>
          <w:t>이다.</w:t>
        </w:r>
        <w:r>
          <w:t xml:space="preserve"> </w:t>
        </w:r>
        <w:r>
          <w:rPr>
            <w:rFonts w:hint="eastAsia"/>
          </w:rPr>
          <w:t>Spring</w:t>
        </w:r>
        <w:r>
          <w:t xml:space="preserve"> </w:t>
        </w:r>
        <w:r>
          <w:rPr>
            <w:rFonts w:hint="eastAsia"/>
          </w:rPr>
          <w:t>Framework는 자바</w:t>
        </w:r>
        <w:r>
          <w:t xml:space="preserve"> 엔터프라이즈 개발을 편하게 해주는 오픈 소스 경량급 애플리케이션 프레임워크</w:t>
        </w:r>
        <w:r>
          <w:rPr>
            <w:rFonts w:hint="eastAsia"/>
          </w:rPr>
          <w:t>이다.</w:t>
        </w:r>
        <w:r>
          <w:t xml:space="preserve"> </w:t>
        </w:r>
        <w:r>
          <w:rPr>
            <w:rFonts w:hint="eastAsia"/>
          </w:rPr>
          <w:t>자바</w:t>
        </w:r>
        <w:r>
          <w:t xml:space="preserve"> 개발을 위한 프레임워크로 종속 객체를 생성해주고, 조립해주는 도구</w:t>
        </w:r>
        <w:r>
          <w:rPr>
            <w:rFonts w:hint="eastAsia"/>
          </w:rPr>
          <w:t>로 스프링</w:t>
        </w:r>
        <w:r>
          <w:t xml:space="preserve"> 프레임워크는 어떤 플랫폼에서도 종합적인 프로그래밍과 자바 기반의 현대 </w:t>
        </w:r>
        <w:r>
          <w:rPr>
            <w:rFonts w:hint="eastAsia"/>
          </w:rPr>
          <w:t>엔</w:t>
        </w:r>
        <w:r>
          <w:t>터프라이즈 어플리케이션의 Configuration Model을 제공한다. 스프링의 핵심요소는 어플리케이션 단위의 인프라를 제공한다는 것</w:t>
        </w:r>
        <w:r>
          <w:rPr>
            <w:rFonts w:hint="eastAsia"/>
          </w:rPr>
          <w:t>이</w:t>
        </w:r>
        <w:r>
          <w:t>다. 스프링은 기업용 어플리케이션의 plumbing에 초점을 맞추고 있다. 그래서 개발팀은 특정 배포 환경에서 불필요한 시도없이 어플리케이션의 비지니스 로직에 초점을 맞출 수 있다</w:t>
        </w:r>
        <w:r>
          <w:rPr>
            <w:rFonts w:hint="eastAsia"/>
          </w:rPr>
          <w:t>는 장점이 있다</w:t>
        </w:r>
        <w:r>
          <w:t>.</w:t>
        </w:r>
      </w:ins>
    </w:p>
    <w:p w14:paraId="3DA44955" w14:textId="5139F352" w:rsidR="002311A8" w:rsidRPr="002311A8" w:rsidRDefault="00FA31CA" w:rsidP="002311A8">
      <w:pPr>
        <w:rPr>
          <w:ins w:id="470" w:author="Kim Junhyun" w:date="2019-05-21T07:07:00Z"/>
        </w:rPr>
      </w:pPr>
      <w:ins w:id="471" w:author="Kim Junhyun" w:date="2019-05-21T07:07:00Z">
        <w:r>
          <w:br w:type="page"/>
        </w:r>
      </w:ins>
    </w:p>
    <w:p w14:paraId="77DFF00E" w14:textId="77777777" w:rsidR="003C6514" w:rsidRPr="003C6514" w:rsidRDefault="003C6514" w:rsidP="003C6514">
      <w:pPr>
        <w:pStyle w:val="2"/>
      </w:pPr>
      <w:bookmarkStart w:id="472" w:name="_Toc9298110"/>
      <w:bookmarkStart w:id="473" w:name="_Toc9244501"/>
      <w:bookmarkStart w:id="474" w:name="_Toc9467885"/>
      <w:r>
        <w:lastRenderedPageBreak/>
        <w:t>Schedule</w:t>
      </w:r>
      <w:bookmarkEnd w:id="472"/>
      <w:bookmarkEnd w:id="473"/>
      <w:bookmarkEnd w:id="474"/>
    </w:p>
    <w:p w14:paraId="314F68D5" w14:textId="77777777" w:rsidR="00FA31CA" w:rsidRPr="00FA31CA" w:rsidRDefault="00163B75" w:rsidP="00FA31CA">
      <w:pPr>
        <w:rPr>
          <w:ins w:id="475" w:author="Kim Junhyun" w:date="2019-05-21T07:07:00Z"/>
        </w:rPr>
      </w:pPr>
      <w:del w:id="476" w:author="Kim Junhyun" w:date="2019-05-21T07:07:00Z">
        <w:r>
          <w:rPr>
            <w:rFonts w:hint="eastAsia"/>
          </w:rPr>
          <w:delText>[</w:delText>
        </w:r>
        <w:r>
          <w:delText>diagram]</w:delText>
        </w:r>
      </w:del>
    </w:p>
    <w:p w14:paraId="636D3764" w14:textId="7C0D41C8" w:rsidR="00843D3A" w:rsidRDefault="00843D3A" w:rsidP="00843D3A">
      <w:pPr>
        <w:rPr>
          <w:ins w:id="477" w:author="Kim Junhyun" w:date="2019-05-21T07:07:00Z"/>
        </w:rPr>
      </w:pPr>
      <w:ins w:id="478" w:author="Kim Junhyun" w:date="2019-05-21T07:07:00Z">
        <w:r>
          <w:rPr>
            <w:noProof/>
          </w:rPr>
          <w:drawing>
            <wp:inline distT="0" distB="0" distL="0" distR="0" wp14:anchorId="0F4CA88F" wp14:editId="415BDBD5">
              <wp:extent cx="5731510" cy="146748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ins>
    </w:p>
    <w:p w14:paraId="65093043" w14:textId="5D28D7B6" w:rsidR="00163B75" w:rsidRDefault="00163B75" w:rsidP="006B0CF9"/>
    <w:p w14:paraId="2C8D58D3" w14:textId="77777777" w:rsidR="009E7940" w:rsidRPr="006B0CF9" w:rsidRDefault="00163B75" w:rsidP="006B0CF9">
      <w:r>
        <w:rPr>
          <w:rFonts w:hint="eastAsia"/>
        </w:rPr>
        <w:t>문</w:t>
      </w:r>
      <w:r w:rsidR="009E7940">
        <w:rPr>
          <w:rFonts w:hint="eastAsia"/>
        </w:rPr>
        <w:t>서화 작업이 늦어져 예상 계획보다</w:t>
      </w:r>
      <w:r w:rsidR="009E7940">
        <w:t xml:space="preserve"> </w:t>
      </w:r>
      <w:r w:rsidR="009E7940">
        <w:rPr>
          <w:rFonts w:hint="eastAsia"/>
        </w:rPr>
        <w:t>지연되고 있다.</w:t>
      </w:r>
      <w:r w:rsidR="009E7940">
        <w:t xml:space="preserve"> </w:t>
      </w:r>
      <w:r w:rsidR="009E7940">
        <w:rPr>
          <w:rFonts w:hint="eastAsia"/>
        </w:rPr>
        <w:t xml:space="preserve">구현 단계에서 </w:t>
      </w:r>
      <w:r w:rsidR="009E7940">
        <w:t xml:space="preserve">Parallel </w:t>
      </w:r>
      <w:r w:rsidR="009E7940">
        <w:rPr>
          <w:rFonts w:hint="eastAsia"/>
        </w:rPr>
        <w:t>개발을 통해 일정 단축이 필요하다.</w:t>
      </w:r>
    </w:p>
    <w:p w14:paraId="4595725D" w14:textId="77777777" w:rsidR="007A1764" w:rsidRDefault="00843D3A">
      <w:pPr>
        <w:rPr>
          <w:rFonts w:asciiTheme="majorHAnsi" w:eastAsiaTheme="majorEastAsia" w:hAnsiTheme="majorHAnsi" w:cstheme="majorBidi"/>
          <w:color w:val="2F5496" w:themeColor="accent1" w:themeShade="BF"/>
          <w:sz w:val="40"/>
          <w:szCs w:val="40"/>
        </w:rPr>
      </w:pPr>
      <w:ins w:id="479" w:author="Kim Junhyun" w:date="2019-05-21T07:07:00Z">
        <w:r>
          <w:t xml:space="preserve"> </w:t>
        </w:r>
      </w:ins>
      <w:r w:rsidR="007A1764">
        <w:br w:type="page"/>
      </w:r>
    </w:p>
    <w:p w14:paraId="11514037" w14:textId="77777777" w:rsidR="007F1BB9" w:rsidRDefault="007F1BB9" w:rsidP="007F1BB9">
      <w:pPr>
        <w:pStyle w:val="1"/>
      </w:pPr>
      <w:bookmarkStart w:id="480" w:name="_Toc9298111"/>
      <w:bookmarkStart w:id="481" w:name="_Toc9244503"/>
      <w:bookmarkStart w:id="482" w:name="_Toc9467886"/>
      <w:r>
        <w:rPr>
          <w:rFonts w:hint="eastAsia"/>
        </w:rPr>
        <w:lastRenderedPageBreak/>
        <w:t>I</w:t>
      </w:r>
      <w:r>
        <w:t>ndex</w:t>
      </w:r>
      <w:bookmarkEnd w:id="480"/>
      <w:bookmarkEnd w:id="481"/>
      <w:bookmarkEnd w:id="482"/>
    </w:p>
    <w:p w14:paraId="75193D11" w14:textId="77777777" w:rsidR="009E7940" w:rsidRPr="009E7940" w:rsidRDefault="009E7940" w:rsidP="009E7940"/>
    <w:p w14:paraId="6448B321" w14:textId="77777777" w:rsidR="009E7940" w:rsidRDefault="009E7940" w:rsidP="009E7940">
      <w:pPr>
        <w:pStyle w:val="2"/>
      </w:pPr>
      <w:bookmarkStart w:id="483" w:name="_Toc9298112"/>
      <w:bookmarkStart w:id="484" w:name="_Toc9244504"/>
      <w:bookmarkStart w:id="485" w:name="_Toc9467887"/>
      <w:r>
        <w:t>Tabl</w:t>
      </w:r>
      <w:r>
        <w:rPr>
          <w:rFonts w:hint="eastAsia"/>
        </w:rPr>
        <w:t>e</w:t>
      </w:r>
      <w:r>
        <w:t>s</w:t>
      </w:r>
      <w:bookmarkEnd w:id="483"/>
      <w:bookmarkEnd w:id="484"/>
      <w:bookmarkEnd w:id="485"/>
    </w:p>
    <w:p w14:paraId="540CDFDD" w14:textId="77777777" w:rsidR="009E7940" w:rsidRDefault="009E7940" w:rsidP="00D40DFB"/>
    <w:p w14:paraId="0CF50A30" w14:textId="77777777" w:rsidR="009E7940" w:rsidRDefault="009E7940" w:rsidP="009E7940">
      <w:pPr>
        <w:pStyle w:val="2"/>
      </w:pPr>
      <w:bookmarkStart w:id="486" w:name="_Toc9298113"/>
      <w:bookmarkStart w:id="487" w:name="_Toc9244505"/>
      <w:bookmarkStart w:id="488" w:name="_Toc9467888"/>
      <w:r>
        <w:rPr>
          <w:rFonts w:hint="eastAsia"/>
        </w:rPr>
        <w:t>F</w:t>
      </w:r>
      <w:r>
        <w:t>igures</w:t>
      </w:r>
      <w:bookmarkEnd w:id="486"/>
      <w:bookmarkEnd w:id="487"/>
      <w:bookmarkEnd w:id="488"/>
    </w:p>
    <w:p w14:paraId="4E4F2FC9" w14:textId="23CBAED9" w:rsidR="00DA509A" w:rsidRDefault="00D40DFB">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327910" w:history="1">
        <w:r w:rsidR="00DA509A" w:rsidRPr="000014EF">
          <w:rPr>
            <w:rStyle w:val="a3"/>
            <w:noProof/>
          </w:rPr>
          <w:t>Figure 1: Example of Sequence Diagram</w:t>
        </w:r>
        <w:r w:rsidR="00DA509A">
          <w:rPr>
            <w:noProof/>
            <w:webHidden/>
          </w:rPr>
          <w:tab/>
        </w:r>
        <w:r w:rsidR="00DA509A">
          <w:rPr>
            <w:noProof/>
            <w:webHidden/>
          </w:rPr>
          <w:fldChar w:fldCharType="begin"/>
        </w:r>
        <w:r w:rsidR="00DA509A">
          <w:rPr>
            <w:noProof/>
            <w:webHidden/>
          </w:rPr>
          <w:instrText xml:space="preserve"> PAGEREF _Toc9327910 \h </w:instrText>
        </w:r>
        <w:r w:rsidR="00DA509A">
          <w:rPr>
            <w:noProof/>
            <w:webHidden/>
          </w:rPr>
        </w:r>
        <w:r w:rsidR="00DA509A">
          <w:rPr>
            <w:noProof/>
            <w:webHidden/>
          </w:rPr>
          <w:fldChar w:fldCharType="separate"/>
        </w:r>
        <w:r w:rsidR="00DA509A">
          <w:rPr>
            <w:noProof/>
            <w:webHidden/>
          </w:rPr>
          <w:t>10</w:t>
        </w:r>
        <w:r w:rsidR="00DA509A">
          <w:rPr>
            <w:noProof/>
            <w:webHidden/>
          </w:rPr>
          <w:fldChar w:fldCharType="end"/>
        </w:r>
      </w:hyperlink>
    </w:p>
    <w:p w14:paraId="4EE91DC4" w14:textId="6069FE0E" w:rsidR="00DA509A" w:rsidRDefault="003E509B">
      <w:pPr>
        <w:pStyle w:val="af9"/>
        <w:tabs>
          <w:tab w:val="right" w:leader="dot" w:pos="9016"/>
        </w:tabs>
        <w:ind w:left="1260" w:hanging="420"/>
        <w:rPr>
          <w:noProof/>
          <w:kern w:val="2"/>
          <w:sz w:val="20"/>
          <w:szCs w:val="22"/>
        </w:rPr>
      </w:pPr>
      <w:hyperlink w:anchor="_Toc9327911" w:history="1">
        <w:r w:rsidR="00DA509A" w:rsidRPr="000014EF">
          <w:rPr>
            <w:rStyle w:val="a3"/>
            <w:noProof/>
          </w:rPr>
          <w:t>Figure 2: Example of ER Diagram</w:t>
        </w:r>
        <w:r w:rsidR="00DA509A">
          <w:rPr>
            <w:noProof/>
            <w:webHidden/>
          </w:rPr>
          <w:tab/>
        </w:r>
        <w:r w:rsidR="00DA509A">
          <w:rPr>
            <w:noProof/>
            <w:webHidden/>
          </w:rPr>
          <w:fldChar w:fldCharType="begin"/>
        </w:r>
        <w:r w:rsidR="00DA509A">
          <w:rPr>
            <w:noProof/>
            <w:webHidden/>
          </w:rPr>
          <w:instrText xml:space="preserve"> PAGEREF _Toc9327911 \h </w:instrText>
        </w:r>
        <w:r w:rsidR="00DA509A">
          <w:rPr>
            <w:noProof/>
            <w:webHidden/>
          </w:rPr>
        </w:r>
        <w:r w:rsidR="00DA509A">
          <w:rPr>
            <w:noProof/>
            <w:webHidden/>
          </w:rPr>
          <w:fldChar w:fldCharType="separate"/>
        </w:r>
        <w:r w:rsidR="00DA509A">
          <w:rPr>
            <w:noProof/>
            <w:webHidden/>
          </w:rPr>
          <w:t>11</w:t>
        </w:r>
        <w:r w:rsidR="00DA509A">
          <w:rPr>
            <w:noProof/>
            <w:webHidden/>
          </w:rPr>
          <w:fldChar w:fldCharType="end"/>
        </w:r>
      </w:hyperlink>
    </w:p>
    <w:p w14:paraId="6027C9AF" w14:textId="290589C7" w:rsidR="00DA509A" w:rsidRDefault="003E509B">
      <w:pPr>
        <w:pStyle w:val="af9"/>
        <w:tabs>
          <w:tab w:val="right" w:leader="dot" w:pos="9016"/>
        </w:tabs>
        <w:ind w:left="1260" w:hanging="420"/>
        <w:rPr>
          <w:noProof/>
          <w:kern w:val="2"/>
          <w:sz w:val="20"/>
          <w:szCs w:val="22"/>
        </w:rPr>
      </w:pPr>
      <w:hyperlink w:anchor="_Toc9327912" w:history="1">
        <w:r w:rsidR="00DA509A" w:rsidRPr="000014EF">
          <w:rPr>
            <w:rStyle w:val="a3"/>
            <w:noProof/>
          </w:rPr>
          <w:t>Figure 3: Draw.io Logo</w:t>
        </w:r>
        <w:r w:rsidR="00DA509A">
          <w:rPr>
            <w:noProof/>
            <w:webHidden/>
          </w:rPr>
          <w:tab/>
        </w:r>
        <w:r w:rsidR="00DA509A">
          <w:rPr>
            <w:noProof/>
            <w:webHidden/>
          </w:rPr>
          <w:fldChar w:fldCharType="begin"/>
        </w:r>
        <w:r w:rsidR="00DA509A">
          <w:rPr>
            <w:noProof/>
            <w:webHidden/>
          </w:rPr>
          <w:instrText xml:space="preserve"> PAGEREF _Toc9327912 \h </w:instrText>
        </w:r>
        <w:r w:rsidR="00DA509A">
          <w:rPr>
            <w:noProof/>
            <w:webHidden/>
          </w:rPr>
        </w:r>
        <w:r w:rsidR="00DA509A">
          <w:rPr>
            <w:noProof/>
            <w:webHidden/>
          </w:rPr>
          <w:fldChar w:fldCharType="separate"/>
        </w:r>
        <w:r w:rsidR="00DA509A">
          <w:rPr>
            <w:noProof/>
            <w:webHidden/>
          </w:rPr>
          <w:t>11</w:t>
        </w:r>
        <w:r w:rsidR="00DA509A">
          <w:rPr>
            <w:noProof/>
            <w:webHidden/>
          </w:rPr>
          <w:fldChar w:fldCharType="end"/>
        </w:r>
      </w:hyperlink>
    </w:p>
    <w:p w14:paraId="71712479" w14:textId="3D227DED" w:rsidR="00DA509A" w:rsidRDefault="003E509B">
      <w:pPr>
        <w:pStyle w:val="af9"/>
        <w:tabs>
          <w:tab w:val="right" w:leader="dot" w:pos="9016"/>
        </w:tabs>
        <w:ind w:left="1260" w:hanging="420"/>
        <w:rPr>
          <w:noProof/>
          <w:kern w:val="2"/>
          <w:sz w:val="20"/>
          <w:szCs w:val="22"/>
        </w:rPr>
      </w:pPr>
      <w:hyperlink w:anchor="_Toc9327913" w:history="1">
        <w:r w:rsidR="00DA509A" w:rsidRPr="000014EF">
          <w:rPr>
            <w:rStyle w:val="a3"/>
            <w:noProof/>
          </w:rPr>
          <w:t>Figure 4: Powerpoint Logo</w:t>
        </w:r>
        <w:r w:rsidR="00DA509A">
          <w:rPr>
            <w:noProof/>
            <w:webHidden/>
          </w:rPr>
          <w:tab/>
        </w:r>
        <w:r w:rsidR="00DA509A">
          <w:rPr>
            <w:noProof/>
            <w:webHidden/>
          </w:rPr>
          <w:fldChar w:fldCharType="begin"/>
        </w:r>
        <w:r w:rsidR="00DA509A">
          <w:rPr>
            <w:noProof/>
            <w:webHidden/>
          </w:rPr>
          <w:instrText xml:space="preserve"> PAGEREF _Toc9327913 \h </w:instrText>
        </w:r>
        <w:r w:rsidR="00DA509A">
          <w:rPr>
            <w:noProof/>
            <w:webHidden/>
          </w:rPr>
        </w:r>
        <w:r w:rsidR="00DA509A">
          <w:rPr>
            <w:noProof/>
            <w:webHidden/>
          </w:rPr>
          <w:fldChar w:fldCharType="separate"/>
        </w:r>
        <w:r w:rsidR="00DA509A">
          <w:rPr>
            <w:noProof/>
            <w:webHidden/>
          </w:rPr>
          <w:t>12</w:t>
        </w:r>
        <w:r w:rsidR="00DA509A">
          <w:rPr>
            <w:noProof/>
            <w:webHidden/>
          </w:rPr>
          <w:fldChar w:fldCharType="end"/>
        </w:r>
      </w:hyperlink>
    </w:p>
    <w:p w14:paraId="1C91375C" w14:textId="235FBEF1" w:rsidR="00DA509A" w:rsidRDefault="003E509B">
      <w:pPr>
        <w:pStyle w:val="af9"/>
        <w:tabs>
          <w:tab w:val="right" w:leader="dot" w:pos="9016"/>
        </w:tabs>
        <w:ind w:left="1260" w:hanging="420"/>
        <w:rPr>
          <w:noProof/>
          <w:kern w:val="2"/>
          <w:sz w:val="20"/>
          <w:szCs w:val="22"/>
        </w:rPr>
      </w:pPr>
      <w:hyperlink w:anchor="_Toc9327914" w:history="1">
        <w:r w:rsidR="00DA509A" w:rsidRPr="000014EF">
          <w:rPr>
            <w:rStyle w:val="a3"/>
            <w:noProof/>
          </w:rPr>
          <w:t>Figure 5: ERDPlus Logo</w:t>
        </w:r>
        <w:r w:rsidR="00DA509A">
          <w:rPr>
            <w:noProof/>
            <w:webHidden/>
          </w:rPr>
          <w:tab/>
        </w:r>
        <w:r w:rsidR="00DA509A">
          <w:rPr>
            <w:noProof/>
            <w:webHidden/>
          </w:rPr>
          <w:fldChar w:fldCharType="begin"/>
        </w:r>
        <w:r w:rsidR="00DA509A">
          <w:rPr>
            <w:noProof/>
            <w:webHidden/>
          </w:rPr>
          <w:instrText xml:space="preserve"> PAGEREF _Toc9327914 \h </w:instrText>
        </w:r>
        <w:r w:rsidR="00DA509A">
          <w:rPr>
            <w:noProof/>
            <w:webHidden/>
          </w:rPr>
        </w:r>
        <w:r w:rsidR="00DA509A">
          <w:rPr>
            <w:noProof/>
            <w:webHidden/>
          </w:rPr>
          <w:fldChar w:fldCharType="separate"/>
        </w:r>
        <w:r w:rsidR="00DA509A">
          <w:rPr>
            <w:noProof/>
            <w:webHidden/>
          </w:rPr>
          <w:t>12</w:t>
        </w:r>
        <w:r w:rsidR="00DA509A">
          <w:rPr>
            <w:noProof/>
            <w:webHidden/>
          </w:rPr>
          <w:fldChar w:fldCharType="end"/>
        </w:r>
      </w:hyperlink>
    </w:p>
    <w:p w14:paraId="0A059293" w14:textId="2854DF8D" w:rsidR="00DA509A" w:rsidRDefault="003E509B">
      <w:pPr>
        <w:pStyle w:val="af9"/>
        <w:tabs>
          <w:tab w:val="right" w:leader="dot" w:pos="9016"/>
        </w:tabs>
        <w:ind w:left="1260" w:hanging="420"/>
        <w:rPr>
          <w:noProof/>
          <w:kern w:val="2"/>
          <w:sz w:val="20"/>
          <w:szCs w:val="22"/>
        </w:rPr>
      </w:pPr>
      <w:hyperlink w:anchor="_Toc9327915" w:history="1">
        <w:r w:rsidR="00DA509A" w:rsidRPr="000014EF">
          <w:rPr>
            <w:rStyle w:val="a3"/>
            <w:noProof/>
          </w:rPr>
          <w:t>Figure 6: Vue.js Logo</w:t>
        </w:r>
        <w:r w:rsidR="00DA509A">
          <w:rPr>
            <w:noProof/>
            <w:webHidden/>
          </w:rPr>
          <w:tab/>
        </w:r>
        <w:r w:rsidR="00DA509A">
          <w:rPr>
            <w:noProof/>
            <w:webHidden/>
          </w:rPr>
          <w:fldChar w:fldCharType="begin"/>
        </w:r>
        <w:r w:rsidR="00DA509A">
          <w:rPr>
            <w:noProof/>
            <w:webHidden/>
          </w:rPr>
          <w:instrText xml:space="preserve"> PAGEREF _Toc9327915 \h </w:instrText>
        </w:r>
        <w:r w:rsidR="00DA509A">
          <w:rPr>
            <w:noProof/>
            <w:webHidden/>
          </w:rPr>
        </w:r>
        <w:r w:rsidR="00DA509A">
          <w:rPr>
            <w:noProof/>
            <w:webHidden/>
          </w:rPr>
          <w:fldChar w:fldCharType="separate"/>
        </w:r>
        <w:r w:rsidR="00DA509A">
          <w:rPr>
            <w:noProof/>
            <w:webHidden/>
          </w:rPr>
          <w:t>44</w:t>
        </w:r>
        <w:r w:rsidR="00DA509A">
          <w:rPr>
            <w:noProof/>
            <w:webHidden/>
          </w:rPr>
          <w:fldChar w:fldCharType="end"/>
        </w:r>
      </w:hyperlink>
    </w:p>
    <w:p w14:paraId="12D4D631" w14:textId="43FEDBC0" w:rsidR="00DA509A" w:rsidRDefault="003E509B">
      <w:pPr>
        <w:pStyle w:val="af9"/>
        <w:tabs>
          <w:tab w:val="right" w:leader="dot" w:pos="9016"/>
        </w:tabs>
        <w:ind w:left="1260" w:hanging="420"/>
        <w:rPr>
          <w:noProof/>
          <w:kern w:val="2"/>
          <w:sz w:val="20"/>
          <w:szCs w:val="22"/>
        </w:rPr>
      </w:pPr>
      <w:hyperlink w:anchor="_Toc9327916" w:history="1">
        <w:r w:rsidR="00DA509A" w:rsidRPr="000014EF">
          <w:rPr>
            <w:rStyle w:val="a3"/>
            <w:noProof/>
          </w:rPr>
          <w:t>Figure 7: Ionic Logo</w:t>
        </w:r>
        <w:r w:rsidR="00DA509A">
          <w:rPr>
            <w:noProof/>
            <w:webHidden/>
          </w:rPr>
          <w:tab/>
        </w:r>
        <w:r w:rsidR="00DA509A">
          <w:rPr>
            <w:noProof/>
            <w:webHidden/>
          </w:rPr>
          <w:fldChar w:fldCharType="begin"/>
        </w:r>
        <w:r w:rsidR="00DA509A">
          <w:rPr>
            <w:noProof/>
            <w:webHidden/>
          </w:rPr>
          <w:instrText xml:space="preserve"> PAGEREF _Toc9327916 \h </w:instrText>
        </w:r>
        <w:r w:rsidR="00DA509A">
          <w:rPr>
            <w:noProof/>
            <w:webHidden/>
          </w:rPr>
        </w:r>
        <w:r w:rsidR="00DA509A">
          <w:rPr>
            <w:noProof/>
            <w:webHidden/>
          </w:rPr>
          <w:fldChar w:fldCharType="separate"/>
        </w:r>
        <w:r w:rsidR="00DA509A">
          <w:rPr>
            <w:noProof/>
            <w:webHidden/>
          </w:rPr>
          <w:t>45</w:t>
        </w:r>
        <w:r w:rsidR="00DA509A">
          <w:rPr>
            <w:noProof/>
            <w:webHidden/>
          </w:rPr>
          <w:fldChar w:fldCharType="end"/>
        </w:r>
      </w:hyperlink>
    </w:p>
    <w:p w14:paraId="0A29BF8A" w14:textId="5AF79ED6" w:rsidR="00DA509A" w:rsidRDefault="003E509B">
      <w:pPr>
        <w:pStyle w:val="af9"/>
        <w:tabs>
          <w:tab w:val="right" w:leader="dot" w:pos="9016"/>
        </w:tabs>
        <w:ind w:left="1260" w:hanging="420"/>
        <w:rPr>
          <w:noProof/>
          <w:kern w:val="2"/>
          <w:sz w:val="20"/>
          <w:szCs w:val="22"/>
        </w:rPr>
      </w:pPr>
      <w:hyperlink w:anchor="_Toc9327917" w:history="1">
        <w:r w:rsidR="00DA509A" w:rsidRPr="000014EF">
          <w:rPr>
            <w:rStyle w:val="a3"/>
            <w:noProof/>
          </w:rPr>
          <w:t>Figure 8: Node.js Logo</w:t>
        </w:r>
        <w:r w:rsidR="00DA509A">
          <w:rPr>
            <w:noProof/>
            <w:webHidden/>
          </w:rPr>
          <w:tab/>
        </w:r>
        <w:r w:rsidR="00DA509A">
          <w:rPr>
            <w:noProof/>
            <w:webHidden/>
          </w:rPr>
          <w:fldChar w:fldCharType="begin"/>
        </w:r>
        <w:r w:rsidR="00DA509A">
          <w:rPr>
            <w:noProof/>
            <w:webHidden/>
          </w:rPr>
          <w:instrText xml:space="preserve"> PAGEREF _Toc9327917 \h </w:instrText>
        </w:r>
        <w:r w:rsidR="00DA509A">
          <w:rPr>
            <w:noProof/>
            <w:webHidden/>
          </w:rPr>
        </w:r>
        <w:r w:rsidR="00DA509A">
          <w:rPr>
            <w:noProof/>
            <w:webHidden/>
          </w:rPr>
          <w:fldChar w:fldCharType="separate"/>
        </w:r>
        <w:r w:rsidR="00DA509A">
          <w:rPr>
            <w:noProof/>
            <w:webHidden/>
          </w:rPr>
          <w:t>45</w:t>
        </w:r>
        <w:r w:rsidR="00DA509A">
          <w:rPr>
            <w:noProof/>
            <w:webHidden/>
          </w:rPr>
          <w:fldChar w:fldCharType="end"/>
        </w:r>
      </w:hyperlink>
    </w:p>
    <w:p w14:paraId="7EA5CB46" w14:textId="799FCAEB" w:rsidR="00DA509A" w:rsidRDefault="003E509B">
      <w:pPr>
        <w:pStyle w:val="af9"/>
        <w:tabs>
          <w:tab w:val="right" w:leader="dot" w:pos="9016"/>
        </w:tabs>
        <w:ind w:left="1260" w:hanging="420"/>
        <w:rPr>
          <w:noProof/>
          <w:kern w:val="2"/>
          <w:sz w:val="20"/>
          <w:szCs w:val="22"/>
        </w:rPr>
      </w:pPr>
      <w:hyperlink w:anchor="_Toc9327918" w:history="1">
        <w:r w:rsidR="00DA509A" w:rsidRPr="000014EF">
          <w:rPr>
            <w:rStyle w:val="a3"/>
            <w:noProof/>
          </w:rPr>
          <w:t>Figure 9: Java Logo</w:t>
        </w:r>
        <w:r w:rsidR="00DA509A">
          <w:rPr>
            <w:noProof/>
            <w:webHidden/>
          </w:rPr>
          <w:tab/>
        </w:r>
        <w:r w:rsidR="00DA509A">
          <w:rPr>
            <w:noProof/>
            <w:webHidden/>
          </w:rPr>
          <w:fldChar w:fldCharType="begin"/>
        </w:r>
        <w:r w:rsidR="00DA509A">
          <w:rPr>
            <w:noProof/>
            <w:webHidden/>
          </w:rPr>
          <w:instrText xml:space="preserve"> PAGEREF _Toc9327918 \h </w:instrText>
        </w:r>
        <w:r w:rsidR="00DA509A">
          <w:rPr>
            <w:noProof/>
            <w:webHidden/>
          </w:rPr>
        </w:r>
        <w:r w:rsidR="00DA509A">
          <w:rPr>
            <w:noProof/>
            <w:webHidden/>
          </w:rPr>
          <w:fldChar w:fldCharType="separate"/>
        </w:r>
        <w:r w:rsidR="00DA509A">
          <w:rPr>
            <w:noProof/>
            <w:webHidden/>
          </w:rPr>
          <w:t>46</w:t>
        </w:r>
        <w:r w:rsidR="00DA509A">
          <w:rPr>
            <w:noProof/>
            <w:webHidden/>
          </w:rPr>
          <w:fldChar w:fldCharType="end"/>
        </w:r>
      </w:hyperlink>
    </w:p>
    <w:p w14:paraId="39743AD6" w14:textId="52EFA600" w:rsidR="00DA509A" w:rsidRDefault="003E509B">
      <w:pPr>
        <w:pStyle w:val="af9"/>
        <w:tabs>
          <w:tab w:val="right" w:leader="dot" w:pos="9016"/>
        </w:tabs>
        <w:ind w:left="1260" w:hanging="420"/>
        <w:rPr>
          <w:noProof/>
          <w:kern w:val="2"/>
          <w:sz w:val="20"/>
          <w:szCs w:val="22"/>
        </w:rPr>
      </w:pPr>
      <w:hyperlink w:anchor="_Toc9327919" w:history="1">
        <w:r w:rsidR="00DA509A" w:rsidRPr="000014EF">
          <w:rPr>
            <w:rStyle w:val="a3"/>
            <w:noProof/>
          </w:rPr>
          <w:t>Figure 10: Apache Tomcat Logo</w:t>
        </w:r>
        <w:r w:rsidR="00DA509A">
          <w:rPr>
            <w:noProof/>
            <w:webHidden/>
          </w:rPr>
          <w:tab/>
        </w:r>
        <w:r w:rsidR="00DA509A">
          <w:rPr>
            <w:noProof/>
            <w:webHidden/>
          </w:rPr>
          <w:fldChar w:fldCharType="begin"/>
        </w:r>
        <w:r w:rsidR="00DA509A">
          <w:rPr>
            <w:noProof/>
            <w:webHidden/>
          </w:rPr>
          <w:instrText xml:space="preserve"> PAGEREF _Toc9327919 \h </w:instrText>
        </w:r>
        <w:r w:rsidR="00DA509A">
          <w:rPr>
            <w:noProof/>
            <w:webHidden/>
          </w:rPr>
        </w:r>
        <w:r w:rsidR="00DA509A">
          <w:rPr>
            <w:noProof/>
            <w:webHidden/>
          </w:rPr>
          <w:fldChar w:fldCharType="separate"/>
        </w:r>
        <w:r w:rsidR="00DA509A">
          <w:rPr>
            <w:noProof/>
            <w:webHidden/>
          </w:rPr>
          <w:t>47</w:t>
        </w:r>
        <w:r w:rsidR="00DA509A">
          <w:rPr>
            <w:noProof/>
            <w:webHidden/>
          </w:rPr>
          <w:fldChar w:fldCharType="end"/>
        </w:r>
      </w:hyperlink>
    </w:p>
    <w:p w14:paraId="3B01E7B4" w14:textId="0DF4C3E8" w:rsidR="00DA509A" w:rsidRDefault="003E509B">
      <w:pPr>
        <w:pStyle w:val="af9"/>
        <w:tabs>
          <w:tab w:val="right" w:leader="dot" w:pos="9016"/>
        </w:tabs>
        <w:ind w:left="1260" w:hanging="420"/>
        <w:rPr>
          <w:noProof/>
          <w:kern w:val="2"/>
          <w:sz w:val="20"/>
          <w:szCs w:val="22"/>
        </w:rPr>
      </w:pPr>
      <w:hyperlink w:anchor="_Toc9327920" w:history="1">
        <w:r w:rsidR="00DA509A" w:rsidRPr="000014EF">
          <w:rPr>
            <w:rStyle w:val="a3"/>
            <w:noProof/>
          </w:rPr>
          <w:t>Figure 11: Spring Framwork Logo</w:t>
        </w:r>
        <w:r w:rsidR="00DA509A">
          <w:rPr>
            <w:noProof/>
            <w:webHidden/>
          </w:rPr>
          <w:tab/>
        </w:r>
        <w:r w:rsidR="00DA509A">
          <w:rPr>
            <w:noProof/>
            <w:webHidden/>
          </w:rPr>
          <w:fldChar w:fldCharType="begin"/>
        </w:r>
        <w:r w:rsidR="00DA509A">
          <w:rPr>
            <w:noProof/>
            <w:webHidden/>
          </w:rPr>
          <w:instrText xml:space="preserve"> PAGEREF _Toc9327920 \h </w:instrText>
        </w:r>
        <w:r w:rsidR="00DA509A">
          <w:rPr>
            <w:noProof/>
            <w:webHidden/>
          </w:rPr>
        </w:r>
        <w:r w:rsidR="00DA509A">
          <w:rPr>
            <w:noProof/>
            <w:webHidden/>
          </w:rPr>
          <w:fldChar w:fldCharType="separate"/>
        </w:r>
        <w:r w:rsidR="00DA509A">
          <w:rPr>
            <w:noProof/>
            <w:webHidden/>
          </w:rPr>
          <w:t>47</w:t>
        </w:r>
        <w:r w:rsidR="00DA509A">
          <w:rPr>
            <w:noProof/>
            <w:webHidden/>
          </w:rPr>
          <w:fldChar w:fldCharType="end"/>
        </w:r>
      </w:hyperlink>
    </w:p>
    <w:p w14:paraId="17782BA9" w14:textId="1F63AF77" w:rsidR="00D40DFB" w:rsidRPr="00D40DFB" w:rsidRDefault="00D40DFB" w:rsidP="00D40DFB">
      <w:r>
        <w:fldChar w:fldCharType="end"/>
      </w:r>
    </w:p>
    <w:p w14:paraId="782F9D8D" w14:textId="77777777" w:rsidR="009E7940" w:rsidRDefault="009E7940" w:rsidP="009E7940">
      <w:pPr>
        <w:pStyle w:val="2"/>
      </w:pPr>
      <w:bookmarkStart w:id="489" w:name="_Toc9298114"/>
      <w:bookmarkStart w:id="490" w:name="_Toc9244506"/>
      <w:bookmarkStart w:id="491" w:name="_Toc9467889"/>
      <w:r>
        <w:t>Diagrams</w:t>
      </w:r>
      <w:bookmarkEnd w:id="489"/>
      <w:bookmarkEnd w:id="490"/>
      <w:bookmarkEnd w:id="491"/>
    </w:p>
    <w:p w14:paraId="6A53C94E" w14:textId="172373C8" w:rsidR="00DA509A" w:rsidRDefault="00D40DFB">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9327888" w:history="1">
        <w:r w:rsidR="00DA509A" w:rsidRPr="001052B7">
          <w:rPr>
            <w:rStyle w:val="a3"/>
            <w:noProof/>
          </w:rPr>
          <w:t>Diagram 1: Overall System Organization</w:t>
        </w:r>
        <w:r w:rsidR="00DA509A">
          <w:rPr>
            <w:noProof/>
            <w:webHidden/>
          </w:rPr>
          <w:tab/>
        </w:r>
        <w:r w:rsidR="00DA509A">
          <w:rPr>
            <w:noProof/>
            <w:webHidden/>
          </w:rPr>
          <w:fldChar w:fldCharType="begin"/>
        </w:r>
        <w:r w:rsidR="00DA509A">
          <w:rPr>
            <w:noProof/>
            <w:webHidden/>
          </w:rPr>
          <w:instrText xml:space="preserve"> PAGEREF _Toc9327888 \h </w:instrText>
        </w:r>
        <w:r w:rsidR="00DA509A">
          <w:rPr>
            <w:noProof/>
            <w:webHidden/>
          </w:rPr>
        </w:r>
        <w:r w:rsidR="00DA509A">
          <w:rPr>
            <w:noProof/>
            <w:webHidden/>
          </w:rPr>
          <w:fldChar w:fldCharType="separate"/>
        </w:r>
        <w:r w:rsidR="00DA509A">
          <w:rPr>
            <w:noProof/>
            <w:webHidden/>
          </w:rPr>
          <w:t>13</w:t>
        </w:r>
        <w:r w:rsidR="00DA509A">
          <w:rPr>
            <w:noProof/>
            <w:webHidden/>
          </w:rPr>
          <w:fldChar w:fldCharType="end"/>
        </w:r>
      </w:hyperlink>
    </w:p>
    <w:p w14:paraId="2B5EB4F1" w14:textId="7C2FE112" w:rsidR="00DA509A" w:rsidRDefault="003E509B">
      <w:pPr>
        <w:pStyle w:val="af9"/>
        <w:tabs>
          <w:tab w:val="right" w:leader="dot" w:pos="9016"/>
        </w:tabs>
        <w:ind w:left="1260" w:hanging="420"/>
        <w:rPr>
          <w:noProof/>
          <w:kern w:val="2"/>
          <w:sz w:val="20"/>
          <w:szCs w:val="22"/>
        </w:rPr>
      </w:pPr>
      <w:hyperlink w:anchor="_Toc9327889" w:history="1">
        <w:r w:rsidR="00DA509A" w:rsidRPr="001052B7">
          <w:rPr>
            <w:rStyle w:val="a3"/>
            <w:noProof/>
          </w:rPr>
          <w:t>Diagram 2: System Architecture - Frontend</w:t>
        </w:r>
        <w:r w:rsidR="00DA509A">
          <w:rPr>
            <w:noProof/>
            <w:webHidden/>
          </w:rPr>
          <w:tab/>
        </w:r>
        <w:r w:rsidR="00DA509A">
          <w:rPr>
            <w:noProof/>
            <w:webHidden/>
          </w:rPr>
          <w:fldChar w:fldCharType="begin"/>
        </w:r>
        <w:r w:rsidR="00DA509A">
          <w:rPr>
            <w:noProof/>
            <w:webHidden/>
          </w:rPr>
          <w:instrText xml:space="preserve"> PAGEREF _Toc9327889 \h </w:instrText>
        </w:r>
        <w:r w:rsidR="00DA509A">
          <w:rPr>
            <w:noProof/>
            <w:webHidden/>
          </w:rPr>
        </w:r>
        <w:r w:rsidR="00DA509A">
          <w:rPr>
            <w:noProof/>
            <w:webHidden/>
          </w:rPr>
          <w:fldChar w:fldCharType="separate"/>
        </w:r>
        <w:r w:rsidR="00DA509A">
          <w:rPr>
            <w:noProof/>
            <w:webHidden/>
          </w:rPr>
          <w:t>14</w:t>
        </w:r>
        <w:r w:rsidR="00DA509A">
          <w:rPr>
            <w:noProof/>
            <w:webHidden/>
          </w:rPr>
          <w:fldChar w:fldCharType="end"/>
        </w:r>
      </w:hyperlink>
    </w:p>
    <w:p w14:paraId="6B5041D6" w14:textId="7077F594" w:rsidR="00DA509A" w:rsidRDefault="003E509B">
      <w:pPr>
        <w:pStyle w:val="af9"/>
        <w:tabs>
          <w:tab w:val="right" w:leader="dot" w:pos="9016"/>
        </w:tabs>
        <w:ind w:left="1260" w:hanging="420"/>
        <w:rPr>
          <w:noProof/>
          <w:kern w:val="2"/>
          <w:sz w:val="20"/>
          <w:szCs w:val="22"/>
        </w:rPr>
      </w:pPr>
      <w:hyperlink w:anchor="_Toc9327890" w:history="1">
        <w:r w:rsidR="00DA509A" w:rsidRPr="001052B7">
          <w:rPr>
            <w:rStyle w:val="a3"/>
            <w:noProof/>
          </w:rPr>
          <w:t>Diagram 3: System Architecture - Backend</w:t>
        </w:r>
        <w:r w:rsidR="00DA509A">
          <w:rPr>
            <w:noProof/>
            <w:webHidden/>
          </w:rPr>
          <w:tab/>
        </w:r>
        <w:r w:rsidR="00DA509A">
          <w:rPr>
            <w:noProof/>
            <w:webHidden/>
          </w:rPr>
          <w:fldChar w:fldCharType="begin"/>
        </w:r>
        <w:r w:rsidR="00DA509A">
          <w:rPr>
            <w:noProof/>
            <w:webHidden/>
          </w:rPr>
          <w:instrText xml:space="preserve"> PAGEREF _Toc9327890 \h </w:instrText>
        </w:r>
        <w:r w:rsidR="00DA509A">
          <w:rPr>
            <w:noProof/>
            <w:webHidden/>
          </w:rPr>
        </w:r>
        <w:r w:rsidR="00DA509A">
          <w:rPr>
            <w:noProof/>
            <w:webHidden/>
          </w:rPr>
          <w:fldChar w:fldCharType="separate"/>
        </w:r>
        <w:r w:rsidR="00DA509A">
          <w:rPr>
            <w:noProof/>
            <w:webHidden/>
          </w:rPr>
          <w:t>15</w:t>
        </w:r>
        <w:r w:rsidR="00DA509A">
          <w:rPr>
            <w:noProof/>
            <w:webHidden/>
          </w:rPr>
          <w:fldChar w:fldCharType="end"/>
        </w:r>
      </w:hyperlink>
    </w:p>
    <w:p w14:paraId="00FAA91B" w14:textId="7CB8B23D" w:rsidR="00DA509A" w:rsidRDefault="003E509B">
      <w:pPr>
        <w:pStyle w:val="af9"/>
        <w:tabs>
          <w:tab w:val="right" w:leader="dot" w:pos="9016"/>
        </w:tabs>
        <w:ind w:left="1260" w:hanging="420"/>
        <w:rPr>
          <w:noProof/>
          <w:kern w:val="2"/>
          <w:sz w:val="20"/>
          <w:szCs w:val="22"/>
        </w:rPr>
      </w:pPr>
      <w:hyperlink w:anchor="_Toc9327891" w:history="1">
        <w:r w:rsidR="00DA509A" w:rsidRPr="001052B7">
          <w:rPr>
            <w:rStyle w:val="a3"/>
            <w:noProof/>
          </w:rPr>
          <w:t>Diagram 4: System Architecture - Frontend - Ranking</w:t>
        </w:r>
        <w:r w:rsidR="00DA509A">
          <w:rPr>
            <w:noProof/>
            <w:webHidden/>
          </w:rPr>
          <w:tab/>
        </w:r>
        <w:r w:rsidR="00DA509A">
          <w:rPr>
            <w:noProof/>
            <w:webHidden/>
          </w:rPr>
          <w:fldChar w:fldCharType="begin"/>
        </w:r>
        <w:r w:rsidR="00DA509A">
          <w:rPr>
            <w:noProof/>
            <w:webHidden/>
          </w:rPr>
          <w:instrText xml:space="preserve"> PAGEREF _Toc9327891 \h </w:instrText>
        </w:r>
        <w:r w:rsidR="00DA509A">
          <w:rPr>
            <w:noProof/>
            <w:webHidden/>
          </w:rPr>
        </w:r>
        <w:r w:rsidR="00DA509A">
          <w:rPr>
            <w:noProof/>
            <w:webHidden/>
          </w:rPr>
          <w:fldChar w:fldCharType="separate"/>
        </w:r>
        <w:r w:rsidR="00DA509A">
          <w:rPr>
            <w:noProof/>
            <w:webHidden/>
          </w:rPr>
          <w:t>16</w:t>
        </w:r>
        <w:r w:rsidR="00DA509A">
          <w:rPr>
            <w:noProof/>
            <w:webHidden/>
          </w:rPr>
          <w:fldChar w:fldCharType="end"/>
        </w:r>
      </w:hyperlink>
    </w:p>
    <w:p w14:paraId="2B3615C0" w14:textId="37D93A39" w:rsidR="00DA509A" w:rsidRDefault="003E509B">
      <w:pPr>
        <w:pStyle w:val="af9"/>
        <w:tabs>
          <w:tab w:val="right" w:leader="dot" w:pos="9016"/>
        </w:tabs>
        <w:ind w:left="1260" w:hanging="420"/>
        <w:rPr>
          <w:noProof/>
          <w:kern w:val="2"/>
          <w:sz w:val="20"/>
          <w:szCs w:val="22"/>
        </w:rPr>
      </w:pPr>
      <w:hyperlink w:anchor="_Toc9327892" w:history="1">
        <w:r w:rsidR="00DA509A" w:rsidRPr="001052B7">
          <w:rPr>
            <w:rStyle w:val="a3"/>
            <w:noProof/>
          </w:rPr>
          <w:t>Diagram 5: System Architecture – Frontend - Ranking - Sequence Diagram</w:t>
        </w:r>
        <w:r w:rsidR="00DA509A">
          <w:rPr>
            <w:noProof/>
            <w:webHidden/>
          </w:rPr>
          <w:tab/>
        </w:r>
        <w:r w:rsidR="00DA509A">
          <w:rPr>
            <w:noProof/>
            <w:webHidden/>
          </w:rPr>
          <w:fldChar w:fldCharType="begin"/>
        </w:r>
        <w:r w:rsidR="00DA509A">
          <w:rPr>
            <w:noProof/>
            <w:webHidden/>
          </w:rPr>
          <w:instrText xml:space="preserve"> PAGEREF _Toc9327892 \h </w:instrText>
        </w:r>
        <w:r w:rsidR="00DA509A">
          <w:rPr>
            <w:noProof/>
            <w:webHidden/>
          </w:rPr>
        </w:r>
        <w:r w:rsidR="00DA509A">
          <w:rPr>
            <w:noProof/>
            <w:webHidden/>
          </w:rPr>
          <w:fldChar w:fldCharType="separate"/>
        </w:r>
        <w:r w:rsidR="00DA509A">
          <w:rPr>
            <w:noProof/>
            <w:webHidden/>
          </w:rPr>
          <w:t>18</w:t>
        </w:r>
        <w:r w:rsidR="00DA509A">
          <w:rPr>
            <w:noProof/>
            <w:webHidden/>
          </w:rPr>
          <w:fldChar w:fldCharType="end"/>
        </w:r>
      </w:hyperlink>
    </w:p>
    <w:p w14:paraId="54ED2F48" w14:textId="27C9E95F" w:rsidR="00DA509A" w:rsidRDefault="003E509B">
      <w:pPr>
        <w:pStyle w:val="af9"/>
        <w:tabs>
          <w:tab w:val="right" w:leader="dot" w:pos="9016"/>
        </w:tabs>
        <w:ind w:left="1260" w:hanging="420"/>
        <w:rPr>
          <w:noProof/>
          <w:kern w:val="2"/>
          <w:sz w:val="20"/>
          <w:szCs w:val="22"/>
        </w:rPr>
      </w:pPr>
      <w:hyperlink w:anchor="_Toc9327893" w:history="1">
        <w:r w:rsidR="00DA509A" w:rsidRPr="001052B7">
          <w:rPr>
            <w:rStyle w:val="a3"/>
            <w:noProof/>
          </w:rPr>
          <w:t>Diagram 6 - System Architecture - Frontend - Item Detail</w:t>
        </w:r>
        <w:r w:rsidR="00DA509A">
          <w:rPr>
            <w:noProof/>
            <w:webHidden/>
          </w:rPr>
          <w:tab/>
        </w:r>
        <w:r w:rsidR="00DA509A">
          <w:rPr>
            <w:noProof/>
            <w:webHidden/>
          </w:rPr>
          <w:fldChar w:fldCharType="begin"/>
        </w:r>
        <w:r w:rsidR="00DA509A">
          <w:rPr>
            <w:noProof/>
            <w:webHidden/>
          </w:rPr>
          <w:instrText xml:space="preserve"> PAGEREF _Toc9327893 \h </w:instrText>
        </w:r>
        <w:r w:rsidR="00DA509A">
          <w:rPr>
            <w:noProof/>
            <w:webHidden/>
          </w:rPr>
        </w:r>
        <w:r w:rsidR="00DA509A">
          <w:rPr>
            <w:noProof/>
            <w:webHidden/>
          </w:rPr>
          <w:fldChar w:fldCharType="separate"/>
        </w:r>
        <w:r w:rsidR="00DA509A">
          <w:rPr>
            <w:noProof/>
            <w:webHidden/>
          </w:rPr>
          <w:t>19</w:t>
        </w:r>
        <w:r w:rsidR="00DA509A">
          <w:rPr>
            <w:noProof/>
            <w:webHidden/>
          </w:rPr>
          <w:fldChar w:fldCharType="end"/>
        </w:r>
      </w:hyperlink>
    </w:p>
    <w:p w14:paraId="2A3BBBE8" w14:textId="1DB9688E" w:rsidR="00DA509A" w:rsidRDefault="003E509B">
      <w:pPr>
        <w:pStyle w:val="af9"/>
        <w:tabs>
          <w:tab w:val="right" w:leader="dot" w:pos="9016"/>
        </w:tabs>
        <w:ind w:left="1260" w:hanging="420"/>
        <w:rPr>
          <w:noProof/>
          <w:kern w:val="2"/>
          <w:sz w:val="20"/>
          <w:szCs w:val="22"/>
        </w:rPr>
      </w:pPr>
      <w:hyperlink w:anchor="_Toc9327894" w:history="1">
        <w:r w:rsidR="00DA509A" w:rsidRPr="001052B7">
          <w:rPr>
            <w:rStyle w:val="a3"/>
            <w:noProof/>
          </w:rPr>
          <w:t>Diagram 7: System Architecture - Frontend – Recommendation</w:t>
        </w:r>
        <w:r w:rsidR="00DA509A">
          <w:rPr>
            <w:noProof/>
            <w:webHidden/>
          </w:rPr>
          <w:tab/>
        </w:r>
        <w:r w:rsidR="00DA509A">
          <w:rPr>
            <w:noProof/>
            <w:webHidden/>
          </w:rPr>
          <w:fldChar w:fldCharType="begin"/>
        </w:r>
        <w:r w:rsidR="00DA509A">
          <w:rPr>
            <w:noProof/>
            <w:webHidden/>
          </w:rPr>
          <w:instrText xml:space="preserve"> PAGEREF _Toc9327894 \h </w:instrText>
        </w:r>
        <w:r w:rsidR="00DA509A">
          <w:rPr>
            <w:noProof/>
            <w:webHidden/>
          </w:rPr>
        </w:r>
        <w:r w:rsidR="00DA509A">
          <w:rPr>
            <w:noProof/>
            <w:webHidden/>
          </w:rPr>
          <w:fldChar w:fldCharType="separate"/>
        </w:r>
        <w:r w:rsidR="00DA509A">
          <w:rPr>
            <w:noProof/>
            <w:webHidden/>
          </w:rPr>
          <w:t>22</w:t>
        </w:r>
        <w:r w:rsidR="00DA509A">
          <w:rPr>
            <w:noProof/>
            <w:webHidden/>
          </w:rPr>
          <w:fldChar w:fldCharType="end"/>
        </w:r>
      </w:hyperlink>
    </w:p>
    <w:p w14:paraId="50A46DE0" w14:textId="779EAAB2" w:rsidR="00DA509A" w:rsidRDefault="003E509B">
      <w:pPr>
        <w:pStyle w:val="af9"/>
        <w:tabs>
          <w:tab w:val="right" w:leader="dot" w:pos="9016"/>
        </w:tabs>
        <w:ind w:left="1260" w:hanging="420"/>
        <w:rPr>
          <w:noProof/>
          <w:kern w:val="2"/>
          <w:sz w:val="20"/>
          <w:szCs w:val="22"/>
        </w:rPr>
      </w:pPr>
      <w:hyperlink w:anchor="_Toc9327895" w:history="1">
        <w:r w:rsidR="00DA509A" w:rsidRPr="001052B7">
          <w:rPr>
            <w:rStyle w:val="a3"/>
            <w:noProof/>
          </w:rPr>
          <w:t>Diagram 8: System Architecture - Frontend – Mypage</w:t>
        </w:r>
        <w:r w:rsidR="00DA509A">
          <w:rPr>
            <w:noProof/>
            <w:webHidden/>
          </w:rPr>
          <w:tab/>
        </w:r>
        <w:r w:rsidR="00DA509A">
          <w:rPr>
            <w:noProof/>
            <w:webHidden/>
          </w:rPr>
          <w:fldChar w:fldCharType="begin"/>
        </w:r>
        <w:r w:rsidR="00DA509A">
          <w:rPr>
            <w:noProof/>
            <w:webHidden/>
          </w:rPr>
          <w:instrText xml:space="preserve"> PAGEREF _Toc9327895 \h </w:instrText>
        </w:r>
        <w:r w:rsidR="00DA509A">
          <w:rPr>
            <w:noProof/>
            <w:webHidden/>
          </w:rPr>
        </w:r>
        <w:r w:rsidR="00DA509A">
          <w:rPr>
            <w:noProof/>
            <w:webHidden/>
          </w:rPr>
          <w:fldChar w:fldCharType="separate"/>
        </w:r>
        <w:r w:rsidR="00DA509A">
          <w:rPr>
            <w:noProof/>
            <w:webHidden/>
          </w:rPr>
          <w:t>24</w:t>
        </w:r>
        <w:r w:rsidR="00DA509A">
          <w:rPr>
            <w:noProof/>
            <w:webHidden/>
          </w:rPr>
          <w:fldChar w:fldCharType="end"/>
        </w:r>
      </w:hyperlink>
    </w:p>
    <w:p w14:paraId="4F1805DD" w14:textId="57B271D9" w:rsidR="00DA509A" w:rsidRDefault="003E509B">
      <w:pPr>
        <w:pStyle w:val="af9"/>
        <w:tabs>
          <w:tab w:val="right" w:leader="dot" w:pos="9016"/>
        </w:tabs>
        <w:ind w:left="1260" w:hanging="420"/>
        <w:rPr>
          <w:noProof/>
          <w:kern w:val="2"/>
          <w:sz w:val="20"/>
          <w:szCs w:val="22"/>
        </w:rPr>
      </w:pPr>
      <w:hyperlink w:anchor="_Toc9327896" w:history="1">
        <w:r w:rsidR="00DA509A" w:rsidRPr="001052B7">
          <w:rPr>
            <w:rStyle w:val="a3"/>
            <w:noProof/>
          </w:rPr>
          <w:t>Diagram 9: System Architecture - Frontend- Search</w:t>
        </w:r>
        <w:r w:rsidR="00DA509A">
          <w:rPr>
            <w:noProof/>
            <w:webHidden/>
          </w:rPr>
          <w:tab/>
        </w:r>
        <w:r w:rsidR="00DA509A">
          <w:rPr>
            <w:noProof/>
            <w:webHidden/>
          </w:rPr>
          <w:fldChar w:fldCharType="begin"/>
        </w:r>
        <w:r w:rsidR="00DA509A">
          <w:rPr>
            <w:noProof/>
            <w:webHidden/>
          </w:rPr>
          <w:instrText xml:space="preserve"> PAGEREF _Toc9327896 \h </w:instrText>
        </w:r>
        <w:r w:rsidR="00DA509A">
          <w:rPr>
            <w:noProof/>
            <w:webHidden/>
          </w:rPr>
        </w:r>
        <w:r w:rsidR="00DA509A">
          <w:rPr>
            <w:noProof/>
            <w:webHidden/>
          </w:rPr>
          <w:fldChar w:fldCharType="separate"/>
        </w:r>
        <w:r w:rsidR="00DA509A">
          <w:rPr>
            <w:noProof/>
            <w:webHidden/>
          </w:rPr>
          <w:t>26</w:t>
        </w:r>
        <w:r w:rsidR="00DA509A">
          <w:rPr>
            <w:noProof/>
            <w:webHidden/>
          </w:rPr>
          <w:fldChar w:fldCharType="end"/>
        </w:r>
      </w:hyperlink>
    </w:p>
    <w:p w14:paraId="67A5C0CE" w14:textId="5226E5A6" w:rsidR="00DA509A" w:rsidRDefault="003E509B">
      <w:pPr>
        <w:pStyle w:val="af9"/>
        <w:tabs>
          <w:tab w:val="right" w:leader="dot" w:pos="9016"/>
        </w:tabs>
        <w:ind w:left="1260" w:hanging="420"/>
        <w:rPr>
          <w:noProof/>
          <w:kern w:val="2"/>
          <w:sz w:val="20"/>
          <w:szCs w:val="22"/>
        </w:rPr>
      </w:pPr>
      <w:hyperlink w:anchor="_Toc9327897" w:history="1">
        <w:r w:rsidR="00DA509A" w:rsidRPr="001052B7">
          <w:rPr>
            <w:rStyle w:val="a3"/>
            <w:noProof/>
          </w:rPr>
          <w:t>Diagram 10: System Architecture - Backend - Review Crawling System</w:t>
        </w:r>
        <w:r w:rsidR="00DA509A">
          <w:rPr>
            <w:noProof/>
            <w:webHidden/>
          </w:rPr>
          <w:tab/>
        </w:r>
        <w:r w:rsidR="00DA509A">
          <w:rPr>
            <w:noProof/>
            <w:webHidden/>
          </w:rPr>
          <w:fldChar w:fldCharType="begin"/>
        </w:r>
        <w:r w:rsidR="00DA509A">
          <w:rPr>
            <w:noProof/>
            <w:webHidden/>
          </w:rPr>
          <w:instrText xml:space="preserve"> PAGEREF _Toc9327897 \h </w:instrText>
        </w:r>
        <w:r w:rsidR="00DA509A">
          <w:rPr>
            <w:noProof/>
            <w:webHidden/>
          </w:rPr>
        </w:r>
        <w:r w:rsidR="00DA509A">
          <w:rPr>
            <w:noProof/>
            <w:webHidden/>
          </w:rPr>
          <w:fldChar w:fldCharType="separate"/>
        </w:r>
        <w:r w:rsidR="00DA509A">
          <w:rPr>
            <w:noProof/>
            <w:webHidden/>
          </w:rPr>
          <w:t>29</w:t>
        </w:r>
        <w:r w:rsidR="00DA509A">
          <w:rPr>
            <w:noProof/>
            <w:webHidden/>
          </w:rPr>
          <w:fldChar w:fldCharType="end"/>
        </w:r>
      </w:hyperlink>
    </w:p>
    <w:p w14:paraId="5CE290A7" w14:textId="30279C54" w:rsidR="00DA509A" w:rsidRDefault="003E509B">
      <w:pPr>
        <w:pStyle w:val="af9"/>
        <w:tabs>
          <w:tab w:val="right" w:leader="dot" w:pos="9016"/>
        </w:tabs>
        <w:ind w:left="1260" w:hanging="420"/>
        <w:rPr>
          <w:noProof/>
          <w:kern w:val="2"/>
          <w:sz w:val="20"/>
          <w:szCs w:val="22"/>
        </w:rPr>
      </w:pPr>
      <w:hyperlink w:anchor="_Toc9327898" w:history="1">
        <w:r w:rsidR="00DA509A" w:rsidRPr="001052B7">
          <w:rPr>
            <w:rStyle w:val="a3"/>
            <w:noProof/>
          </w:rPr>
          <w:t>Diagram 11: System Architecture - Backend - Review Crawling System - Sequence Diagram</w:t>
        </w:r>
        <w:r w:rsidR="00DA509A">
          <w:rPr>
            <w:noProof/>
            <w:webHidden/>
          </w:rPr>
          <w:tab/>
        </w:r>
        <w:r w:rsidR="00DA509A">
          <w:rPr>
            <w:noProof/>
            <w:webHidden/>
          </w:rPr>
          <w:fldChar w:fldCharType="begin"/>
        </w:r>
        <w:r w:rsidR="00DA509A">
          <w:rPr>
            <w:noProof/>
            <w:webHidden/>
          </w:rPr>
          <w:instrText xml:space="preserve"> PAGEREF _Toc9327898 \h </w:instrText>
        </w:r>
        <w:r w:rsidR="00DA509A">
          <w:rPr>
            <w:noProof/>
            <w:webHidden/>
          </w:rPr>
        </w:r>
        <w:r w:rsidR="00DA509A">
          <w:rPr>
            <w:noProof/>
            <w:webHidden/>
          </w:rPr>
          <w:fldChar w:fldCharType="separate"/>
        </w:r>
        <w:r w:rsidR="00DA509A">
          <w:rPr>
            <w:noProof/>
            <w:webHidden/>
          </w:rPr>
          <w:t>29</w:t>
        </w:r>
        <w:r w:rsidR="00DA509A">
          <w:rPr>
            <w:noProof/>
            <w:webHidden/>
          </w:rPr>
          <w:fldChar w:fldCharType="end"/>
        </w:r>
      </w:hyperlink>
    </w:p>
    <w:p w14:paraId="7AD42D22" w14:textId="61254242" w:rsidR="00DA509A" w:rsidRDefault="003E509B">
      <w:pPr>
        <w:pStyle w:val="af9"/>
        <w:tabs>
          <w:tab w:val="right" w:leader="dot" w:pos="9016"/>
        </w:tabs>
        <w:ind w:left="1260" w:hanging="420"/>
        <w:rPr>
          <w:noProof/>
          <w:kern w:val="2"/>
          <w:sz w:val="20"/>
          <w:szCs w:val="22"/>
        </w:rPr>
      </w:pPr>
      <w:hyperlink w:anchor="_Toc9327899" w:history="1">
        <w:r w:rsidR="00DA509A" w:rsidRPr="001052B7">
          <w:rPr>
            <w:rStyle w:val="a3"/>
            <w:noProof/>
          </w:rPr>
          <w:t>Diagram 12: System Architecture - Backend - Item Ranking System</w:t>
        </w:r>
        <w:r w:rsidR="00DA509A">
          <w:rPr>
            <w:noProof/>
            <w:webHidden/>
          </w:rPr>
          <w:tab/>
        </w:r>
        <w:r w:rsidR="00DA509A">
          <w:rPr>
            <w:noProof/>
            <w:webHidden/>
          </w:rPr>
          <w:fldChar w:fldCharType="begin"/>
        </w:r>
        <w:r w:rsidR="00DA509A">
          <w:rPr>
            <w:noProof/>
            <w:webHidden/>
          </w:rPr>
          <w:instrText xml:space="preserve"> PAGEREF _Toc9327899 \h </w:instrText>
        </w:r>
        <w:r w:rsidR="00DA509A">
          <w:rPr>
            <w:noProof/>
            <w:webHidden/>
          </w:rPr>
        </w:r>
        <w:r w:rsidR="00DA509A">
          <w:rPr>
            <w:noProof/>
            <w:webHidden/>
          </w:rPr>
          <w:fldChar w:fldCharType="separate"/>
        </w:r>
        <w:r w:rsidR="00DA509A">
          <w:rPr>
            <w:noProof/>
            <w:webHidden/>
          </w:rPr>
          <w:t>30</w:t>
        </w:r>
        <w:r w:rsidR="00DA509A">
          <w:rPr>
            <w:noProof/>
            <w:webHidden/>
          </w:rPr>
          <w:fldChar w:fldCharType="end"/>
        </w:r>
      </w:hyperlink>
    </w:p>
    <w:p w14:paraId="38D462B8" w14:textId="2033E319" w:rsidR="00DA509A" w:rsidRDefault="003E509B">
      <w:pPr>
        <w:pStyle w:val="af9"/>
        <w:tabs>
          <w:tab w:val="right" w:leader="dot" w:pos="9016"/>
        </w:tabs>
        <w:ind w:left="1260" w:hanging="420"/>
        <w:rPr>
          <w:noProof/>
          <w:kern w:val="2"/>
          <w:sz w:val="20"/>
          <w:szCs w:val="22"/>
        </w:rPr>
      </w:pPr>
      <w:hyperlink w:anchor="_Toc9327900" w:history="1">
        <w:r w:rsidR="00DA509A" w:rsidRPr="001052B7">
          <w:rPr>
            <w:rStyle w:val="a3"/>
            <w:noProof/>
          </w:rPr>
          <w:t>Diagram 13: System Architecture - Backend - Item Ranking System - Sequence Diagram</w:t>
        </w:r>
        <w:r w:rsidR="00DA509A">
          <w:rPr>
            <w:noProof/>
            <w:webHidden/>
          </w:rPr>
          <w:tab/>
        </w:r>
        <w:r w:rsidR="00DA509A">
          <w:rPr>
            <w:noProof/>
            <w:webHidden/>
          </w:rPr>
          <w:fldChar w:fldCharType="begin"/>
        </w:r>
        <w:r w:rsidR="00DA509A">
          <w:rPr>
            <w:noProof/>
            <w:webHidden/>
          </w:rPr>
          <w:instrText xml:space="preserve"> PAGEREF _Toc9327900 \h </w:instrText>
        </w:r>
        <w:r w:rsidR="00DA509A">
          <w:rPr>
            <w:noProof/>
            <w:webHidden/>
          </w:rPr>
        </w:r>
        <w:r w:rsidR="00DA509A">
          <w:rPr>
            <w:noProof/>
            <w:webHidden/>
          </w:rPr>
          <w:fldChar w:fldCharType="separate"/>
        </w:r>
        <w:r w:rsidR="00DA509A">
          <w:rPr>
            <w:noProof/>
            <w:webHidden/>
          </w:rPr>
          <w:t>30</w:t>
        </w:r>
        <w:r w:rsidR="00DA509A">
          <w:rPr>
            <w:noProof/>
            <w:webHidden/>
          </w:rPr>
          <w:fldChar w:fldCharType="end"/>
        </w:r>
      </w:hyperlink>
    </w:p>
    <w:p w14:paraId="46DBFFF0" w14:textId="7FCD6A54" w:rsidR="00DA509A" w:rsidRDefault="003E509B">
      <w:pPr>
        <w:pStyle w:val="af9"/>
        <w:tabs>
          <w:tab w:val="right" w:leader="dot" w:pos="9016"/>
        </w:tabs>
        <w:ind w:left="1260" w:hanging="420"/>
        <w:rPr>
          <w:noProof/>
          <w:kern w:val="2"/>
          <w:sz w:val="20"/>
          <w:szCs w:val="22"/>
        </w:rPr>
      </w:pPr>
      <w:hyperlink w:anchor="_Toc9327901" w:history="1">
        <w:r w:rsidR="00DA509A" w:rsidRPr="001052B7">
          <w:rPr>
            <w:rStyle w:val="a3"/>
            <w:noProof/>
          </w:rPr>
          <w:t>Diagram 14: Overall ER diagram</w:t>
        </w:r>
        <w:r w:rsidR="00DA509A">
          <w:rPr>
            <w:noProof/>
            <w:webHidden/>
          </w:rPr>
          <w:tab/>
        </w:r>
        <w:r w:rsidR="00DA509A">
          <w:rPr>
            <w:noProof/>
            <w:webHidden/>
          </w:rPr>
          <w:fldChar w:fldCharType="begin"/>
        </w:r>
        <w:r w:rsidR="00DA509A">
          <w:rPr>
            <w:noProof/>
            <w:webHidden/>
          </w:rPr>
          <w:instrText xml:space="preserve"> PAGEREF _Toc9327901 \h </w:instrText>
        </w:r>
        <w:r w:rsidR="00DA509A">
          <w:rPr>
            <w:noProof/>
            <w:webHidden/>
          </w:rPr>
        </w:r>
        <w:r w:rsidR="00DA509A">
          <w:rPr>
            <w:noProof/>
            <w:webHidden/>
          </w:rPr>
          <w:fldChar w:fldCharType="separate"/>
        </w:r>
        <w:r w:rsidR="00DA509A">
          <w:rPr>
            <w:noProof/>
            <w:webHidden/>
          </w:rPr>
          <w:t>34</w:t>
        </w:r>
        <w:r w:rsidR="00DA509A">
          <w:rPr>
            <w:noProof/>
            <w:webHidden/>
          </w:rPr>
          <w:fldChar w:fldCharType="end"/>
        </w:r>
      </w:hyperlink>
    </w:p>
    <w:p w14:paraId="00F684E4" w14:textId="2CB5A732" w:rsidR="00DA509A" w:rsidRDefault="003E509B">
      <w:pPr>
        <w:pStyle w:val="af9"/>
        <w:tabs>
          <w:tab w:val="right" w:leader="dot" w:pos="9016"/>
        </w:tabs>
        <w:ind w:left="1260" w:hanging="420"/>
        <w:rPr>
          <w:noProof/>
          <w:kern w:val="2"/>
          <w:sz w:val="20"/>
          <w:szCs w:val="22"/>
        </w:rPr>
      </w:pPr>
      <w:hyperlink w:anchor="_Toc9327902" w:history="1">
        <w:r w:rsidR="00DA509A" w:rsidRPr="001052B7">
          <w:rPr>
            <w:rStyle w:val="a3"/>
            <w:noProof/>
          </w:rPr>
          <w:t>Diagram 15: ER diagram, Entity, User</w:t>
        </w:r>
        <w:r w:rsidR="00DA509A">
          <w:rPr>
            <w:noProof/>
            <w:webHidden/>
          </w:rPr>
          <w:tab/>
        </w:r>
        <w:r w:rsidR="00DA509A">
          <w:rPr>
            <w:noProof/>
            <w:webHidden/>
          </w:rPr>
          <w:fldChar w:fldCharType="begin"/>
        </w:r>
        <w:r w:rsidR="00DA509A">
          <w:rPr>
            <w:noProof/>
            <w:webHidden/>
          </w:rPr>
          <w:instrText xml:space="preserve"> PAGEREF _Toc9327902 \h </w:instrText>
        </w:r>
        <w:r w:rsidR="00DA509A">
          <w:rPr>
            <w:noProof/>
            <w:webHidden/>
          </w:rPr>
        </w:r>
        <w:r w:rsidR="00DA509A">
          <w:rPr>
            <w:noProof/>
            <w:webHidden/>
          </w:rPr>
          <w:fldChar w:fldCharType="separate"/>
        </w:r>
        <w:r w:rsidR="00DA509A">
          <w:rPr>
            <w:noProof/>
            <w:webHidden/>
          </w:rPr>
          <w:t>34</w:t>
        </w:r>
        <w:r w:rsidR="00DA509A">
          <w:rPr>
            <w:noProof/>
            <w:webHidden/>
          </w:rPr>
          <w:fldChar w:fldCharType="end"/>
        </w:r>
      </w:hyperlink>
    </w:p>
    <w:p w14:paraId="0C54C51F" w14:textId="6066B29F" w:rsidR="00DA509A" w:rsidRDefault="003E509B">
      <w:pPr>
        <w:pStyle w:val="af9"/>
        <w:tabs>
          <w:tab w:val="right" w:leader="dot" w:pos="9016"/>
        </w:tabs>
        <w:ind w:left="1260" w:hanging="420"/>
        <w:rPr>
          <w:noProof/>
          <w:kern w:val="2"/>
          <w:sz w:val="20"/>
          <w:szCs w:val="22"/>
        </w:rPr>
      </w:pPr>
      <w:hyperlink w:anchor="_Toc9327903" w:history="1">
        <w:r w:rsidR="00DA509A" w:rsidRPr="001052B7">
          <w:rPr>
            <w:rStyle w:val="a3"/>
            <w:noProof/>
          </w:rPr>
          <w:t>Diagram 16: ER diagram, Entity, Bookmark</w:t>
        </w:r>
        <w:r w:rsidR="00DA509A">
          <w:rPr>
            <w:noProof/>
            <w:webHidden/>
          </w:rPr>
          <w:tab/>
        </w:r>
        <w:r w:rsidR="00DA509A">
          <w:rPr>
            <w:noProof/>
            <w:webHidden/>
          </w:rPr>
          <w:fldChar w:fldCharType="begin"/>
        </w:r>
        <w:r w:rsidR="00DA509A">
          <w:rPr>
            <w:noProof/>
            <w:webHidden/>
          </w:rPr>
          <w:instrText xml:space="preserve"> PAGEREF _Toc9327903 \h </w:instrText>
        </w:r>
        <w:r w:rsidR="00DA509A">
          <w:rPr>
            <w:noProof/>
            <w:webHidden/>
          </w:rPr>
        </w:r>
        <w:r w:rsidR="00DA509A">
          <w:rPr>
            <w:noProof/>
            <w:webHidden/>
          </w:rPr>
          <w:fldChar w:fldCharType="separate"/>
        </w:r>
        <w:r w:rsidR="00DA509A">
          <w:rPr>
            <w:noProof/>
            <w:webHidden/>
          </w:rPr>
          <w:t>35</w:t>
        </w:r>
        <w:r w:rsidR="00DA509A">
          <w:rPr>
            <w:noProof/>
            <w:webHidden/>
          </w:rPr>
          <w:fldChar w:fldCharType="end"/>
        </w:r>
      </w:hyperlink>
    </w:p>
    <w:p w14:paraId="2B1AE2C6" w14:textId="5F0554C1" w:rsidR="00DA509A" w:rsidRDefault="003E509B">
      <w:pPr>
        <w:pStyle w:val="af9"/>
        <w:tabs>
          <w:tab w:val="right" w:leader="dot" w:pos="9016"/>
        </w:tabs>
        <w:ind w:left="1260" w:hanging="420"/>
        <w:rPr>
          <w:noProof/>
          <w:kern w:val="2"/>
          <w:sz w:val="20"/>
          <w:szCs w:val="22"/>
        </w:rPr>
      </w:pPr>
      <w:hyperlink w:anchor="_Toc9327904" w:history="1">
        <w:r w:rsidR="00DA509A" w:rsidRPr="001052B7">
          <w:rPr>
            <w:rStyle w:val="a3"/>
            <w:noProof/>
          </w:rPr>
          <w:t>Diagram 17: ER diagram, Entity, Authority</w:t>
        </w:r>
        <w:r w:rsidR="00DA509A">
          <w:rPr>
            <w:noProof/>
            <w:webHidden/>
          </w:rPr>
          <w:tab/>
        </w:r>
        <w:r w:rsidR="00DA509A">
          <w:rPr>
            <w:noProof/>
            <w:webHidden/>
          </w:rPr>
          <w:fldChar w:fldCharType="begin"/>
        </w:r>
        <w:r w:rsidR="00DA509A">
          <w:rPr>
            <w:noProof/>
            <w:webHidden/>
          </w:rPr>
          <w:instrText xml:space="preserve"> PAGEREF _Toc9327904 \h </w:instrText>
        </w:r>
        <w:r w:rsidR="00DA509A">
          <w:rPr>
            <w:noProof/>
            <w:webHidden/>
          </w:rPr>
        </w:r>
        <w:r w:rsidR="00DA509A">
          <w:rPr>
            <w:noProof/>
            <w:webHidden/>
          </w:rPr>
          <w:fldChar w:fldCharType="separate"/>
        </w:r>
        <w:r w:rsidR="00DA509A">
          <w:rPr>
            <w:noProof/>
            <w:webHidden/>
          </w:rPr>
          <w:t>35</w:t>
        </w:r>
        <w:r w:rsidR="00DA509A">
          <w:rPr>
            <w:noProof/>
            <w:webHidden/>
          </w:rPr>
          <w:fldChar w:fldCharType="end"/>
        </w:r>
      </w:hyperlink>
    </w:p>
    <w:p w14:paraId="417A80DC" w14:textId="4D470BC2" w:rsidR="00DA509A" w:rsidRDefault="003E509B">
      <w:pPr>
        <w:pStyle w:val="af9"/>
        <w:tabs>
          <w:tab w:val="right" w:leader="dot" w:pos="9016"/>
        </w:tabs>
        <w:ind w:left="1260" w:hanging="420"/>
        <w:rPr>
          <w:noProof/>
          <w:kern w:val="2"/>
          <w:sz w:val="20"/>
          <w:szCs w:val="22"/>
        </w:rPr>
      </w:pPr>
      <w:hyperlink w:anchor="_Toc9327905" w:history="1">
        <w:r w:rsidR="00DA509A" w:rsidRPr="001052B7">
          <w:rPr>
            <w:rStyle w:val="a3"/>
            <w:noProof/>
          </w:rPr>
          <w:t>Diagram 18: ER diagram, Entity, Item</w:t>
        </w:r>
        <w:r w:rsidR="00DA509A">
          <w:rPr>
            <w:noProof/>
            <w:webHidden/>
          </w:rPr>
          <w:tab/>
        </w:r>
        <w:r w:rsidR="00DA509A">
          <w:rPr>
            <w:noProof/>
            <w:webHidden/>
          </w:rPr>
          <w:fldChar w:fldCharType="begin"/>
        </w:r>
        <w:r w:rsidR="00DA509A">
          <w:rPr>
            <w:noProof/>
            <w:webHidden/>
          </w:rPr>
          <w:instrText xml:space="preserve"> PAGEREF _Toc9327905 \h </w:instrText>
        </w:r>
        <w:r w:rsidR="00DA509A">
          <w:rPr>
            <w:noProof/>
            <w:webHidden/>
          </w:rPr>
        </w:r>
        <w:r w:rsidR="00DA509A">
          <w:rPr>
            <w:noProof/>
            <w:webHidden/>
          </w:rPr>
          <w:fldChar w:fldCharType="separate"/>
        </w:r>
        <w:r w:rsidR="00DA509A">
          <w:rPr>
            <w:noProof/>
            <w:webHidden/>
          </w:rPr>
          <w:t>36</w:t>
        </w:r>
        <w:r w:rsidR="00DA509A">
          <w:rPr>
            <w:noProof/>
            <w:webHidden/>
          </w:rPr>
          <w:fldChar w:fldCharType="end"/>
        </w:r>
      </w:hyperlink>
    </w:p>
    <w:p w14:paraId="13AE5F97" w14:textId="500F7C3A" w:rsidR="00DA509A" w:rsidRDefault="003E509B">
      <w:pPr>
        <w:pStyle w:val="af9"/>
        <w:tabs>
          <w:tab w:val="right" w:leader="dot" w:pos="9016"/>
        </w:tabs>
        <w:ind w:left="1260" w:hanging="420"/>
        <w:rPr>
          <w:noProof/>
          <w:kern w:val="2"/>
          <w:sz w:val="20"/>
          <w:szCs w:val="22"/>
        </w:rPr>
      </w:pPr>
      <w:hyperlink w:anchor="_Toc9327906" w:history="1">
        <w:r w:rsidR="00DA509A" w:rsidRPr="001052B7">
          <w:rPr>
            <w:rStyle w:val="a3"/>
            <w:noProof/>
          </w:rPr>
          <w:t>Diagram 19: ER diagram, Entity, Recommend Category</w:t>
        </w:r>
        <w:r w:rsidR="00DA509A">
          <w:rPr>
            <w:noProof/>
            <w:webHidden/>
          </w:rPr>
          <w:tab/>
        </w:r>
        <w:r w:rsidR="00DA509A">
          <w:rPr>
            <w:noProof/>
            <w:webHidden/>
          </w:rPr>
          <w:fldChar w:fldCharType="begin"/>
        </w:r>
        <w:r w:rsidR="00DA509A">
          <w:rPr>
            <w:noProof/>
            <w:webHidden/>
          </w:rPr>
          <w:instrText xml:space="preserve"> PAGEREF _Toc9327906 \h </w:instrText>
        </w:r>
        <w:r w:rsidR="00DA509A">
          <w:rPr>
            <w:noProof/>
            <w:webHidden/>
          </w:rPr>
        </w:r>
        <w:r w:rsidR="00DA509A">
          <w:rPr>
            <w:noProof/>
            <w:webHidden/>
          </w:rPr>
          <w:fldChar w:fldCharType="separate"/>
        </w:r>
        <w:r w:rsidR="00DA509A">
          <w:rPr>
            <w:noProof/>
            <w:webHidden/>
          </w:rPr>
          <w:t>36</w:t>
        </w:r>
        <w:r w:rsidR="00DA509A">
          <w:rPr>
            <w:noProof/>
            <w:webHidden/>
          </w:rPr>
          <w:fldChar w:fldCharType="end"/>
        </w:r>
      </w:hyperlink>
    </w:p>
    <w:p w14:paraId="2395CF9E" w14:textId="5AF729C5" w:rsidR="00DA509A" w:rsidRDefault="003E509B">
      <w:pPr>
        <w:pStyle w:val="af9"/>
        <w:tabs>
          <w:tab w:val="right" w:leader="dot" w:pos="9016"/>
        </w:tabs>
        <w:ind w:left="1260" w:hanging="420"/>
        <w:rPr>
          <w:noProof/>
          <w:kern w:val="2"/>
          <w:sz w:val="20"/>
          <w:szCs w:val="22"/>
        </w:rPr>
      </w:pPr>
      <w:hyperlink w:anchor="_Toc9327907" w:history="1">
        <w:r w:rsidR="00DA509A" w:rsidRPr="001052B7">
          <w:rPr>
            <w:rStyle w:val="a3"/>
            <w:noProof/>
          </w:rPr>
          <w:t>Diagram 20: ER diagram, Entity, Keyword</w:t>
        </w:r>
        <w:r w:rsidR="00DA509A">
          <w:rPr>
            <w:noProof/>
            <w:webHidden/>
          </w:rPr>
          <w:tab/>
        </w:r>
        <w:r w:rsidR="00DA509A">
          <w:rPr>
            <w:noProof/>
            <w:webHidden/>
          </w:rPr>
          <w:fldChar w:fldCharType="begin"/>
        </w:r>
        <w:r w:rsidR="00DA509A">
          <w:rPr>
            <w:noProof/>
            <w:webHidden/>
          </w:rPr>
          <w:instrText xml:space="preserve"> PAGEREF _Toc9327907 \h </w:instrText>
        </w:r>
        <w:r w:rsidR="00DA509A">
          <w:rPr>
            <w:noProof/>
            <w:webHidden/>
          </w:rPr>
        </w:r>
        <w:r w:rsidR="00DA509A">
          <w:rPr>
            <w:noProof/>
            <w:webHidden/>
          </w:rPr>
          <w:fldChar w:fldCharType="separate"/>
        </w:r>
        <w:r w:rsidR="00DA509A">
          <w:rPr>
            <w:noProof/>
            <w:webHidden/>
          </w:rPr>
          <w:t>37</w:t>
        </w:r>
        <w:r w:rsidR="00DA509A">
          <w:rPr>
            <w:noProof/>
            <w:webHidden/>
          </w:rPr>
          <w:fldChar w:fldCharType="end"/>
        </w:r>
      </w:hyperlink>
    </w:p>
    <w:p w14:paraId="454A96DF" w14:textId="0B62C28A" w:rsidR="00DA509A" w:rsidRDefault="003E509B">
      <w:pPr>
        <w:pStyle w:val="af9"/>
        <w:tabs>
          <w:tab w:val="right" w:leader="dot" w:pos="9016"/>
        </w:tabs>
        <w:ind w:left="1260" w:hanging="420"/>
        <w:rPr>
          <w:noProof/>
          <w:kern w:val="2"/>
          <w:sz w:val="20"/>
          <w:szCs w:val="22"/>
        </w:rPr>
      </w:pPr>
      <w:hyperlink w:anchor="_Toc9327908" w:history="1">
        <w:r w:rsidR="00DA509A" w:rsidRPr="001052B7">
          <w:rPr>
            <w:rStyle w:val="a3"/>
            <w:noProof/>
          </w:rPr>
          <w:t>Diagram 21: ER diagram, Entity, Review</w:t>
        </w:r>
        <w:r w:rsidR="00DA509A">
          <w:rPr>
            <w:noProof/>
            <w:webHidden/>
          </w:rPr>
          <w:tab/>
        </w:r>
        <w:r w:rsidR="00DA509A">
          <w:rPr>
            <w:noProof/>
            <w:webHidden/>
          </w:rPr>
          <w:fldChar w:fldCharType="begin"/>
        </w:r>
        <w:r w:rsidR="00DA509A">
          <w:rPr>
            <w:noProof/>
            <w:webHidden/>
          </w:rPr>
          <w:instrText xml:space="preserve"> PAGEREF _Toc9327908 \h </w:instrText>
        </w:r>
        <w:r w:rsidR="00DA509A">
          <w:rPr>
            <w:noProof/>
            <w:webHidden/>
          </w:rPr>
        </w:r>
        <w:r w:rsidR="00DA509A">
          <w:rPr>
            <w:noProof/>
            <w:webHidden/>
          </w:rPr>
          <w:fldChar w:fldCharType="separate"/>
        </w:r>
        <w:r w:rsidR="00DA509A">
          <w:rPr>
            <w:noProof/>
            <w:webHidden/>
          </w:rPr>
          <w:t>37</w:t>
        </w:r>
        <w:r w:rsidR="00DA509A">
          <w:rPr>
            <w:noProof/>
            <w:webHidden/>
          </w:rPr>
          <w:fldChar w:fldCharType="end"/>
        </w:r>
      </w:hyperlink>
    </w:p>
    <w:p w14:paraId="598AC4DF" w14:textId="00166812" w:rsidR="00DA509A" w:rsidRDefault="003E509B">
      <w:pPr>
        <w:pStyle w:val="af9"/>
        <w:tabs>
          <w:tab w:val="right" w:leader="dot" w:pos="9016"/>
        </w:tabs>
        <w:ind w:left="1260" w:hanging="420"/>
        <w:rPr>
          <w:noProof/>
          <w:kern w:val="2"/>
          <w:sz w:val="20"/>
          <w:szCs w:val="22"/>
        </w:rPr>
      </w:pPr>
      <w:hyperlink w:anchor="_Toc9327909" w:history="1">
        <w:r w:rsidR="00DA509A" w:rsidRPr="001052B7">
          <w:rPr>
            <w:rStyle w:val="a3"/>
            <w:noProof/>
          </w:rPr>
          <w:t>Diagram 22: ER diagram, Entity, Review Reference</w:t>
        </w:r>
        <w:r w:rsidR="00DA509A">
          <w:rPr>
            <w:noProof/>
            <w:webHidden/>
          </w:rPr>
          <w:tab/>
        </w:r>
        <w:r w:rsidR="00DA509A">
          <w:rPr>
            <w:noProof/>
            <w:webHidden/>
          </w:rPr>
          <w:fldChar w:fldCharType="begin"/>
        </w:r>
        <w:r w:rsidR="00DA509A">
          <w:rPr>
            <w:noProof/>
            <w:webHidden/>
          </w:rPr>
          <w:instrText xml:space="preserve"> PAGEREF _Toc9327909 \h </w:instrText>
        </w:r>
        <w:r w:rsidR="00DA509A">
          <w:rPr>
            <w:noProof/>
            <w:webHidden/>
          </w:rPr>
        </w:r>
        <w:r w:rsidR="00DA509A">
          <w:rPr>
            <w:noProof/>
            <w:webHidden/>
          </w:rPr>
          <w:fldChar w:fldCharType="separate"/>
        </w:r>
        <w:r w:rsidR="00DA509A">
          <w:rPr>
            <w:noProof/>
            <w:webHidden/>
          </w:rPr>
          <w:t>38</w:t>
        </w:r>
        <w:r w:rsidR="00DA509A">
          <w:rPr>
            <w:noProof/>
            <w:webHidden/>
          </w:rPr>
          <w:fldChar w:fldCharType="end"/>
        </w:r>
      </w:hyperlink>
    </w:p>
    <w:p w14:paraId="61224E6A" w14:textId="5BA1D420" w:rsidR="00D40DFB" w:rsidRPr="00D40DFB" w:rsidRDefault="00D40DFB" w:rsidP="00D40DFB">
      <w:r>
        <w:lastRenderedPageBreak/>
        <w:fldChar w:fldCharType="end"/>
      </w:r>
    </w:p>
    <w:sectPr w:rsidR="00D40DFB" w:rsidRPr="00D40DFB" w:rsidSect="00494FB9">
      <w:headerReference w:type="default" r:id="rId65"/>
      <w:footerReference w:type="default" r:id="rId66"/>
      <w:pgSz w:w="11906" w:h="16838"/>
      <w:pgMar w:top="1701" w:right="1440" w:bottom="1440" w:left="1440" w:header="851" w:footer="992" w:gutter="0"/>
      <w:cols w:space="42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9" w:author="Kim Junhyun" w:date="2019-05-21T07:10:00Z" w:initials="KJ">
    <w:p w14:paraId="012C529B" w14:textId="77777777" w:rsidR="00624446" w:rsidRDefault="00624446" w:rsidP="00ED229A">
      <w:pPr>
        <w:pStyle w:val="aa"/>
        <w:numPr>
          <w:ilvl w:val="0"/>
          <w:numId w:val="9"/>
        </w:numPr>
        <w:ind w:leftChars="0"/>
      </w:pPr>
      <w:r>
        <w:rPr>
          <w:rStyle w:val="afc"/>
        </w:rPr>
        <w:annotationRef/>
      </w:r>
      <w:r>
        <w:t>User [id(PK), name, authority, pw_hash, bookmarks(FKs), recommend_categories(FKs)]</w:t>
      </w:r>
    </w:p>
    <w:p w14:paraId="1C69A3A2" w14:textId="77777777" w:rsidR="00624446" w:rsidRDefault="00624446" w:rsidP="00ED229A">
      <w:pPr>
        <w:pStyle w:val="aa"/>
        <w:numPr>
          <w:ilvl w:val="0"/>
          <w:numId w:val="9"/>
        </w:numPr>
        <w:ind w:leftChars="0"/>
      </w:pPr>
      <w:r>
        <w:t>Authority [id(PK), name]</w:t>
      </w:r>
    </w:p>
    <w:p w14:paraId="1BB72E7C" w14:textId="77777777" w:rsidR="00624446" w:rsidRDefault="00624446" w:rsidP="00ED229A">
      <w:pPr>
        <w:pStyle w:val="aa"/>
        <w:numPr>
          <w:ilvl w:val="0"/>
          <w:numId w:val="9"/>
        </w:numPr>
        <w:ind w:leftChars="0"/>
      </w:pPr>
      <w:r>
        <w:t xml:space="preserve">Item [id(PK), name, company, links, specs, reviews(FKs), review_scores(FKs), keywords(FKs)] </w:t>
      </w:r>
    </w:p>
    <w:p w14:paraId="5D7F059A" w14:textId="77777777" w:rsidR="00624446" w:rsidRDefault="00624446" w:rsidP="00ED229A">
      <w:pPr>
        <w:pStyle w:val="aa"/>
        <w:numPr>
          <w:ilvl w:val="0"/>
          <w:numId w:val="9"/>
        </w:numPr>
        <w:ind w:leftChars="0"/>
      </w:pPr>
      <w:r>
        <w:t>RecommendCategory [id(PK), name, description, keywords(FKs)]</w:t>
      </w:r>
    </w:p>
    <w:p w14:paraId="6D06D021" w14:textId="77777777" w:rsidR="00624446" w:rsidRDefault="00624446" w:rsidP="00ED229A">
      <w:pPr>
        <w:pStyle w:val="aa"/>
        <w:numPr>
          <w:ilvl w:val="0"/>
          <w:numId w:val="9"/>
        </w:numPr>
        <w:ind w:leftChars="0"/>
      </w:pPr>
      <w:r>
        <w:t>Bookmark [user_id(FK), item_id(FK), add_date]</w:t>
      </w:r>
    </w:p>
    <w:p w14:paraId="396B68CA" w14:textId="77777777" w:rsidR="00624446" w:rsidRDefault="00624446" w:rsidP="00ED229A">
      <w:pPr>
        <w:pStyle w:val="aa"/>
        <w:numPr>
          <w:ilvl w:val="0"/>
          <w:numId w:val="9"/>
        </w:numPr>
        <w:ind w:leftChars="0"/>
      </w:pPr>
      <w:r>
        <w:t>Review [id(PK), title, author, reference(FK), content, score, importance, keywords(FKs)]</w:t>
      </w:r>
    </w:p>
    <w:p w14:paraId="689FEF50" w14:textId="77777777" w:rsidR="00624446" w:rsidRDefault="00624446" w:rsidP="00ED229A">
      <w:pPr>
        <w:pStyle w:val="aa"/>
        <w:numPr>
          <w:ilvl w:val="0"/>
          <w:numId w:val="9"/>
        </w:numPr>
        <w:ind w:leftChars="0"/>
      </w:pPr>
      <w:r>
        <w:rPr>
          <w:rFonts w:hint="eastAsia"/>
        </w:rPr>
        <w:t>R</w:t>
      </w:r>
      <w:r>
        <w:t>eference [id(PK), name, link]</w:t>
      </w:r>
    </w:p>
    <w:p w14:paraId="55B1156E" w14:textId="059010CE" w:rsidR="00624446" w:rsidRPr="00ED229A" w:rsidRDefault="00624446">
      <w:pPr>
        <w:pStyle w:val="afd"/>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B115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B1156E" w16cid:durableId="208E22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C88B2" w14:textId="77777777" w:rsidR="003E509B" w:rsidRDefault="003E509B" w:rsidP="001B695E">
      <w:pPr>
        <w:spacing w:after="0" w:line="240" w:lineRule="auto"/>
      </w:pPr>
      <w:r>
        <w:separator/>
      </w:r>
    </w:p>
  </w:endnote>
  <w:endnote w:type="continuationSeparator" w:id="0">
    <w:p w14:paraId="3322F587" w14:textId="77777777" w:rsidR="003E509B" w:rsidRDefault="003E509B" w:rsidP="001B695E">
      <w:pPr>
        <w:spacing w:after="0" w:line="240" w:lineRule="auto"/>
      </w:pPr>
      <w:r>
        <w:continuationSeparator/>
      </w:r>
    </w:p>
  </w:endnote>
  <w:endnote w:type="continuationNotice" w:id="1">
    <w:p w14:paraId="1D9B6681" w14:textId="77777777" w:rsidR="003E509B" w:rsidRDefault="003E50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EndPr/>
    <w:sdtContent>
      <w:p w14:paraId="64E9CC9E" w14:textId="77777777" w:rsidR="00624446" w:rsidRDefault="00624446">
        <w:pPr>
          <w:pStyle w:val="a5"/>
          <w:jc w:val="center"/>
        </w:pPr>
        <w:r>
          <w:fldChar w:fldCharType="begin"/>
        </w:r>
        <w:r>
          <w:instrText>PAGE   \* MERGEFORMAT</w:instrText>
        </w:r>
        <w:r>
          <w:fldChar w:fldCharType="separate"/>
        </w:r>
        <w:r>
          <w:rPr>
            <w:lang w:val="ko-KR"/>
          </w:rPr>
          <w:t>2</w:t>
        </w:r>
        <w:r>
          <w:fldChar w:fldCharType="end"/>
        </w:r>
      </w:p>
    </w:sdtContent>
  </w:sdt>
  <w:p w14:paraId="785BAACD" w14:textId="77777777" w:rsidR="00624446" w:rsidRDefault="0062444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03FF2" w14:textId="77777777" w:rsidR="003E509B" w:rsidRDefault="003E509B" w:rsidP="001B695E">
      <w:pPr>
        <w:spacing w:after="0" w:line="240" w:lineRule="auto"/>
      </w:pPr>
      <w:r>
        <w:rPr>
          <w:rFonts w:hint="eastAsia"/>
        </w:rPr>
        <w:separator/>
      </w:r>
    </w:p>
  </w:footnote>
  <w:footnote w:type="continuationSeparator" w:id="0">
    <w:p w14:paraId="163DF3A5" w14:textId="77777777" w:rsidR="003E509B" w:rsidRDefault="003E509B" w:rsidP="001B695E">
      <w:pPr>
        <w:spacing w:after="0" w:line="240" w:lineRule="auto"/>
      </w:pPr>
      <w:r>
        <w:continuationSeparator/>
      </w:r>
    </w:p>
  </w:footnote>
  <w:footnote w:type="continuationNotice" w:id="1">
    <w:p w14:paraId="06C2F4FA" w14:textId="77777777" w:rsidR="003E509B" w:rsidRDefault="003E509B">
      <w:pPr>
        <w:spacing w:after="0" w:line="240" w:lineRule="auto"/>
      </w:pPr>
    </w:p>
  </w:footnote>
  <w:footnote w:id="2">
    <w:p w14:paraId="011DF1D0" w14:textId="2B15A39D" w:rsidR="00624446" w:rsidRPr="00FA2B40" w:rsidRDefault="00624446" w:rsidP="00FA2B40">
      <w:pPr>
        <w:jc w:val="both"/>
      </w:pPr>
      <w:ins w:id="119" w:author="Kim Junhyun" w:date="2019-05-21T07:07:00Z">
        <w:r>
          <w:rPr>
            <w:rStyle w:val="af7"/>
          </w:rPr>
          <w:footnoteRef/>
        </w:r>
        <w:r>
          <w:t xml:space="preserve"> </w:t>
        </w:r>
        <w:r>
          <w:rPr>
            <w:rFonts w:hint="eastAsia"/>
          </w:rPr>
          <w:t xml:space="preserve">백엔드에서 사용되는 </w:t>
        </w:r>
        <w:r>
          <w:t xml:space="preserve">Item </w:t>
        </w:r>
        <w:r>
          <w:rPr>
            <w:rFonts w:hint="eastAsia"/>
          </w:rPr>
          <w:t>객체는 더 많은 a</w:t>
        </w:r>
        <w:r>
          <w:t>ttribute</w:t>
        </w:r>
        <w:r>
          <w:rPr>
            <w:rFonts w:hint="eastAsia"/>
          </w:rPr>
          <w:t>가 존재하지만,</w:t>
        </w:r>
        <w:r>
          <w:t xml:space="preserve"> AP</w:t>
        </w:r>
        <w:r>
          <w:rPr>
            <w:rFonts w:hint="eastAsia"/>
          </w:rPr>
          <w:t xml:space="preserve">I를 통해 받아오는 </w:t>
        </w:r>
        <w:r>
          <w:t xml:space="preserve">JSON </w:t>
        </w:r>
        <w:r>
          <w:rPr>
            <w:rFonts w:hint="eastAsia"/>
          </w:rPr>
          <w:t xml:space="preserve">객체에는 해당 기능에 필요한 </w:t>
        </w:r>
        <w:r>
          <w:t>attribute</w:t>
        </w:r>
        <w:r>
          <w:rPr>
            <w:rFonts w:hint="eastAsia"/>
          </w:rPr>
          <w:t xml:space="preserve">만 담겨 있다. </w:t>
        </w:r>
      </w:ins>
    </w:p>
  </w:footnote>
  <w:footnote w:id="3">
    <w:p w14:paraId="78948361" w14:textId="39100D33" w:rsidR="00624446" w:rsidRPr="0044780E" w:rsidRDefault="00624446">
      <w:pPr>
        <w:pStyle w:val="af6"/>
      </w:pPr>
      <w:ins w:id="156" w:author="Kim Junhyun" w:date="2019-05-21T07:07:00Z">
        <w:r>
          <w:rPr>
            <w:rStyle w:val="af7"/>
          </w:rPr>
          <w:footnoteRef/>
        </w:r>
        <w:r>
          <w:t xml:space="preserve"> </w:t>
        </w:r>
        <w:r>
          <w:rPr>
            <w:rFonts w:hint="eastAsia"/>
          </w:rPr>
          <w:t xml:space="preserve">해당 객체는 </w:t>
        </w:r>
        <w:r>
          <w:t xml:space="preserve">Vue </w:t>
        </w:r>
        <w:r>
          <w:rPr>
            <w:rFonts w:hint="eastAsia"/>
          </w:rPr>
          <w:t>프레임워크 로컬 저장소에서 자체적으로 관리하는 사용자 인증 객체로써,</w:t>
        </w:r>
        <w:r>
          <w:t xml:space="preserve"> </w:t>
        </w:r>
        <w:r>
          <w:rPr>
            <w:rFonts w:hint="eastAsia"/>
          </w:rPr>
          <w:t>모든 프론트엔드 컴포넌트에서 접근할 수 있다.</w:t>
        </w:r>
      </w:ins>
    </w:p>
  </w:footnote>
  <w:footnote w:id="4">
    <w:p w14:paraId="304820A8" w14:textId="664CF73F" w:rsidR="00624446" w:rsidRPr="0044780E" w:rsidRDefault="00624446" w:rsidP="0044780E">
      <w:ins w:id="159" w:author="Kim Junhyun" w:date="2019-05-21T07:07:00Z">
        <w:r>
          <w:rPr>
            <w:rStyle w:val="af7"/>
          </w:rPr>
          <w:footnoteRef/>
        </w:r>
        <w:r>
          <w:t xml:space="preserve"> </w:t>
        </w:r>
        <w:r>
          <w:rPr>
            <w:rFonts w:hint="eastAsia"/>
          </w:rPr>
          <w:t>R</w:t>
        </w:r>
        <w:r>
          <w:t>anking</w:t>
        </w:r>
        <w:r>
          <w:rPr>
            <w:rFonts w:hint="eastAsia"/>
          </w:rPr>
          <w:t>의 상품 객체 정의와 동일함.</w:t>
        </w:r>
      </w:ins>
    </w:p>
  </w:footnote>
  <w:footnote w:id="5">
    <w:p w14:paraId="3A019BA7" w14:textId="05A8989E" w:rsidR="00624446" w:rsidRDefault="00624446">
      <w:pPr>
        <w:pStyle w:val="af6"/>
      </w:pPr>
      <w:ins w:id="209" w:author="Kim Junhyun" w:date="2019-05-21T07:07:00Z">
        <w:r>
          <w:rPr>
            <w:rStyle w:val="af7"/>
          </w:rPr>
          <w:footnoteRef/>
        </w:r>
        <w:r>
          <w:t xml:space="preserve"> </w:t>
        </w:r>
        <w:r>
          <w:rPr>
            <w:rFonts w:hint="eastAsia"/>
          </w:rPr>
          <w:t>R</w:t>
        </w:r>
        <w:r>
          <w:t>ank</w:t>
        </w:r>
        <w:r>
          <w:rPr>
            <w:rFonts w:hint="eastAsia"/>
          </w:rPr>
          <w:t>의 상품 정의와 동일함</w:t>
        </w:r>
      </w:ins>
    </w:p>
  </w:footnote>
  <w:footnote w:id="6">
    <w:p w14:paraId="3A660DA6" w14:textId="3A0FF896" w:rsidR="00624446" w:rsidRDefault="00624446">
      <w:pPr>
        <w:pStyle w:val="af6"/>
      </w:pPr>
      <w:r>
        <w:rPr>
          <w:rStyle w:val="af7"/>
        </w:rPr>
        <w:footnoteRef/>
      </w:r>
      <w:r>
        <w:t xml:space="preserve"> Item Detail</w:t>
      </w:r>
      <w:r>
        <w:rPr>
          <w:rFonts w:hint="eastAsia"/>
        </w:rPr>
        <w:t>의 리뷰 객체 정의와 동일함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7BF0A" w14:textId="77777777" w:rsidR="00624446" w:rsidRDefault="00624446">
    <w:pPr>
      <w:pStyle w:val="a4"/>
    </w:pPr>
    <w:r>
      <w:ptab w:relativeTo="margin" w:alignment="center" w:leader="none"/>
    </w:r>
    <w:r>
      <w:t>Design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46B08"/>
    <w:multiLevelType w:val="hybridMultilevel"/>
    <w:tmpl w:val="3612D134"/>
    <w:lvl w:ilvl="0" w:tplc="DD0A79E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5C053ED"/>
    <w:multiLevelType w:val="hybridMultilevel"/>
    <w:tmpl w:val="5F3C17EA"/>
    <w:lvl w:ilvl="0" w:tplc="D51666FC">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060F0E16"/>
    <w:multiLevelType w:val="hybridMultilevel"/>
    <w:tmpl w:val="008C7792"/>
    <w:lvl w:ilvl="0" w:tplc="687CFE7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C861B1A"/>
    <w:multiLevelType w:val="hybridMultilevel"/>
    <w:tmpl w:val="EB0490A0"/>
    <w:lvl w:ilvl="0" w:tplc="74FA14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E7B407B"/>
    <w:multiLevelType w:val="hybridMultilevel"/>
    <w:tmpl w:val="0A46926A"/>
    <w:lvl w:ilvl="0" w:tplc="6AF83C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0304773"/>
    <w:multiLevelType w:val="hybridMultilevel"/>
    <w:tmpl w:val="793ED19C"/>
    <w:lvl w:ilvl="0" w:tplc="2CF03D34">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6" w15:restartNumberingAfterBreak="0">
    <w:nsid w:val="14292EA6"/>
    <w:multiLevelType w:val="multilevel"/>
    <w:tmpl w:val="B378B99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7" w15:restartNumberingAfterBreak="0">
    <w:nsid w:val="16AC6D2A"/>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74A37CC"/>
    <w:multiLevelType w:val="hybridMultilevel"/>
    <w:tmpl w:val="A43AF89E"/>
    <w:lvl w:ilvl="0" w:tplc="43A8E416">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7542D1E"/>
    <w:multiLevelType w:val="hybridMultilevel"/>
    <w:tmpl w:val="8720542C"/>
    <w:lvl w:ilvl="0" w:tplc="A0D8139E">
      <w:start w:val="1"/>
      <w:numFmt w:val="decimal"/>
      <w:lvlText w:val="%1."/>
      <w:lvlJc w:val="left"/>
      <w:pPr>
        <w:ind w:left="760" w:hanging="360"/>
      </w:pPr>
      <w:rPr>
        <w:rFonts w:asciiTheme="minorHAnsi" w:eastAsiaTheme="minorEastAsia" w:hAnsiTheme="minorHAnsi" w:cstheme="minorBidi"/>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C715842"/>
    <w:multiLevelType w:val="hybridMultilevel"/>
    <w:tmpl w:val="61928B8E"/>
    <w:lvl w:ilvl="0" w:tplc="0D48D3C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5613B85"/>
    <w:multiLevelType w:val="multilevel"/>
    <w:tmpl w:val="B378B99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12"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2EC041F9"/>
    <w:multiLevelType w:val="hybridMultilevel"/>
    <w:tmpl w:val="7B9A507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6261D68"/>
    <w:multiLevelType w:val="hybridMultilevel"/>
    <w:tmpl w:val="B46066DE"/>
    <w:lvl w:ilvl="0" w:tplc="E454F006">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9" w15:restartNumberingAfterBreak="0">
    <w:nsid w:val="3B991DCA"/>
    <w:multiLevelType w:val="hybridMultilevel"/>
    <w:tmpl w:val="CB3C6F1E"/>
    <w:lvl w:ilvl="0" w:tplc="2640A7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0430AF6"/>
    <w:multiLevelType w:val="multilevel"/>
    <w:tmpl w:val="B378B99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1" w15:restartNumberingAfterBreak="0">
    <w:nsid w:val="418E22A6"/>
    <w:multiLevelType w:val="hybridMultilevel"/>
    <w:tmpl w:val="6AEEC3A4"/>
    <w:lvl w:ilvl="0" w:tplc="44A0FEE0">
      <w:start w:val="1"/>
      <w:numFmt w:val="upperLetter"/>
      <w:lvlText w:val="%1."/>
      <w:lvlJc w:val="left"/>
      <w:pPr>
        <w:ind w:left="1880" w:hanging="360"/>
      </w:pPr>
      <w:rPr>
        <w:rFonts w:hint="default"/>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22" w15:restartNumberingAfterBreak="0">
    <w:nsid w:val="43072DC1"/>
    <w:multiLevelType w:val="hybridMultilevel"/>
    <w:tmpl w:val="C70EDB14"/>
    <w:lvl w:ilvl="0" w:tplc="C5EC909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6A14285"/>
    <w:multiLevelType w:val="hybridMultilevel"/>
    <w:tmpl w:val="5F76904A"/>
    <w:lvl w:ilvl="0" w:tplc="D97AA89E">
      <w:start w:val="1"/>
      <w:numFmt w:val="decimal"/>
      <w:lvlText w:val="%1."/>
      <w:lvlJc w:val="left"/>
      <w:pPr>
        <w:ind w:left="720" w:hanging="360"/>
      </w:pPr>
      <w:rPr>
        <w:rFonts w:hint="default"/>
      </w:rPr>
    </w:lvl>
    <w:lvl w:ilvl="1" w:tplc="04090019">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25" w15:restartNumberingAfterBreak="0">
    <w:nsid w:val="50DD7D80"/>
    <w:multiLevelType w:val="multilevel"/>
    <w:tmpl w:val="B378B996"/>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6" w15:restartNumberingAfterBreak="0">
    <w:nsid w:val="5B0C25E6"/>
    <w:multiLevelType w:val="hybridMultilevel"/>
    <w:tmpl w:val="491AD100"/>
    <w:lvl w:ilvl="0" w:tplc="722C933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660D4CDE"/>
    <w:multiLevelType w:val="hybridMultilevel"/>
    <w:tmpl w:val="FCF4B8AA"/>
    <w:lvl w:ilvl="0" w:tplc="3FF8A14A">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6C280662"/>
    <w:multiLevelType w:val="hybridMultilevel"/>
    <w:tmpl w:val="B770B4D2"/>
    <w:lvl w:ilvl="0" w:tplc="7224498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6DDA012C"/>
    <w:multiLevelType w:val="hybridMultilevel"/>
    <w:tmpl w:val="3C501774"/>
    <w:lvl w:ilvl="0" w:tplc="CC14C12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1" w15:restartNumberingAfterBreak="0">
    <w:nsid w:val="70CD4064"/>
    <w:multiLevelType w:val="hybridMultilevel"/>
    <w:tmpl w:val="2858113C"/>
    <w:lvl w:ilvl="0" w:tplc="A5C0464C">
      <w:start w:val="2"/>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2" w15:restartNumberingAfterBreak="0">
    <w:nsid w:val="70F64F43"/>
    <w:multiLevelType w:val="hybridMultilevel"/>
    <w:tmpl w:val="7A86E4CA"/>
    <w:lvl w:ilvl="0" w:tplc="8DD49A8C">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3" w15:restartNumberingAfterBreak="0">
    <w:nsid w:val="738A3C62"/>
    <w:multiLevelType w:val="hybridMultilevel"/>
    <w:tmpl w:val="F7D67978"/>
    <w:lvl w:ilvl="0" w:tplc="5BDC6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73A54E89"/>
    <w:multiLevelType w:val="hybridMultilevel"/>
    <w:tmpl w:val="D2861D8C"/>
    <w:lvl w:ilvl="0" w:tplc="448E8AE4">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78436B13"/>
    <w:multiLevelType w:val="hybridMultilevel"/>
    <w:tmpl w:val="933E5610"/>
    <w:lvl w:ilvl="0" w:tplc="1D3E24F0">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7F595944"/>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7"/>
  </w:num>
  <w:num w:numId="2">
    <w:abstractNumId w:val="13"/>
  </w:num>
  <w:num w:numId="3">
    <w:abstractNumId w:val="16"/>
  </w:num>
  <w:num w:numId="4">
    <w:abstractNumId w:val="14"/>
  </w:num>
  <w:num w:numId="5">
    <w:abstractNumId w:val="23"/>
  </w:num>
  <w:num w:numId="6">
    <w:abstractNumId w:val="12"/>
  </w:num>
  <w:num w:numId="7">
    <w:abstractNumId w:val="17"/>
  </w:num>
  <w:num w:numId="8">
    <w:abstractNumId w:val="27"/>
  </w:num>
  <w:num w:numId="9">
    <w:abstractNumId w:val="26"/>
  </w:num>
  <w:num w:numId="10">
    <w:abstractNumId w:val="22"/>
  </w:num>
  <w:num w:numId="11">
    <w:abstractNumId w:val="9"/>
  </w:num>
  <w:num w:numId="12">
    <w:abstractNumId w:val="2"/>
  </w:num>
  <w:num w:numId="13">
    <w:abstractNumId w:val="7"/>
  </w:num>
  <w:num w:numId="14">
    <w:abstractNumId w:val="3"/>
  </w:num>
  <w:num w:numId="15">
    <w:abstractNumId w:val="36"/>
  </w:num>
  <w:num w:numId="16">
    <w:abstractNumId w:val="15"/>
  </w:num>
  <w:num w:numId="17">
    <w:abstractNumId w:val="34"/>
  </w:num>
  <w:num w:numId="18">
    <w:abstractNumId w:val="24"/>
  </w:num>
  <w:num w:numId="19">
    <w:abstractNumId w:val="31"/>
  </w:num>
  <w:num w:numId="20">
    <w:abstractNumId w:val="35"/>
  </w:num>
  <w:num w:numId="21">
    <w:abstractNumId w:val="19"/>
  </w:num>
  <w:num w:numId="22">
    <w:abstractNumId w:val="29"/>
  </w:num>
  <w:num w:numId="23">
    <w:abstractNumId w:val="4"/>
  </w:num>
  <w:num w:numId="24">
    <w:abstractNumId w:val="32"/>
  </w:num>
  <w:num w:numId="25">
    <w:abstractNumId w:val="5"/>
  </w:num>
  <w:num w:numId="26">
    <w:abstractNumId w:val="21"/>
  </w:num>
  <w:num w:numId="27">
    <w:abstractNumId w:val="33"/>
  </w:num>
  <w:num w:numId="28">
    <w:abstractNumId w:val="18"/>
  </w:num>
  <w:num w:numId="29">
    <w:abstractNumId w:val="10"/>
  </w:num>
  <w:num w:numId="30">
    <w:abstractNumId w:val="30"/>
  </w:num>
  <w:num w:numId="31">
    <w:abstractNumId w:val="0"/>
  </w:num>
  <w:num w:numId="32">
    <w:abstractNumId w:val="1"/>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0"/>
  </w:num>
  <w:num w:numId="36">
    <w:abstractNumId w:val="11"/>
  </w:num>
  <w:num w:numId="37">
    <w:abstractNumId w:val="8"/>
  </w:num>
  <w:num w:numId="38">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 Junhyun">
    <w15:presenceInfo w15:providerId="Windows Live" w15:userId="7103e8001ba08a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kwNKwFAJVn/GUtAAAA"/>
  </w:docVars>
  <w:rsids>
    <w:rsidRoot w:val="00E556F1"/>
    <w:rsid w:val="00000AB9"/>
    <w:rsid w:val="00001A23"/>
    <w:rsid w:val="0001062A"/>
    <w:rsid w:val="0001217D"/>
    <w:rsid w:val="000142DC"/>
    <w:rsid w:val="00014F50"/>
    <w:rsid w:val="0004700A"/>
    <w:rsid w:val="000704EA"/>
    <w:rsid w:val="00080035"/>
    <w:rsid w:val="00094FE2"/>
    <w:rsid w:val="000975D5"/>
    <w:rsid w:val="000A4C3B"/>
    <w:rsid w:val="000C69E1"/>
    <w:rsid w:val="000C7457"/>
    <w:rsid w:val="000D3CD6"/>
    <w:rsid w:val="000F039C"/>
    <w:rsid w:val="000F0A0B"/>
    <w:rsid w:val="00120992"/>
    <w:rsid w:val="001216FB"/>
    <w:rsid w:val="00122C22"/>
    <w:rsid w:val="00122F88"/>
    <w:rsid w:val="0012429A"/>
    <w:rsid w:val="00152505"/>
    <w:rsid w:val="00163B75"/>
    <w:rsid w:val="00164E08"/>
    <w:rsid w:val="00176A40"/>
    <w:rsid w:val="00180113"/>
    <w:rsid w:val="00185D60"/>
    <w:rsid w:val="0019004C"/>
    <w:rsid w:val="001A4D6E"/>
    <w:rsid w:val="001B63E9"/>
    <w:rsid w:val="001B695E"/>
    <w:rsid w:val="001C0077"/>
    <w:rsid w:val="001C3BB1"/>
    <w:rsid w:val="001C7EAA"/>
    <w:rsid w:val="001E27BA"/>
    <w:rsid w:val="001E6905"/>
    <w:rsid w:val="001F662B"/>
    <w:rsid w:val="00212625"/>
    <w:rsid w:val="00220F34"/>
    <w:rsid w:val="00221AE1"/>
    <w:rsid w:val="00225A57"/>
    <w:rsid w:val="002311A8"/>
    <w:rsid w:val="00250E36"/>
    <w:rsid w:val="00254763"/>
    <w:rsid w:val="00267256"/>
    <w:rsid w:val="00277479"/>
    <w:rsid w:val="0028170A"/>
    <w:rsid w:val="00287E7D"/>
    <w:rsid w:val="0029494C"/>
    <w:rsid w:val="002A20B5"/>
    <w:rsid w:val="002B3E99"/>
    <w:rsid w:val="002B4458"/>
    <w:rsid w:val="002C59AC"/>
    <w:rsid w:val="002C5DC3"/>
    <w:rsid w:val="002E16DE"/>
    <w:rsid w:val="002E7808"/>
    <w:rsid w:val="002F2199"/>
    <w:rsid w:val="003112DE"/>
    <w:rsid w:val="00314426"/>
    <w:rsid w:val="00340C32"/>
    <w:rsid w:val="00344A6C"/>
    <w:rsid w:val="00355778"/>
    <w:rsid w:val="00370DF3"/>
    <w:rsid w:val="0037138C"/>
    <w:rsid w:val="003742DC"/>
    <w:rsid w:val="0038079F"/>
    <w:rsid w:val="00380FD6"/>
    <w:rsid w:val="003876E4"/>
    <w:rsid w:val="00387829"/>
    <w:rsid w:val="003A4F5E"/>
    <w:rsid w:val="003B2EA8"/>
    <w:rsid w:val="003C36DC"/>
    <w:rsid w:val="003C6514"/>
    <w:rsid w:val="003D2CFC"/>
    <w:rsid w:val="003D500D"/>
    <w:rsid w:val="003E509B"/>
    <w:rsid w:val="003F6026"/>
    <w:rsid w:val="0041472B"/>
    <w:rsid w:val="004413AC"/>
    <w:rsid w:val="00442025"/>
    <w:rsid w:val="0044780E"/>
    <w:rsid w:val="00457D7B"/>
    <w:rsid w:val="004657A7"/>
    <w:rsid w:val="00465E09"/>
    <w:rsid w:val="00472B45"/>
    <w:rsid w:val="00482B51"/>
    <w:rsid w:val="00486182"/>
    <w:rsid w:val="00491EC3"/>
    <w:rsid w:val="00494FB9"/>
    <w:rsid w:val="00496506"/>
    <w:rsid w:val="00497037"/>
    <w:rsid w:val="004978BE"/>
    <w:rsid w:val="004B198C"/>
    <w:rsid w:val="004B2BA7"/>
    <w:rsid w:val="004B4AA6"/>
    <w:rsid w:val="004B526B"/>
    <w:rsid w:val="004B6C8C"/>
    <w:rsid w:val="004C5146"/>
    <w:rsid w:val="004C6969"/>
    <w:rsid w:val="004F356A"/>
    <w:rsid w:val="005057B5"/>
    <w:rsid w:val="00511361"/>
    <w:rsid w:val="00512068"/>
    <w:rsid w:val="00521552"/>
    <w:rsid w:val="00532F6F"/>
    <w:rsid w:val="0055452D"/>
    <w:rsid w:val="00556E5E"/>
    <w:rsid w:val="0056521E"/>
    <w:rsid w:val="0056636E"/>
    <w:rsid w:val="00587133"/>
    <w:rsid w:val="005A20CB"/>
    <w:rsid w:val="005A2AB5"/>
    <w:rsid w:val="005B077F"/>
    <w:rsid w:val="005B4F63"/>
    <w:rsid w:val="005B7EAF"/>
    <w:rsid w:val="005C3CB4"/>
    <w:rsid w:val="005D7B74"/>
    <w:rsid w:val="005E4B74"/>
    <w:rsid w:val="005E73B2"/>
    <w:rsid w:val="005F1B32"/>
    <w:rsid w:val="005F1DF2"/>
    <w:rsid w:val="0060528B"/>
    <w:rsid w:val="0061734C"/>
    <w:rsid w:val="00622533"/>
    <w:rsid w:val="00624446"/>
    <w:rsid w:val="00627DF1"/>
    <w:rsid w:val="006321F7"/>
    <w:rsid w:val="00637823"/>
    <w:rsid w:val="00644498"/>
    <w:rsid w:val="0064770C"/>
    <w:rsid w:val="00652E2E"/>
    <w:rsid w:val="00661F06"/>
    <w:rsid w:val="0066205F"/>
    <w:rsid w:val="00663453"/>
    <w:rsid w:val="00663810"/>
    <w:rsid w:val="00666754"/>
    <w:rsid w:val="00671033"/>
    <w:rsid w:val="00675F46"/>
    <w:rsid w:val="00676FE6"/>
    <w:rsid w:val="00677044"/>
    <w:rsid w:val="0068383C"/>
    <w:rsid w:val="00684C87"/>
    <w:rsid w:val="00686F51"/>
    <w:rsid w:val="00696713"/>
    <w:rsid w:val="006972CD"/>
    <w:rsid w:val="006A2242"/>
    <w:rsid w:val="006A729D"/>
    <w:rsid w:val="006B0CF9"/>
    <w:rsid w:val="006B6572"/>
    <w:rsid w:val="006C5A7A"/>
    <w:rsid w:val="006C5C49"/>
    <w:rsid w:val="006D16A5"/>
    <w:rsid w:val="006D4B34"/>
    <w:rsid w:val="006D5875"/>
    <w:rsid w:val="006E516B"/>
    <w:rsid w:val="006E787A"/>
    <w:rsid w:val="006F3ED8"/>
    <w:rsid w:val="00701971"/>
    <w:rsid w:val="00717A69"/>
    <w:rsid w:val="00733BE7"/>
    <w:rsid w:val="00741B71"/>
    <w:rsid w:val="00742F6B"/>
    <w:rsid w:val="0074357B"/>
    <w:rsid w:val="00756126"/>
    <w:rsid w:val="00762351"/>
    <w:rsid w:val="007641A1"/>
    <w:rsid w:val="00770278"/>
    <w:rsid w:val="00770EBB"/>
    <w:rsid w:val="00783EDD"/>
    <w:rsid w:val="00786A24"/>
    <w:rsid w:val="007A1764"/>
    <w:rsid w:val="007A6C02"/>
    <w:rsid w:val="007B3C49"/>
    <w:rsid w:val="007C6F6A"/>
    <w:rsid w:val="007C7E36"/>
    <w:rsid w:val="007D3F5B"/>
    <w:rsid w:val="007F1BB9"/>
    <w:rsid w:val="007F6838"/>
    <w:rsid w:val="007F7EE9"/>
    <w:rsid w:val="008227FE"/>
    <w:rsid w:val="00831CBF"/>
    <w:rsid w:val="00843D3A"/>
    <w:rsid w:val="00852D9B"/>
    <w:rsid w:val="00854AD4"/>
    <w:rsid w:val="00861958"/>
    <w:rsid w:val="008658CF"/>
    <w:rsid w:val="00875D39"/>
    <w:rsid w:val="00881B00"/>
    <w:rsid w:val="00883337"/>
    <w:rsid w:val="008874B6"/>
    <w:rsid w:val="0089007E"/>
    <w:rsid w:val="00891C40"/>
    <w:rsid w:val="00896FB1"/>
    <w:rsid w:val="008973A5"/>
    <w:rsid w:val="008A2E23"/>
    <w:rsid w:val="008A3705"/>
    <w:rsid w:val="008A552C"/>
    <w:rsid w:val="008C62EF"/>
    <w:rsid w:val="008C7F35"/>
    <w:rsid w:val="008D27C9"/>
    <w:rsid w:val="008E00AC"/>
    <w:rsid w:val="008E66A4"/>
    <w:rsid w:val="0092263B"/>
    <w:rsid w:val="009377AB"/>
    <w:rsid w:val="00952F74"/>
    <w:rsid w:val="00957D95"/>
    <w:rsid w:val="00962E50"/>
    <w:rsid w:val="00963E6F"/>
    <w:rsid w:val="009B2914"/>
    <w:rsid w:val="009B4206"/>
    <w:rsid w:val="009C0BF5"/>
    <w:rsid w:val="009C334B"/>
    <w:rsid w:val="009C47D7"/>
    <w:rsid w:val="009E1621"/>
    <w:rsid w:val="009E27A8"/>
    <w:rsid w:val="009E7940"/>
    <w:rsid w:val="009F0CEC"/>
    <w:rsid w:val="009F72CD"/>
    <w:rsid w:val="00A03161"/>
    <w:rsid w:val="00A035D0"/>
    <w:rsid w:val="00A058C3"/>
    <w:rsid w:val="00A111A1"/>
    <w:rsid w:val="00A162BD"/>
    <w:rsid w:val="00A21E63"/>
    <w:rsid w:val="00A34390"/>
    <w:rsid w:val="00A40A43"/>
    <w:rsid w:val="00A41005"/>
    <w:rsid w:val="00A6100A"/>
    <w:rsid w:val="00A62BF6"/>
    <w:rsid w:val="00A82E3C"/>
    <w:rsid w:val="00A91CDE"/>
    <w:rsid w:val="00AA422E"/>
    <w:rsid w:val="00AA5BF9"/>
    <w:rsid w:val="00AA5FD7"/>
    <w:rsid w:val="00AA69DF"/>
    <w:rsid w:val="00AB1625"/>
    <w:rsid w:val="00AB3796"/>
    <w:rsid w:val="00AC182D"/>
    <w:rsid w:val="00AD34CE"/>
    <w:rsid w:val="00AD36B3"/>
    <w:rsid w:val="00AE4949"/>
    <w:rsid w:val="00B1530F"/>
    <w:rsid w:val="00B23401"/>
    <w:rsid w:val="00B24A4C"/>
    <w:rsid w:val="00B317E0"/>
    <w:rsid w:val="00B334EB"/>
    <w:rsid w:val="00B3620B"/>
    <w:rsid w:val="00B362D2"/>
    <w:rsid w:val="00B368B1"/>
    <w:rsid w:val="00B42D05"/>
    <w:rsid w:val="00B465B7"/>
    <w:rsid w:val="00B474C4"/>
    <w:rsid w:val="00B500A4"/>
    <w:rsid w:val="00B77A70"/>
    <w:rsid w:val="00B80643"/>
    <w:rsid w:val="00B81AF4"/>
    <w:rsid w:val="00B82651"/>
    <w:rsid w:val="00B85392"/>
    <w:rsid w:val="00BA3C34"/>
    <w:rsid w:val="00BB7DE8"/>
    <w:rsid w:val="00BD0AB2"/>
    <w:rsid w:val="00BE4E22"/>
    <w:rsid w:val="00BF29EB"/>
    <w:rsid w:val="00C00D51"/>
    <w:rsid w:val="00C07904"/>
    <w:rsid w:val="00C1122B"/>
    <w:rsid w:val="00C22A59"/>
    <w:rsid w:val="00C30473"/>
    <w:rsid w:val="00C308A5"/>
    <w:rsid w:val="00C3354E"/>
    <w:rsid w:val="00C64B0A"/>
    <w:rsid w:val="00C754DF"/>
    <w:rsid w:val="00C82271"/>
    <w:rsid w:val="00C979F5"/>
    <w:rsid w:val="00CA6C20"/>
    <w:rsid w:val="00CB77C2"/>
    <w:rsid w:val="00CC4153"/>
    <w:rsid w:val="00CD6E74"/>
    <w:rsid w:val="00CF0FA4"/>
    <w:rsid w:val="00D12E24"/>
    <w:rsid w:val="00D146CA"/>
    <w:rsid w:val="00D235F1"/>
    <w:rsid w:val="00D25B17"/>
    <w:rsid w:val="00D40DFB"/>
    <w:rsid w:val="00D47B79"/>
    <w:rsid w:val="00D5543C"/>
    <w:rsid w:val="00D81894"/>
    <w:rsid w:val="00D87204"/>
    <w:rsid w:val="00DA13C2"/>
    <w:rsid w:val="00DA509A"/>
    <w:rsid w:val="00DA5A42"/>
    <w:rsid w:val="00DB4ABE"/>
    <w:rsid w:val="00DE449C"/>
    <w:rsid w:val="00DE59BC"/>
    <w:rsid w:val="00DF2CB2"/>
    <w:rsid w:val="00DF3E07"/>
    <w:rsid w:val="00E153CC"/>
    <w:rsid w:val="00E1588F"/>
    <w:rsid w:val="00E25835"/>
    <w:rsid w:val="00E30AB7"/>
    <w:rsid w:val="00E348B3"/>
    <w:rsid w:val="00E37D4E"/>
    <w:rsid w:val="00E41EF3"/>
    <w:rsid w:val="00E45D76"/>
    <w:rsid w:val="00E556F1"/>
    <w:rsid w:val="00E60888"/>
    <w:rsid w:val="00E673D4"/>
    <w:rsid w:val="00E77A13"/>
    <w:rsid w:val="00E86527"/>
    <w:rsid w:val="00E95912"/>
    <w:rsid w:val="00E95AA9"/>
    <w:rsid w:val="00E96EED"/>
    <w:rsid w:val="00E9709F"/>
    <w:rsid w:val="00EA064C"/>
    <w:rsid w:val="00EA12AD"/>
    <w:rsid w:val="00EA1C9B"/>
    <w:rsid w:val="00EA2BA7"/>
    <w:rsid w:val="00EB0587"/>
    <w:rsid w:val="00EC0749"/>
    <w:rsid w:val="00EC6347"/>
    <w:rsid w:val="00ED1AFA"/>
    <w:rsid w:val="00ED1B29"/>
    <w:rsid w:val="00ED229A"/>
    <w:rsid w:val="00ED74B6"/>
    <w:rsid w:val="00EE14D9"/>
    <w:rsid w:val="00EE26BA"/>
    <w:rsid w:val="00EE2DFE"/>
    <w:rsid w:val="00EE48DC"/>
    <w:rsid w:val="00F00C97"/>
    <w:rsid w:val="00F05FBC"/>
    <w:rsid w:val="00F27BC3"/>
    <w:rsid w:val="00F33D12"/>
    <w:rsid w:val="00F50BD0"/>
    <w:rsid w:val="00F576BF"/>
    <w:rsid w:val="00F7156A"/>
    <w:rsid w:val="00F72E4B"/>
    <w:rsid w:val="00F76E87"/>
    <w:rsid w:val="00F86972"/>
    <w:rsid w:val="00F87115"/>
    <w:rsid w:val="00F90967"/>
    <w:rsid w:val="00FA0670"/>
    <w:rsid w:val="00FA2B40"/>
    <w:rsid w:val="00FA31CA"/>
    <w:rsid w:val="00FA4BC2"/>
    <w:rsid w:val="00FB1225"/>
    <w:rsid w:val="00FC0E6D"/>
    <w:rsid w:val="00FD397F"/>
    <w:rsid w:val="00FD5E43"/>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0609B"/>
  <w15:chartTrackingRefBased/>
  <w15:docId w15:val="{49759556-F7FF-4CEF-92DE-51D2ECE3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5B7EAF"/>
    <w:pPr>
      <w:keepNext/>
      <w:keepLines/>
      <w:spacing w:before="160" w:after="0" w:line="240" w:lineRule="auto"/>
      <w:outlineLvl w:val="2"/>
    </w:pPr>
    <w:rPr>
      <w:rFonts w:asciiTheme="majorHAnsi" w:eastAsiaTheme="majorEastAsia" w:hAnsiTheme="majorHAnsi" w:cstheme="majorBidi"/>
      <w:b/>
      <w:sz w:val="24"/>
      <w:szCs w:val="32"/>
    </w:rPr>
  </w:style>
  <w:style w:type="paragraph" w:styleId="4">
    <w:name w:val="heading 4"/>
    <w:basedOn w:val="a"/>
    <w:next w:val="a"/>
    <w:link w:val="4Char"/>
    <w:uiPriority w:val="9"/>
    <w:unhideWhenUsed/>
    <w:qFormat/>
    <w:rsid w:val="00AD34CE"/>
    <w:pPr>
      <w:keepNext/>
      <w:keepLines/>
      <w:spacing w:before="80" w:after="0"/>
      <w:outlineLvl w:val="3"/>
    </w:pPr>
    <w:rPr>
      <w:rFonts w:asciiTheme="majorHAnsi" w:eastAsiaTheme="majorEastAsia" w:hAnsiTheme="majorHAnsi" w:cstheme="majorBidi"/>
      <w:iCs/>
      <w:sz w:val="22"/>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qFormat/>
    <w:rsid w:val="00671033"/>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qFormat/>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qFormat/>
    <w:rsid w:val="005B7EAF"/>
    <w:rPr>
      <w:rFonts w:asciiTheme="majorHAnsi" w:eastAsiaTheme="majorEastAsia" w:hAnsiTheme="majorHAnsi" w:cstheme="majorBidi"/>
      <w:b/>
      <w:sz w:val="24"/>
      <w:szCs w:val="32"/>
    </w:rPr>
  </w:style>
  <w:style w:type="character" w:customStyle="1" w:styleId="4Char">
    <w:name w:val="제목 4 Char"/>
    <w:basedOn w:val="a0"/>
    <w:link w:val="4"/>
    <w:uiPriority w:val="9"/>
    <w:rsid w:val="00AD34CE"/>
    <w:rPr>
      <w:rFonts w:asciiTheme="majorHAnsi" w:eastAsiaTheme="majorEastAsia" w:hAnsiTheme="majorHAnsi" w:cstheme="majorBidi"/>
      <w:iCs/>
      <w:sz w:val="22"/>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EC6347"/>
    <w:pPr>
      <w:tabs>
        <w:tab w:val="right" w:leader="dot" w:pos="9016"/>
      </w:tabs>
    </w:pPr>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styleId="ac">
    <w:name w:val="Unresolved Mention"/>
    <w:basedOn w:val="a0"/>
    <w:uiPriority w:val="99"/>
    <w:semiHidden/>
    <w:unhideWhenUsed/>
    <w:rsid w:val="00CA6C20"/>
    <w:rPr>
      <w:color w:val="605E5C"/>
      <w:shd w:val="clear" w:color="auto" w:fill="E1DFDD"/>
    </w:rPr>
  </w:style>
  <w:style w:type="character" w:styleId="ad">
    <w:name w:val="Strong"/>
    <w:basedOn w:val="a0"/>
    <w:uiPriority w:val="22"/>
    <w:qFormat/>
    <w:rsid w:val="00671033"/>
    <w:rPr>
      <w:b/>
      <w:bCs/>
    </w:rPr>
  </w:style>
  <w:style w:type="character" w:styleId="ae">
    <w:name w:val="Emphasis"/>
    <w:basedOn w:val="a0"/>
    <w:uiPriority w:val="20"/>
    <w:qFormat/>
    <w:rsid w:val="00671033"/>
    <w:rPr>
      <w:i/>
      <w:iCs/>
      <w:color w:val="000000" w:themeColor="text1"/>
    </w:rPr>
  </w:style>
  <w:style w:type="paragraph" w:styleId="af">
    <w:name w:val="No Spacing"/>
    <w:uiPriority w:val="1"/>
    <w:qFormat/>
    <w:rsid w:val="00671033"/>
    <w:pPr>
      <w:spacing w:after="0" w:line="240" w:lineRule="auto"/>
    </w:pPr>
  </w:style>
  <w:style w:type="paragraph" w:styleId="af0">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0"/>
    <w:uiPriority w:val="29"/>
    <w:rsid w:val="00671033"/>
    <w:rPr>
      <w:i/>
      <w:iCs/>
      <w:color w:val="7B7B7B" w:themeColor="accent3" w:themeShade="BF"/>
      <w:sz w:val="24"/>
      <w:szCs w:val="24"/>
    </w:rPr>
  </w:style>
  <w:style w:type="paragraph" w:styleId="af1">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4">
    <w:name w:val="강한 인용 Char"/>
    <w:basedOn w:val="a0"/>
    <w:link w:val="af1"/>
    <w:uiPriority w:val="30"/>
    <w:rsid w:val="00671033"/>
    <w:rPr>
      <w:rFonts w:asciiTheme="majorHAnsi" w:eastAsiaTheme="majorEastAsia" w:hAnsiTheme="majorHAnsi" w:cstheme="majorBidi"/>
      <w:caps/>
      <w:color w:val="2F5496" w:themeColor="accent1" w:themeShade="BF"/>
      <w:sz w:val="28"/>
      <w:szCs w:val="28"/>
    </w:rPr>
  </w:style>
  <w:style w:type="character" w:styleId="af2">
    <w:name w:val="Subtle Emphasis"/>
    <w:basedOn w:val="a0"/>
    <w:uiPriority w:val="19"/>
    <w:qFormat/>
    <w:rsid w:val="00671033"/>
    <w:rPr>
      <w:i/>
      <w:iCs/>
      <w:color w:val="595959" w:themeColor="text1" w:themeTint="A6"/>
    </w:rPr>
  </w:style>
  <w:style w:type="character" w:styleId="af3">
    <w:name w:val="Intense Emphasis"/>
    <w:basedOn w:val="a0"/>
    <w:uiPriority w:val="21"/>
    <w:qFormat/>
    <w:rsid w:val="00671033"/>
    <w:rPr>
      <w:b/>
      <w:bCs/>
      <w:i/>
      <w:iCs/>
      <w:color w:val="auto"/>
    </w:rPr>
  </w:style>
  <w:style w:type="character" w:styleId="af4">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5">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6">
    <w:name w:val="footnote text"/>
    <w:basedOn w:val="a"/>
    <w:link w:val="Char5"/>
    <w:uiPriority w:val="99"/>
    <w:semiHidden/>
    <w:unhideWhenUsed/>
    <w:rsid w:val="00277479"/>
    <w:pPr>
      <w:snapToGrid w:val="0"/>
    </w:pPr>
  </w:style>
  <w:style w:type="character" w:customStyle="1" w:styleId="Char5">
    <w:name w:val="각주 텍스트 Char"/>
    <w:basedOn w:val="a0"/>
    <w:link w:val="af6"/>
    <w:uiPriority w:val="99"/>
    <w:semiHidden/>
    <w:rsid w:val="00277479"/>
  </w:style>
  <w:style w:type="character" w:styleId="af7">
    <w:name w:val="footnote reference"/>
    <w:basedOn w:val="a0"/>
    <w:uiPriority w:val="99"/>
    <w:semiHidden/>
    <w:unhideWhenUsed/>
    <w:rsid w:val="00277479"/>
    <w:rPr>
      <w:vertAlign w:val="superscript"/>
    </w:rPr>
  </w:style>
  <w:style w:type="paragraph" w:styleId="af8">
    <w:name w:val="Bibliography"/>
    <w:basedOn w:val="a"/>
    <w:next w:val="a"/>
    <w:uiPriority w:val="37"/>
    <w:unhideWhenUsed/>
    <w:rsid w:val="007C7E36"/>
  </w:style>
  <w:style w:type="paragraph" w:styleId="af9">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40">
    <w:name w:val="toc 4"/>
    <w:basedOn w:val="a"/>
    <w:next w:val="a"/>
    <w:autoRedefine/>
    <w:uiPriority w:val="39"/>
    <w:unhideWhenUsed/>
    <w:rsid w:val="00BE4E22"/>
    <w:pPr>
      <w:ind w:leftChars="600" w:left="1275"/>
    </w:pPr>
  </w:style>
  <w:style w:type="paragraph" w:styleId="afa">
    <w:name w:val="Balloon Text"/>
    <w:basedOn w:val="a"/>
    <w:link w:val="Char6"/>
    <w:uiPriority w:val="99"/>
    <w:semiHidden/>
    <w:unhideWhenUsed/>
    <w:rsid w:val="00EE26BA"/>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EE26BA"/>
    <w:rPr>
      <w:rFonts w:asciiTheme="majorHAnsi" w:eastAsiaTheme="majorEastAsia" w:hAnsiTheme="majorHAnsi" w:cstheme="majorBidi"/>
      <w:sz w:val="18"/>
      <w:szCs w:val="18"/>
    </w:rPr>
  </w:style>
  <w:style w:type="paragraph" w:styleId="afb">
    <w:name w:val="Revision"/>
    <w:hidden/>
    <w:uiPriority w:val="99"/>
    <w:semiHidden/>
    <w:rsid w:val="008973A5"/>
    <w:pPr>
      <w:spacing w:after="0" w:line="240" w:lineRule="auto"/>
    </w:pPr>
  </w:style>
  <w:style w:type="character" w:styleId="afc">
    <w:name w:val="annotation reference"/>
    <w:basedOn w:val="a0"/>
    <w:uiPriority w:val="99"/>
    <w:semiHidden/>
    <w:unhideWhenUsed/>
    <w:rsid w:val="00ED229A"/>
    <w:rPr>
      <w:sz w:val="18"/>
      <w:szCs w:val="18"/>
    </w:rPr>
  </w:style>
  <w:style w:type="paragraph" w:styleId="afd">
    <w:name w:val="annotation text"/>
    <w:basedOn w:val="a"/>
    <w:link w:val="Char7"/>
    <w:uiPriority w:val="99"/>
    <w:semiHidden/>
    <w:unhideWhenUsed/>
    <w:rsid w:val="00ED229A"/>
  </w:style>
  <w:style w:type="character" w:customStyle="1" w:styleId="Char7">
    <w:name w:val="메모 텍스트 Char"/>
    <w:basedOn w:val="a0"/>
    <w:link w:val="afd"/>
    <w:uiPriority w:val="99"/>
    <w:semiHidden/>
    <w:rsid w:val="00ED229A"/>
  </w:style>
  <w:style w:type="paragraph" w:styleId="afe">
    <w:name w:val="annotation subject"/>
    <w:basedOn w:val="afd"/>
    <w:next w:val="afd"/>
    <w:link w:val="Char8"/>
    <w:uiPriority w:val="99"/>
    <w:semiHidden/>
    <w:unhideWhenUsed/>
    <w:rsid w:val="00ED229A"/>
    <w:rPr>
      <w:b/>
      <w:bCs/>
    </w:rPr>
  </w:style>
  <w:style w:type="character" w:customStyle="1" w:styleId="Char8">
    <w:name w:val="메모 주제 Char"/>
    <w:basedOn w:val="Char7"/>
    <w:link w:val="afe"/>
    <w:uiPriority w:val="99"/>
    <w:semiHidden/>
    <w:rsid w:val="00ED229A"/>
    <w:rPr>
      <w:b/>
      <w:bCs/>
    </w:rPr>
  </w:style>
  <w:style w:type="character" w:customStyle="1" w:styleId="aff">
    <w:name w:val="색인 연결"/>
    <w:qFormat/>
    <w:rsid w:val="00E673D4"/>
  </w:style>
  <w:style w:type="paragraph" w:styleId="HTML">
    <w:name w:val="HTML Preformatted"/>
    <w:basedOn w:val="a"/>
    <w:link w:val="HTMLChar"/>
    <w:uiPriority w:val="99"/>
    <w:semiHidden/>
    <w:unhideWhenUsed/>
    <w:rsid w:val="00637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rPr>
  </w:style>
  <w:style w:type="character" w:customStyle="1" w:styleId="HTMLChar">
    <w:name w:val="미리 서식이 지정된 HTML Char"/>
    <w:basedOn w:val="a0"/>
    <w:link w:val="HTML"/>
    <w:uiPriority w:val="99"/>
    <w:semiHidden/>
    <w:rsid w:val="00637823"/>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79011">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76994197">
      <w:bodyDiv w:val="1"/>
      <w:marLeft w:val="0"/>
      <w:marRight w:val="0"/>
      <w:marTop w:val="0"/>
      <w:marBottom w:val="0"/>
      <w:divBdr>
        <w:top w:val="none" w:sz="0" w:space="0" w:color="auto"/>
        <w:left w:val="none" w:sz="0" w:space="0" w:color="auto"/>
        <w:bottom w:val="none" w:sz="0" w:space="0" w:color="auto"/>
        <w:right w:val="none" w:sz="0" w:space="0" w:color="auto"/>
      </w:divBdr>
      <w:divsChild>
        <w:div w:id="4942301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58213237">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187254310">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34333310">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39058534">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3255100">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78125655">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57034570">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2.png"/><Relationship Id="rId42" Type="http://schemas.openxmlformats.org/officeDocument/2006/relationships/hyperlink" Target="https://ko.wikipedia.org/wiki/Ajax" TargetMode="External"/><Relationship Id="rId47" Type="http://schemas.openxmlformats.org/officeDocument/2006/relationships/image" Target="media/image26.png"/><Relationship Id="rId63" Type="http://schemas.openxmlformats.org/officeDocument/2006/relationships/image" Target="media/image42.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https://ko.wikipedia.org/wiki/JSON" TargetMode="External"/><Relationship Id="rId40" Type="http://schemas.openxmlformats.org/officeDocument/2006/relationships/hyperlink" Target="https://ko.wikipedia.org/wiki/Ajax" TargetMode="External"/><Relationship Id="rId45" Type="http://schemas.openxmlformats.org/officeDocument/2006/relationships/hyperlink" Target="https://ko.wikipedia.org/wiki/%EB%B3%80%EC%88%98"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svg"/><Relationship Id="rId43" Type="http://schemas.openxmlformats.org/officeDocument/2006/relationships/hyperlink" Target="https://ko.wikipedia.org/wiki/%EC%9D%B8%ED%84%B0%EB%84%B7"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hyperlink" Target="https://ko.wikipedia.org/w/index.php?title=%EC%86%8D%EC%84%B1-%EA%B0%92_%EC%8C%8D&amp;action=edit&amp;redlink=1"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ko.wikipedia.org/wiki/XML" TargetMode="External"/><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gi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C:\Users\junbb\Downloads\system-design_preface.docx" TargetMode="External"/><Relationship Id="rId31" Type="http://schemas.openxmlformats.org/officeDocument/2006/relationships/image" Target="media/image19.jpeg"/><Relationship Id="rId44" Type="http://schemas.openxmlformats.org/officeDocument/2006/relationships/hyperlink" Target="https://ko.wikipedia.org/wiki/%EC%BB%B4%ED%93%A8%ED%84%B0_%ED%94%84%EB%A1%9C%EA%B7%B8%EB%9E%A8"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junbb\Downloads\system-design_preface.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ko.wikipedia.org/wiki/%EA%B0%9C%EB%B0%A9%ED%98%95_%ED%91%9C%EC%A4%80" TargetMode="External"/><Relationship Id="rId34" Type="http://schemas.openxmlformats.org/officeDocument/2006/relationships/image" Target="media/image22.png"/><Relationship Id="rId50" Type="http://schemas.openxmlformats.org/officeDocument/2006/relationships/image" Target="media/image29.png"/><Relationship Id="rId55" Type="http://schemas.openxmlformats.org/officeDocument/2006/relationships/image" Target="media/image3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78CE0D22-29C9-425E-8968-B347F742A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67</Pages>
  <Words>6077</Words>
  <Characters>34644</Characters>
  <Application>Microsoft Office Word</Application>
  <DocSecurity>0</DocSecurity>
  <Lines>288</Lines>
  <Paragraphs>81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Kim Junhyun</cp:lastModifiedBy>
  <cp:revision>25</cp:revision>
  <dcterms:created xsi:type="dcterms:W3CDTF">2019-05-20T15:11:00Z</dcterms:created>
  <dcterms:modified xsi:type="dcterms:W3CDTF">2019-05-22T17:21:00Z</dcterms:modified>
</cp:coreProperties>
</file>